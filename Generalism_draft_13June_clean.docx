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E9AEB" w14:textId="77777777" w:rsidR="004E1607" w:rsidRDefault="004E1607" w:rsidP="00EE0AED">
      <w:pPr>
        <w:pStyle w:val="Title"/>
      </w:pPr>
    </w:p>
    <w:p w14:paraId="5AD3C6F5" w14:textId="403535D6"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3E52EFFD" w14:textId="7C39CD86"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0ECDA237" w14:textId="310D77CC"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proofErr w:type="spellStart"/>
      <w:proofErr w:type="gramStart"/>
      <w:r w:rsidR="00B57645">
        <w:rPr>
          <w:sz w:val="24"/>
          <w:szCs w:val="24"/>
        </w:rPr>
        <w:t>allometry</w:t>
      </w:r>
      <w:proofErr w:type="spellEnd"/>
      <w:proofErr w:type="gramEnd"/>
    </w:p>
    <w:p w14:paraId="1C9A2957" w14:textId="77777777" w:rsidR="004D246A" w:rsidRPr="006473CD" w:rsidRDefault="004D246A" w:rsidP="004D246A">
      <w:pPr>
        <w:pStyle w:val="05Keywords"/>
        <w:jc w:val="left"/>
        <w:rPr>
          <w:sz w:val="24"/>
          <w:szCs w:val="24"/>
        </w:rPr>
      </w:pPr>
    </w:p>
    <w:p w14:paraId="5EE0F2E5"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47FD74EE" w14:textId="77777777" w:rsidTr="00D774E2">
        <w:tc>
          <w:tcPr>
            <w:tcW w:w="2235" w:type="dxa"/>
            <w:shd w:val="clear" w:color="auto" w:fill="auto"/>
          </w:tcPr>
          <w:p w14:paraId="76D31C5F" w14:textId="77777777" w:rsidR="006473CD" w:rsidRPr="006473CD" w:rsidRDefault="006473CD" w:rsidP="00D774E2">
            <w:pPr>
              <w:jc w:val="both"/>
              <w:rPr>
                <w:szCs w:val="24"/>
              </w:rPr>
            </w:pPr>
            <w:commentRangeStart w:id="0"/>
            <w:r w:rsidRPr="006473CD">
              <w:rPr>
                <w:szCs w:val="24"/>
              </w:rPr>
              <w:t>Name</w:t>
            </w:r>
            <w:commentRangeEnd w:id="0"/>
            <w:r w:rsidR="00194D56">
              <w:rPr>
                <w:rStyle w:val="CommentReference"/>
              </w:rPr>
              <w:commentReference w:id="0"/>
            </w:r>
          </w:p>
        </w:tc>
        <w:tc>
          <w:tcPr>
            <w:tcW w:w="6095" w:type="dxa"/>
            <w:shd w:val="clear" w:color="auto" w:fill="auto"/>
          </w:tcPr>
          <w:p w14:paraId="1BF46FE9"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0B75F9D1" w14:textId="77777777" w:rsidR="006473CD" w:rsidRPr="006473CD" w:rsidRDefault="006473CD" w:rsidP="00D774E2">
            <w:pPr>
              <w:jc w:val="both"/>
              <w:rPr>
                <w:szCs w:val="24"/>
              </w:rPr>
            </w:pPr>
            <w:r w:rsidRPr="006473CD">
              <w:rPr>
                <w:szCs w:val="24"/>
              </w:rPr>
              <w:t>ORCID</w:t>
            </w:r>
          </w:p>
        </w:tc>
      </w:tr>
      <w:tr w:rsidR="006473CD" w:rsidRPr="006473CD" w14:paraId="270743DA" w14:textId="77777777" w:rsidTr="00D774E2">
        <w:tc>
          <w:tcPr>
            <w:tcW w:w="2235" w:type="dxa"/>
            <w:shd w:val="clear" w:color="auto" w:fill="auto"/>
          </w:tcPr>
          <w:p w14:paraId="617BBC87"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62FC80BA"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0BE338D0" w14:textId="77777777" w:rsidR="006473CD" w:rsidRPr="006473CD" w:rsidRDefault="006473CD" w:rsidP="00D774E2">
            <w:pPr>
              <w:jc w:val="both"/>
              <w:rPr>
                <w:szCs w:val="24"/>
              </w:rPr>
            </w:pPr>
            <w:r w:rsidRPr="006473CD">
              <w:rPr>
                <w:szCs w:val="24"/>
              </w:rPr>
              <w:t>0000-0002-8510-7055</w:t>
            </w:r>
          </w:p>
        </w:tc>
      </w:tr>
      <w:tr w:rsidR="006473CD" w:rsidRPr="006473CD" w14:paraId="280D1FF6" w14:textId="77777777" w:rsidTr="00D774E2">
        <w:tc>
          <w:tcPr>
            <w:tcW w:w="2235" w:type="dxa"/>
            <w:shd w:val="clear" w:color="auto" w:fill="auto"/>
          </w:tcPr>
          <w:p w14:paraId="5CC2D630"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399FE108" w14:textId="0D453A53"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4588B178" w14:textId="77777777" w:rsidR="006473CD" w:rsidRPr="006473CD" w:rsidRDefault="006473CD" w:rsidP="00D774E2">
            <w:pPr>
              <w:jc w:val="both"/>
              <w:rPr>
                <w:szCs w:val="24"/>
              </w:rPr>
            </w:pPr>
          </w:p>
        </w:tc>
      </w:tr>
      <w:tr w:rsidR="006473CD" w:rsidRPr="006473CD" w14:paraId="2E8C5125" w14:textId="77777777" w:rsidTr="00D774E2">
        <w:tc>
          <w:tcPr>
            <w:tcW w:w="2235" w:type="dxa"/>
            <w:shd w:val="clear" w:color="auto" w:fill="auto"/>
          </w:tcPr>
          <w:p w14:paraId="1A8FF244"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1F4DE2A3"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09FC4915" w14:textId="77777777" w:rsidR="006473CD" w:rsidRPr="006473CD" w:rsidRDefault="006473CD" w:rsidP="00D774E2">
            <w:pPr>
              <w:jc w:val="both"/>
              <w:rPr>
                <w:szCs w:val="24"/>
              </w:rPr>
            </w:pPr>
          </w:p>
        </w:tc>
      </w:tr>
      <w:tr w:rsidR="006473CD" w:rsidRPr="006473CD" w14:paraId="78F874E7" w14:textId="77777777" w:rsidTr="00D774E2">
        <w:tc>
          <w:tcPr>
            <w:tcW w:w="2235" w:type="dxa"/>
            <w:shd w:val="clear" w:color="auto" w:fill="auto"/>
          </w:tcPr>
          <w:p w14:paraId="5811B9DA" w14:textId="77777777" w:rsidR="006473CD" w:rsidRPr="006473CD" w:rsidRDefault="006473CD" w:rsidP="00D774E2">
            <w:pPr>
              <w:jc w:val="both"/>
              <w:rPr>
                <w:szCs w:val="24"/>
              </w:rPr>
            </w:pPr>
            <w:r w:rsidRPr="006473CD">
              <w:rPr>
                <w:szCs w:val="24"/>
              </w:rPr>
              <w:t xml:space="preserve">Amy </w:t>
            </w:r>
            <w:proofErr w:type="spellStart"/>
            <w:r w:rsidRPr="006473CD">
              <w:rPr>
                <w:szCs w:val="24"/>
              </w:rPr>
              <w:t>Hurford</w:t>
            </w:r>
            <w:proofErr w:type="spellEnd"/>
          </w:p>
        </w:tc>
        <w:tc>
          <w:tcPr>
            <w:tcW w:w="6095" w:type="dxa"/>
            <w:shd w:val="clear" w:color="auto" w:fill="auto"/>
          </w:tcPr>
          <w:p w14:paraId="39A8A1F2" w14:textId="2A1321F3" w:rsidR="00D603F3" w:rsidRPr="00EE0AED" w:rsidRDefault="00D603F3" w:rsidP="00CB63FD">
            <w:r w:rsidRPr="00CB63FD">
              <w:t xml:space="preserve">- </w:t>
            </w:r>
            <w:r w:rsidRPr="00EE0AED">
              <w:t>Department of Biology, Memorial University of Newfoundland, St. John's, NL, A1B 3X9</w:t>
            </w:r>
            <w:r w:rsidR="005E3143">
              <w:t>, Canada</w:t>
            </w:r>
          </w:p>
          <w:p w14:paraId="3B13CFFD" w14:textId="387EB9EA"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21EF70E" w14:textId="77777777" w:rsidR="006473CD" w:rsidRPr="006473CD" w:rsidRDefault="006473CD" w:rsidP="00D774E2">
            <w:pPr>
              <w:jc w:val="both"/>
              <w:rPr>
                <w:szCs w:val="24"/>
              </w:rPr>
            </w:pPr>
          </w:p>
        </w:tc>
      </w:tr>
      <w:tr w:rsidR="006473CD" w:rsidRPr="006473CD" w14:paraId="67C84CC2" w14:textId="77777777" w:rsidTr="00D774E2">
        <w:tc>
          <w:tcPr>
            <w:tcW w:w="2235" w:type="dxa"/>
            <w:shd w:val="clear" w:color="auto" w:fill="auto"/>
          </w:tcPr>
          <w:p w14:paraId="6EA9B130"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EFF6529"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26D8D74C" w14:textId="77777777" w:rsidR="006473CD" w:rsidRPr="006473CD" w:rsidRDefault="006473CD" w:rsidP="00D774E2">
            <w:pPr>
              <w:jc w:val="both"/>
              <w:rPr>
                <w:szCs w:val="24"/>
              </w:rPr>
            </w:pPr>
            <w:r w:rsidRPr="006473CD">
              <w:rPr>
                <w:szCs w:val="24"/>
              </w:rPr>
              <w:t>0000-0001-6983-6250</w:t>
            </w:r>
          </w:p>
        </w:tc>
      </w:tr>
      <w:tr w:rsidR="006473CD" w:rsidRPr="006473CD" w14:paraId="7C578C05" w14:textId="77777777" w:rsidTr="00D774E2">
        <w:tc>
          <w:tcPr>
            <w:tcW w:w="2235" w:type="dxa"/>
            <w:shd w:val="clear" w:color="auto" w:fill="auto"/>
          </w:tcPr>
          <w:p w14:paraId="0A3599A1" w14:textId="77777777" w:rsidR="006473CD" w:rsidRPr="006473CD" w:rsidRDefault="006473CD" w:rsidP="00D774E2">
            <w:pPr>
              <w:jc w:val="both"/>
              <w:rPr>
                <w:szCs w:val="24"/>
              </w:rPr>
            </w:pPr>
            <w:r w:rsidRPr="006473CD">
              <w:rPr>
                <w:szCs w:val="24"/>
              </w:rPr>
              <w:t xml:space="preserve">Mark </w:t>
            </w:r>
            <w:proofErr w:type="spellStart"/>
            <w:r w:rsidRPr="006473CD">
              <w:rPr>
                <w:szCs w:val="24"/>
              </w:rPr>
              <w:t>Viney</w:t>
            </w:r>
            <w:proofErr w:type="spellEnd"/>
          </w:p>
        </w:tc>
        <w:tc>
          <w:tcPr>
            <w:tcW w:w="6095" w:type="dxa"/>
            <w:shd w:val="clear" w:color="auto" w:fill="auto"/>
          </w:tcPr>
          <w:p w14:paraId="45535F3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2A78EE37" w14:textId="77777777" w:rsidR="006473CD" w:rsidRPr="006473CD" w:rsidRDefault="006473CD" w:rsidP="00D774E2">
            <w:pPr>
              <w:jc w:val="both"/>
              <w:rPr>
                <w:szCs w:val="24"/>
              </w:rPr>
            </w:pPr>
          </w:p>
        </w:tc>
      </w:tr>
      <w:tr w:rsidR="006473CD" w:rsidRPr="006473CD" w14:paraId="3A4ED312" w14:textId="77777777" w:rsidTr="00D774E2">
        <w:tc>
          <w:tcPr>
            <w:tcW w:w="2235" w:type="dxa"/>
            <w:shd w:val="clear" w:color="auto" w:fill="auto"/>
          </w:tcPr>
          <w:p w14:paraId="45A38611"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2D5B038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17A34B94"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6E973811" w14:textId="77777777" w:rsidR="006473CD" w:rsidRPr="006473CD" w:rsidRDefault="006473CD" w:rsidP="00D774E2">
            <w:pPr>
              <w:jc w:val="both"/>
              <w:rPr>
                <w:szCs w:val="24"/>
              </w:rPr>
            </w:pPr>
            <w:r w:rsidRPr="006473CD">
              <w:rPr>
                <w:szCs w:val="24"/>
              </w:rPr>
              <w:t>0000-0002-9732-5738</w:t>
            </w:r>
          </w:p>
        </w:tc>
      </w:tr>
    </w:tbl>
    <w:p w14:paraId="7D042CC8"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2436ED4B"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6A3A1ACE" w14:textId="621C4DAD"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52233264" w14:textId="72DCC64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2B511333" w14:textId="77777777" w:rsidR="006473CD" w:rsidRPr="006473CD" w:rsidRDefault="006473CD" w:rsidP="006473CD">
      <w:pPr>
        <w:pStyle w:val="A1Footnote"/>
        <w:framePr w:w="9556" w:wrap="notBeside"/>
        <w:widowControl w:val="0"/>
        <w:pBdr>
          <w:top w:val="single" w:sz="4" w:space="1" w:color="auto"/>
        </w:pBdr>
        <w:rPr>
          <w:sz w:val="24"/>
          <w:szCs w:val="24"/>
        </w:rPr>
      </w:pPr>
    </w:p>
    <w:p w14:paraId="605A6271" w14:textId="69C0E1EE" w:rsidR="006473CD" w:rsidRPr="006473CD" w:rsidRDefault="006473CD" w:rsidP="006473CD">
      <w:pPr>
        <w:pStyle w:val="titlersos"/>
        <w:numPr>
          <w:ilvl w:val="0"/>
          <w:numId w:val="0"/>
        </w:numPr>
        <w:rPr>
          <w:rFonts w:ascii="Times New Roman" w:hAnsi="Times New Roman"/>
          <w:b w:val="0"/>
          <w:color w:val="323031"/>
          <w:sz w:val="24"/>
          <w:szCs w:val="24"/>
        </w:rPr>
      </w:pPr>
    </w:p>
    <w:p w14:paraId="5B756DE3" w14:textId="77777777" w:rsidR="004E1607" w:rsidRDefault="004E1607">
      <w:pPr>
        <w:rPr>
          <w:b/>
          <w:szCs w:val="24"/>
        </w:rPr>
      </w:pPr>
      <w:r>
        <w:rPr>
          <w:szCs w:val="24"/>
        </w:rPr>
        <w:br w:type="page"/>
      </w:r>
    </w:p>
    <w:p w14:paraId="067F7DDE" w14:textId="75370987" w:rsidR="006473CD" w:rsidRPr="00EE0AED" w:rsidRDefault="006473CD" w:rsidP="006473CD">
      <w:pPr>
        <w:pStyle w:val="titlersos"/>
        <w:numPr>
          <w:ilvl w:val="0"/>
          <w:numId w:val="0"/>
        </w:numPr>
        <w:rPr>
          <w:rFonts w:ascii="Times New Roman" w:hAnsi="Times New Roman"/>
          <w:sz w:val="24"/>
          <w:szCs w:val="24"/>
        </w:rPr>
      </w:pPr>
      <w:commentRangeStart w:id="1"/>
      <w:r w:rsidRPr="00EE0AED">
        <w:rPr>
          <w:rFonts w:ascii="Times New Roman" w:hAnsi="Times New Roman"/>
          <w:sz w:val="24"/>
          <w:szCs w:val="24"/>
        </w:rPr>
        <w:lastRenderedPageBreak/>
        <w:t>Summary</w:t>
      </w:r>
      <w:commentRangeEnd w:id="1"/>
      <w:r w:rsidRPr="00EE0AED">
        <w:rPr>
          <w:rStyle w:val="CommentReference"/>
          <w:rFonts w:ascii="Times New Roman" w:hAnsi="Times New Roman"/>
          <w:sz w:val="24"/>
          <w:szCs w:val="24"/>
        </w:rPr>
        <w:commentReference w:id="1"/>
      </w:r>
    </w:p>
    <w:p w14:paraId="640C67F1" w14:textId="77777777" w:rsidR="006473CD" w:rsidRPr="006473CD" w:rsidRDefault="006473CD" w:rsidP="006473CD">
      <w:pPr>
        <w:ind w:left="720"/>
        <w:rPr>
          <w:szCs w:val="24"/>
        </w:rPr>
      </w:pPr>
    </w:p>
    <w:p w14:paraId="4AFC6E87" w14:textId="1267B937" w:rsidR="006473CD" w:rsidRPr="006473CD" w:rsidRDefault="006473CD" w:rsidP="006473CD">
      <w:pPr>
        <w:spacing w:line="276" w:lineRule="auto"/>
        <w:jc w:val="both"/>
        <w:rPr>
          <w:szCs w:val="24"/>
          <w:lang w:val="en-US"/>
        </w:rPr>
      </w:pPr>
      <w:r w:rsidRPr="006473CD">
        <w:rPr>
          <w:szCs w:val="24"/>
          <w:lang w:val="en-US"/>
        </w:rPr>
        <w:t>Parasites vary widely in how many host species they infect, with some parasite species infect</w:t>
      </w:r>
      <w:r w:rsidR="00FB0950">
        <w:rPr>
          <w:szCs w:val="24"/>
          <w:lang w:val="en-US"/>
        </w:rPr>
        <w:t>ing</w:t>
      </w:r>
      <w:r w:rsidRPr="006473CD">
        <w:rPr>
          <w:szCs w:val="24"/>
          <w:lang w:val="en-US"/>
        </w:rPr>
        <w:t xml:space="preserve"> a single species, while others are capable of infecting many. Understanding the factors that drive host-parasite specificity is of basic biological interest, but also directly relevant to predicting disease emergence in new host species, identifying parasites that are likely to have unidentified alternative 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proofErr w:type="spellStart"/>
      <w:r w:rsidRPr="006473CD">
        <w:rPr>
          <w:szCs w:val="24"/>
          <w:lang w:val="en-US"/>
        </w:rPr>
        <w:t>generalism</w:t>
      </w:r>
      <w:proofErr w:type="spellEnd"/>
      <w:r w:rsidRPr="006473CD">
        <w:rPr>
          <w:szCs w:val="24"/>
          <w:lang w:val="en-US"/>
        </w:rPr>
        <w:t xml:space="preserve">. </w:t>
      </w:r>
      <w:r w:rsidR="00FB0950">
        <w:rPr>
          <w:szCs w:val="24"/>
          <w:lang w:val="en-US"/>
        </w:rPr>
        <w:t>P</w:t>
      </w:r>
      <w:r w:rsidRPr="006473CD">
        <w:rPr>
          <w:szCs w:val="24"/>
          <w:lang w:val="en-US"/>
        </w:rPr>
        <w:t xml:space="preserve">arasites are more likely to evolve a generalist strategy when hosts are large-bodied, when variation in 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r w:rsidR="00B57645">
        <w:rPr>
          <w:szCs w:val="24"/>
          <w:lang w:val="en-US"/>
        </w:rPr>
        <w:t xml:space="preserve"> </w:t>
      </w:r>
      <w:proofErr w:type="spellStart"/>
      <w:r w:rsidRPr="006473CD">
        <w:rPr>
          <w:szCs w:val="24"/>
          <w:lang w:val="en-US"/>
        </w:rPr>
        <w:t>macroparasite</w:t>
      </w:r>
      <w:proofErr w:type="spellEnd"/>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2"/>
      </w:r>
      <w:r w:rsidRPr="006473CD">
        <w:rPr>
          <w:szCs w:val="24"/>
          <w:lang w:val="en-US"/>
        </w:rPr>
        <w:t xml:space="preserve">some evidence for these simple model </w:t>
      </w:r>
      <w:r w:rsidR="00B57645">
        <w:rPr>
          <w:szCs w:val="24"/>
          <w:lang w:val="en-US"/>
        </w:rPr>
        <w:t>predictions, but also highlight</w:t>
      </w:r>
      <w:r w:rsidRPr="006473CD">
        <w:rPr>
          <w:szCs w:val="24"/>
          <w:lang w:val="en-US"/>
        </w:rPr>
        <w:t xml:space="preserve"> mismatches between theory and data. </w:t>
      </w:r>
      <w:commentRangeStart w:id="3"/>
      <w:r w:rsidRPr="006473CD">
        <w:rPr>
          <w:szCs w:val="24"/>
          <w:lang w:val="en-US"/>
        </w:rPr>
        <w:t xml:space="preserve">By combining these two approaches, we both establish a theoretical basis for interpreting empirical data on host-parasite specificity and identify key areas for future </w:t>
      </w:r>
      <w:commentRangeStart w:id="4"/>
      <w:r w:rsidRPr="006473CD">
        <w:rPr>
          <w:szCs w:val="24"/>
          <w:lang w:val="en-US"/>
        </w:rPr>
        <w:t>work</w:t>
      </w:r>
      <w:commentRangeEnd w:id="4"/>
      <w:r w:rsidR="00062231">
        <w:rPr>
          <w:rStyle w:val="CommentReference"/>
        </w:rPr>
        <w:commentReference w:id="4"/>
      </w:r>
      <w:r w:rsidRPr="006473CD">
        <w:rPr>
          <w:szCs w:val="24"/>
          <w:lang w:val="en-US"/>
        </w:rPr>
        <w:t>.</w:t>
      </w:r>
      <w:commentRangeEnd w:id="3"/>
      <w:r w:rsidRPr="006473CD">
        <w:rPr>
          <w:rStyle w:val="CommentReference"/>
          <w:sz w:val="24"/>
          <w:szCs w:val="24"/>
        </w:rPr>
        <w:commentReference w:id="3"/>
      </w:r>
    </w:p>
    <w:p w14:paraId="5129130C" w14:textId="77777777" w:rsidR="006473CD" w:rsidRPr="006473CD" w:rsidRDefault="006473CD" w:rsidP="006473CD">
      <w:pPr>
        <w:rPr>
          <w:szCs w:val="24"/>
        </w:rPr>
      </w:pPr>
    </w:p>
    <w:p w14:paraId="2FCCA3AE" w14:textId="77777777" w:rsidR="006473CD" w:rsidRPr="006473CD" w:rsidRDefault="006473CD" w:rsidP="006473CD">
      <w:pPr>
        <w:pStyle w:val="titlersos"/>
        <w:numPr>
          <w:ilvl w:val="0"/>
          <w:numId w:val="0"/>
        </w:numPr>
        <w:rPr>
          <w:rFonts w:ascii="Times New Roman" w:hAnsi="Times New Roman"/>
          <w:b w:val="0"/>
          <w:sz w:val="24"/>
          <w:szCs w:val="24"/>
        </w:rPr>
      </w:pPr>
    </w:p>
    <w:p w14:paraId="7BD74FF8" w14:textId="77777777" w:rsidR="004E1607" w:rsidRDefault="004E1607">
      <w:pPr>
        <w:rPr>
          <w:b/>
          <w:szCs w:val="24"/>
        </w:rPr>
      </w:pPr>
      <w:r>
        <w:rPr>
          <w:szCs w:val="24"/>
        </w:rPr>
        <w:br w:type="page"/>
      </w:r>
    </w:p>
    <w:p w14:paraId="58B00866" w14:textId="41FF57C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04AA7007"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35F2D26D" w14:textId="312A038B"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E11B97">
        <w:rPr>
          <w:szCs w:val="24"/>
        </w:rPr>
        <w:t>:</w:t>
      </w:r>
      <w:r>
        <w:rPr>
          <w:szCs w:val="24"/>
        </w:rPr>
        <w:t xml:space="preserve"> </w:t>
      </w:r>
      <w:r w:rsidR="006D4C68">
        <w:rPr>
          <w:szCs w:val="24"/>
        </w:rPr>
        <w:t xml:space="preserve">alternative hosts may enable </w:t>
      </w:r>
      <w:r w:rsidR="009E47A0">
        <w:rPr>
          <w:szCs w:val="24"/>
        </w:rPr>
        <w:t xml:space="preserve">parasite </w:t>
      </w:r>
      <w:r w:rsidR="006D4C68">
        <w:rPr>
          <w:szCs w:val="24"/>
        </w:rPr>
        <w:t>persistence</w:t>
      </w:r>
      <w:r w:rsidR="009E47A0">
        <w:rPr>
          <w:szCs w:val="24"/>
        </w:rPr>
        <w:t xml:space="preserve"> in a population</w:t>
      </w:r>
      <w:r w:rsidR="006D4C68">
        <w:rPr>
          <w:szCs w:val="24"/>
        </w:rPr>
        <w:t xml:space="preserve">, with certain reservoir hosts 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hosts,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2810800C" w14:textId="77777777" w:rsidR="009E47A0" w:rsidRPr="006473CD" w:rsidRDefault="009E47A0" w:rsidP="006473CD">
      <w:pPr>
        <w:spacing w:line="276" w:lineRule="auto"/>
        <w:jc w:val="both"/>
        <w:rPr>
          <w:szCs w:val="24"/>
          <w:lang w:val="en-US"/>
        </w:rPr>
      </w:pPr>
    </w:p>
    <w:p w14:paraId="0DAD3067" w14:textId="2CC95773"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The EID </w:t>
      </w:r>
      <w:r w:rsidRPr="006473CD">
        <w:rPr>
          <w:szCs w:val="24"/>
          <w:lang w:val="en-US"/>
        </w:rPr>
        <w:t>literature</w:t>
      </w:r>
      <w:r w:rsidR="00FB0950">
        <w:rPr>
          <w:szCs w:val="24"/>
          <w:lang w:val="en-US"/>
        </w:rPr>
        <w:t xml:space="preserve">, covering </w:t>
      </w:r>
      <w:r w:rsidRPr="006473CD">
        <w:rPr>
          <w:szCs w:val="24"/>
          <w:lang w:val="en-US"/>
        </w:rPr>
        <w:t xml:space="preserve">microbes to </w:t>
      </w:r>
      <w:proofErr w:type="spellStart"/>
      <w:r w:rsidRPr="006473CD">
        <w:rPr>
          <w:szCs w:val="24"/>
          <w:lang w:val="en-US"/>
        </w:rPr>
        <w:t>macroparasites</w:t>
      </w:r>
      <w:proofErr w:type="spellEnd"/>
      <w:r w:rsidR="00FB0950">
        <w:rPr>
          <w:szCs w:val="24"/>
          <w:lang w:val="en-US"/>
        </w:rPr>
        <w:t>,</w:t>
      </w:r>
      <w:r w:rsidRPr="006473CD">
        <w:rPr>
          <w:szCs w:val="24"/>
          <w:lang w:val="en-US"/>
        </w:rPr>
        <w:t xml:space="preserve"> suggests that most pa</w:t>
      </w:r>
      <w:r w:rsidR="00FB0950">
        <w:rPr>
          <w:szCs w:val="24"/>
          <w:lang w:val="en-US"/>
        </w:rPr>
        <w:t>rasite</w:t>
      </w:r>
      <w:r w:rsidRPr="006473CD">
        <w:rPr>
          <w:szCs w:val="24"/>
          <w:lang w:val="en-US"/>
        </w:rPr>
        <w:t xml:space="preserve">s are generalists: 60% of human infectious diseases are zoonotic and 80% of pathogens of domestic animals infect multiple hosts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However, </w:t>
      </w:r>
      <w:r w:rsidR="00FB0950">
        <w:rPr>
          <w:szCs w:val="24"/>
          <w:lang w:val="en-US"/>
        </w:rPr>
        <w:t xml:space="preserve">theory </w:t>
      </w:r>
      <w:r w:rsidRPr="006473CD">
        <w:rPr>
          <w:szCs w:val="24"/>
          <w:lang w:val="en-US"/>
        </w:rPr>
        <w:t>suggests that parasites are generally resource (host) specialists</w:t>
      </w:r>
      <w:r w:rsidR="00040142">
        <w:rPr>
          <w:szCs w:val="24"/>
          <w:lang w:val="en-US"/>
        </w:rPr>
        <w:t xml:space="preserve">, </w:t>
      </w:r>
      <w:r w:rsidR="00FB0950">
        <w:rPr>
          <w:szCs w:val="24"/>
          <w:lang w:val="en-US"/>
        </w:rPr>
        <w:t xml:space="preserve">with </w:t>
      </w:r>
      <w:r w:rsidR="00040142">
        <w:rPr>
          <w:szCs w:val="24"/>
          <w:lang w:val="en-US"/>
        </w:rPr>
        <w:t>interspecific competition select</w:t>
      </w:r>
      <w:r w:rsidR="00FB0950">
        <w:rPr>
          <w:szCs w:val="24"/>
          <w:lang w:val="en-US"/>
        </w:rPr>
        <w:t>ing</w:t>
      </w:r>
      <w:r w:rsidR="00040142">
        <w:rPr>
          <w:szCs w:val="24"/>
          <w:lang w:val="en-US"/>
        </w:rPr>
        <w:t xml:space="preserve"> for an increase in ecological specialization</w:t>
      </w:r>
      <w:r w:rsidR="00B75723">
        <w:rPr>
          <w:szCs w:val="24"/>
          <w:lang w:val="en-US"/>
        </w:rPr>
        <w:t xml:space="preserve"> (</w:t>
      </w:r>
      <w:r w:rsidR="00040142">
        <w:rPr>
          <w:szCs w:val="24"/>
          <w:lang w:val="en-US"/>
        </w:rPr>
        <w:t>a narrow host range</w:t>
      </w:r>
      <w:r w:rsidR="00B75723">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[7]</w:t>
      </w:r>
      <w:r w:rsidR="00B75723">
        <w:rPr>
          <w:szCs w:val="24"/>
          <w:lang w:val="en-US"/>
        </w:rPr>
        <w:fldChar w:fldCharType="end"/>
      </w:r>
      <w:r w:rsidRPr="006473CD">
        <w:rPr>
          <w:szCs w:val="24"/>
          <w:lang w:val="en-US"/>
        </w:rPr>
        <w:t>.</w:t>
      </w:r>
      <w:r w:rsidR="00E8246E">
        <w:rPr>
          <w:szCs w:val="24"/>
          <w:lang w:val="en-US"/>
        </w:rPr>
        <w:t xml:space="preserve"> </w:t>
      </w:r>
      <w:r w:rsidR="00594DD7">
        <w:rPr>
          <w:szCs w:val="24"/>
          <w:lang w:val="en-US"/>
        </w:rPr>
        <w:t xml:space="preserve">Moreover, studies suggest that evolutionary transitions between specialism and </w:t>
      </w:r>
      <w:proofErr w:type="spellStart"/>
      <w:r w:rsidR="00594DD7">
        <w:rPr>
          <w:szCs w:val="24"/>
          <w:lang w:val="en-US"/>
        </w:rPr>
        <w:t>generalism</w:t>
      </w:r>
      <w:proofErr w:type="spellEnd"/>
      <w:r w:rsidR="00594DD7">
        <w:rPr>
          <w:szCs w:val="24"/>
          <w:lang w:val="en-US"/>
        </w:rPr>
        <w:t xml:space="preserve"> are bidirectional</w:t>
      </w:r>
      <w:r w:rsidR="00B75723">
        <w:rPr>
          <w:szCs w:val="24"/>
          <w:lang w:val="en-US"/>
        </w:rPr>
        <w:t>, despite the ‘dead-end’ theory predicting that parasites that evolve to become more specialist will have reduced potential to infect additional hosts</w:t>
      </w:r>
      <w:r w:rsidR="00594DD7">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"[8,7]", "plainTextFormattedCitation" : "[8,7]", "previouslyFormattedCitation" : "[8,7]"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[8,7]</w:t>
      </w:r>
      <w:r w:rsidR="00B75723">
        <w:rPr>
          <w:szCs w:val="24"/>
          <w:lang w:val="en-US"/>
        </w:rPr>
        <w:fldChar w:fldCharType="end"/>
      </w:r>
      <w:r w:rsidR="00993853">
        <w:rPr>
          <w:szCs w:val="24"/>
          <w:lang w:val="en-US"/>
        </w:rPr>
        <w:t>.</w:t>
      </w:r>
      <w:r w:rsidR="00594DD7">
        <w:rPr>
          <w:szCs w:val="24"/>
          <w:lang w:val="en-US"/>
        </w:rPr>
        <w:t xml:space="preserve"> </w:t>
      </w:r>
      <w:r w:rsidR="00B75723">
        <w:rPr>
          <w:szCs w:val="24"/>
          <w:lang w:val="en-US"/>
        </w:rPr>
        <w:t xml:space="preserve"> There are few examples of studies that examine whether specialism or </w:t>
      </w:r>
      <w:proofErr w:type="spellStart"/>
      <w:r w:rsidR="00B75723">
        <w:rPr>
          <w:szCs w:val="24"/>
          <w:lang w:val="en-US"/>
        </w:rPr>
        <w:t>generalism</w:t>
      </w:r>
      <w:proofErr w:type="spellEnd"/>
      <w:r w:rsidR="00B75723">
        <w:rPr>
          <w:szCs w:val="24"/>
          <w:lang w:val="en-US"/>
        </w:rPr>
        <w:t xml:space="preserve"> is the ancestral stat</w:t>
      </w:r>
      <w:r w:rsidR="003165DF">
        <w:rPr>
          <w:szCs w:val="24"/>
          <w:lang w:val="en-US"/>
        </w:rPr>
        <w:t xml:space="preserve">e for </w:t>
      </w:r>
      <w:proofErr w:type="spellStart"/>
      <w:r w:rsidR="003165DF">
        <w:rPr>
          <w:szCs w:val="24"/>
          <w:lang w:val="en-US"/>
        </w:rPr>
        <w:t>macroparasites</w:t>
      </w:r>
      <w:proofErr w:type="spellEnd"/>
      <w:r w:rsidR="003165DF">
        <w:rPr>
          <w:szCs w:val="24"/>
          <w:lang w:val="en-US"/>
        </w:rPr>
        <w:t xml:space="preserve"> of animals, but for both</w:t>
      </w:r>
      <w:r w:rsidR="00B75723">
        <w:rPr>
          <w:szCs w:val="24"/>
          <w:lang w:val="en-US"/>
        </w:rPr>
        <w:t xml:space="preserve"> feather lice of doves and gill </w:t>
      </w:r>
      <w:proofErr w:type="spellStart"/>
      <w:r w:rsidR="00B75723">
        <w:rPr>
          <w:szCs w:val="24"/>
          <w:lang w:val="en-US"/>
        </w:rPr>
        <w:t>monogeneans</w:t>
      </w:r>
      <w:proofErr w:type="spellEnd"/>
      <w:r w:rsidR="00B75723">
        <w:rPr>
          <w:szCs w:val="24"/>
          <w:lang w:val="en-US"/>
        </w:rPr>
        <w:t xml:space="preserve"> of African freshwater fish, host </w:t>
      </w:r>
      <w:proofErr w:type="spellStart"/>
      <w:r w:rsidR="00B75723">
        <w:rPr>
          <w:szCs w:val="24"/>
          <w:lang w:val="en-US"/>
        </w:rPr>
        <w:t>generalism</w:t>
      </w:r>
      <w:proofErr w:type="spellEnd"/>
      <w:r w:rsidR="00B75723">
        <w:rPr>
          <w:szCs w:val="24"/>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[9,10]</w:t>
      </w:r>
      <w:r w:rsidR="00B75723">
        <w:rPr>
          <w:lang w:val="en-US"/>
        </w:rPr>
        <w:fldChar w:fldCharType="end"/>
      </w:r>
      <w:r w:rsidR="00FD6674">
        <w:rPr>
          <w:lang w:val="en-US"/>
        </w:rPr>
        <w:t>.</w:t>
      </w:r>
    </w:p>
    <w:p w14:paraId="020E900A" w14:textId="77777777" w:rsidR="003165DF" w:rsidRDefault="003165DF" w:rsidP="006473CD">
      <w:pPr>
        <w:spacing w:line="276" w:lineRule="auto"/>
        <w:jc w:val="both"/>
        <w:rPr>
          <w:lang w:val="en-US"/>
        </w:rPr>
      </w:pPr>
    </w:p>
    <w:p w14:paraId="18EC8928" w14:textId="384C3644" w:rsidR="006473CD" w:rsidRDefault="003165DF" w:rsidP="00284EB9">
      <w:pPr>
        <w:spacing w:line="276" w:lineRule="auto"/>
        <w:jc w:val="both"/>
        <w:rPr>
          <w:szCs w:val="24"/>
          <w:lang w:val="en-US"/>
        </w:rPr>
      </w:pPr>
      <w:r>
        <w:rPr>
          <w:lang w:val="en-US"/>
        </w:rPr>
        <w:t xml:space="preserve">Previous </w:t>
      </w:r>
      <w:proofErr w:type="gramStart"/>
      <w:r>
        <w:rPr>
          <w:lang w:val="en-US"/>
        </w:rPr>
        <w:t xml:space="preserve">research on ecological drivers of parasite </w:t>
      </w:r>
      <w:proofErr w:type="spellStart"/>
      <w:r>
        <w:rPr>
          <w:lang w:val="en-US"/>
        </w:rPr>
        <w:t>generalism</w:t>
      </w:r>
      <w:proofErr w:type="spellEnd"/>
      <w:r>
        <w:rPr>
          <w:lang w:val="en-US"/>
        </w:rPr>
        <w:t xml:space="preserve"> or specialism have</w:t>
      </w:r>
      <w:proofErr w:type="gramEnd"/>
      <w:r>
        <w:rPr>
          <w:lang w:val="en-US"/>
        </w:rPr>
        <w:t xml:space="preserve"> examined the relationship between host range and parasite or host traits and environmental factors </w:t>
      </w:r>
      <w:commentRangeStart w:id="5"/>
      <w:r>
        <w:rPr>
          <w:lang w:val="en-US"/>
        </w:rPr>
        <w:t>(Table 1)</w:t>
      </w:r>
      <w:commentRangeEnd w:id="5"/>
      <w:r w:rsidR="000E25BA">
        <w:rPr>
          <w:rStyle w:val="CommentReference"/>
        </w:rPr>
        <w:commentReference w:id="5"/>
      </w:r>
      <w:r>
        <w:rPr>
          <w:lang w:val="en-US"/>
        </w:rPr>
        <w:t>.</w:t>
      </w:r>
      <w:r>
        <w:rPr>
          <w:szCs w:val="24"/>
          <w:lang w:val="en-US"/>
        </w:rPr>
        <w:t xml:space="preserve"> </w:t>
      </w:r>
      <w:r w:rsidR="009964AE">
        <w:rPr>
          <w:szCs w:val="24"/>
          <w:lang w:val="en-US"/>
        </w:rPr>
        <w:t xml:space="preserve">Changes in these traits or factors </w:t>
      </w:r>
      <w:r w:rsidR="006473CD" w:rsidRPr="006473CD">
        <w:rPr>
          <w:szCs w:val="24"/>
          <w:lang w:val="en-US"/>
        </w:rPr>
        <w:t xml:space="preserve">could </w:t>
      </w:r>
      <w:r w:rsidR="009964AE">
        <w:rPr>
          <w:szCs w:val="24"/>
          <w:lang w:val="en-US"/>
        </w:rPr>
        <w:t xml:space="preserve">theoretically </w:t>
      </w:r>
      <w:r w:rsidR="006473CD" w:rsidRPr="006473CD">
        <w:rPr>
          <w:szCs w:val="24"/>
          <w:lang w:val="en-US"/>
        </w:rPr>
        <w:t xml:space="preserve">drive </w:t>
      </w:r>
      <w:r w:rsidR="009964AE">
        <w:rPr>
          <w:szCs w:val="24"/>
          <w:lang w:val="en-US"/>
        </w:rPr>
        <w:t>either</w:t>
      </w:r>
      <w:r w:rsidR="009964AE" w:rsidRPr="006473CD">
        <w:rPr>
          <w:szCs w:val="24"/>
          <w:lang w:val="en-US"/>
        </w:rPr>
        <w:t xml:space="preserve"> </w:t>
      </w:r>
      <w:r w:rsidR="006473CD" w:rsidRPr="006473CD">
        <w:rPr>
          <w:szCs w:val="24"/>
          <w:lang w:val="en-US"/>
        </w:rPr>
        <w:t xml:space="preserve">the persistence (specialism) </w:t>
      </w:r>
      <w:r w:rsidR="00D603F3">
        <w:rPr>
          <w:szCs w:val="24"/>
          <w:lang w:val="en-US"/>
        </w:rPr>
        <w:t>or</w:t>
      </w:r>
      <w:r w:rsidR="00D603F3" w:rsidRPr="006473CD">
        <w:rPr>
          <w:szCs w:val="24"/>
          <w:lang w:val="en-US"/>
        </w:rPr>
        <w:t xml:space="preserve"> </w:t>
      </w:r>
      <w:r w:rsidR="006473CD" w:rsidRPr="006473CD">
        <w:rPr>
          <w:szCs w:val="24"/>
          <w:lang w:val="en-US"/>
        </w:rPr>
        <w:t>diversification (</w:t>
      </w:r>
      <w:proofErr w:type="spellStart"/>
      <w:r w:rsidR="006473CD" w:rsidRPr="006473CD">
        <w:rPr>
          <w:szCs w:val="24"/>
          <w:lang w:val="en-US"/>
        </w:rPr>
        <w:t>generalism</w:t>
      </w:r>
      <w:proofErr w:type="spellEnd"/>
      <w:r w:rsidR="006473CD" w:rsidRPr="006473CD">
        <w:rPr>
          <w:szCs w:val="24"/>
          <w:lang w:val="en-US"/>
        </w:rPr>
        <w:t>) of a parasite within its host(s</w:t>
      </w:r>
      <w:r w:rsidR="00D603F3">
        <w:rPr>
          <w:szCs w:val="24"/>
          <w:lang w:val="en-US"/>
        </w:rPr>
        <w:t>)</w:t>
      </w:r>
      <w:r w:rsidR="00C26EA7">
        <w:rPr>
          <w:szCs w:val="24"/>
          <w:lang w:val="en-US"/>
        </w:rPr>
        <w:t xml:space="preserve">, or lead to new species evolving </w:t>
      </w:r>
      <w:r w:rsidR="00C26EA7">
        <w:rPr>
          <w:szCs w:val="24"/>
          <w:lang w:val="en-US"/>
        </w:rPr>
        <w:fldChar w:fldCharType="begin" w:fldLock="1"/>
      </w:r>
      <w:r w:rsidR="000E25BA">
        <w:rPr>
          <w:szCs w:val="24"/>
          <w:lang w:val="en-US"/>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sidR="00C26EA7">
        <w:rPr>
          <w:szCs w:val="24"/>
          <w:lang w:val="en-US"/>
        </w:rPr>
        <w:fldChar w:fldCharType="separate"/>
      </w:r>
      <w:r w:rsidR="00C26EA7" w:rsidRPr="00C26EA7">
        <w:rPr>
          <w:noProof/>
          <w:szCs w:val="24"/>
          <w:lang w:val="en-US"/>
        </w:rPr>
        <w:t>[11]</w:t>
      </w:r>
      <w:r w:rsidR="00C26EA7">
        <w:rPr>
          <w:szCs w:val="24"/>
          <w:lang w:val="en-US"/>
        </w:rPr>
        <w:fldChar w:fldCharType="end"/>
      </w:r>
      <w:r w:rsidR="009964AE">
        <w:rPr>
          <w:szCs w:val="24"/>
          <w:lang w:val="en-US"/>
        </w:rPr>
        <w:t>.</w:t>
      </w:r>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host switching,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[12]</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the role of host body size and environmental temperature on host range evolution. The relationship between host size and parasite richness has been explored in depth, often with reference to island biogeography </w:t>
      </w:r>
      <w:r w:rsidR="000E25BA">
        <w:rPr>
          <w:szCs w:val="24"/>
          <w:lang w:val="en-US"/>
        </w:rPr>
        <w:t xml:space="preserve">theory such that larger-bodied hosts represent larger habitat patches with more niches to support a range of parasite species </w:t>
      </w:r>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[13]</w:t>
      </w:r>
      <w:r w:rsidR="000E25BA">
        <w:rPr>
          <w:szCs w:val="24"/>
          <w:lang w:val="en-US"/>
        </w:rPr>
        <w:fldChar w:fldCharType="end"/>
      </w:r>
      <w:r w:rsidR="000E25BA">
        <w:rPr>
          <w:szCs w:val="24"/>
          <w:lang w:val="en-US"/>
        </w:rPr>
        <w:t xml:space="preserve">. By this theory, parasite species richness is predicted to increase with host body size, and this relationship has been observed in a variety of </w:t>
      </w:r>
      <w:commentRangeStart w:id="6"/>
      <w:r w:rsidR="000E25BA">
        <w:rPr>
          <w:szCs w:val="24"/>
          <w:lang w:val="en-US"/>
        </w:rPr>
        <w:t>animal</w:t>
      </w:r>
      <w:commentRangeEnd w:id="6"/>
      <w:r w:rsidR="000E25BA">
        <w:rPr>
          <w:rStyle w:val="CommentReference"/>
        </w:rPr>
        <w:commentReference w:id="6"/>
      </w:r>
      <w:r w:rsidR="000E25BA">
        <w:rPr>
          <w:szCs w:val="24"/>
          <w:lang w:val="en-US"/>
        </w:rPr>
        <w:t xml:space="preserve"> hosts </w:t>
      </w:r>
      <w:r w:rsidR="000E25BA">
        <w:rPr>
          <w:szCs w:val="24"/>
          <w:lang w:val="en-US"/>
        </w:rPr>
        <w:fldChar w:fldCharType="begin" w:fldLock="1"/>
      </w:r>
      <w:r w:rsidR="00815151">
        <w:rPr>
          <w:szCs w:val="24"/>
          <w:lang w:val="en-US"/>
        </w:rPr>
        <w: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[14]</w:t>
      </w:r>
      <w:r w:rsidR="000E25BA">
        <w:rPr>
          <w:szCs w:val="24"/>
          <w:lang w:val="en-US"/>
        </w:rPr>
        <w:fldChar w:fldCharType="end"/>
      </w:r>
      <w:r w:rsidR="00815151">
        <w:rPr>
          <w:szCs w:val="24"/>
          <w:lang w:val="en-US"/>
        </w:rPr>
        <w:t xml:space="preserve">, including for </w:t>
      </w:r>
      <w:proofErr w:type="spellStart"/>
      <w:r w:rsidR="00815151">
        <w:rPr>
          <w:szCs w:val="24"/>
          <w:lang w:val="en-US"/>
        </w:rPr>
        <w:t>ectoparasitic</w:t>
      </w:r>
      <w:proofErr w:type="spellEnd"/>
      <w:r w:rsidR="00815151">
        <w:rPr>
          <w:szCs w:val="24"/>
          <w:lang w:val="en-US"/>
        </w:rPr>
        <w:t xml:space="preserve"> </w:t>
      </w:r>
      <w:proofErr w:type="spellStart"/>
      <w:r w:rsidR="00815151">
        <w:rPr>
          <w:szCs w:val="24"/>
          <w:lang w:val="en-US"/>
        </w:rPr>
        <w:t>monogeneans</w:t>
      </w:r>
      <w:proofErr w:type="spellEnd"/>
      <w:r w:rsidR="00815151">
        <w:rPr>
          <w:szCs w:val="24"/>
          <w:lang w:val="en-US"/>
        </w:rPr>
        <w:t xml:space="preserve"> of freshwater fish </w:t>
      </w:r>
      <w:r w:rsidR="00815151">
        <w:rPr>
          <w:szCs w:val="24"/>
          <w:lang w:val="en-US"/>
        </w:rPr>
        <w:fldChar w:fldCharType="begin" w:fldLock="1"/>
      </w:r>
      <w:r w:rsidR="00417D0E">
        <w:rPr>
          <w:szCs w:val="24"/>
          <w:lang w:val="en-US"/>
        </w:rPr>
        <w: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instrText>
      </w:r>
      <w:r w:rsidR="00815151">
        <w:rPr>
          <w:szCs w:val="24"/>
          <w:lang w:val="en-US"/>
        </w:rPr>
        <w:fldChar w:fldCharType="separate"/>
      </w:r>
      <w:r w:rsidR="00815151" w:rsidRPr="00815151">
        <w:rPr>
          <w:noProof/>
          <w:szCs w:val="24"/>
          <w:lang w:val="en-US"/>
        </w:rPr>
        <w:t>[15]</w:t>
      </w:r>
      <w:r w:rsidR="00815151">
        <w:rPr>
          <w:szCs w:val="24"/>
          <w:lang w:val="en-US"/>
        </w:rPr>
        <w:fldChar w:fldCharType="end"/>
      </w:r>
      <w:r w:rsidR="000E25BA">
        <w:rPr>
          <w:szCs w:val="24"/>
          <w:lang w:val="en-US"/>
        </w:rPr>
        <w:t>.</w:t>
      </w:r>
      <w:r w:rsidR="001A1E01">
        <w:rPr>
          <w:szCs w:val="24"/>
          <w:lang w:val="en-US"/>
        </w:rPr>
        <w:t xml:space="preserve"> </w:t>
      </w:r>
      <w:r w:rsidR="00815151">
        <w:rPr>
          <w:szCs w:val="24"/>
          <w:lang w:val="en-US"/>
        </w:rPr>
        <w:t xml:space="preserve">Temperature is hypothesized to affect the host range of parasites due to temperature-dependent development of parasite free-living stages. Recent studies testing this hypothesis in </w:t>
      </w:r>
      <w:r w:rsidR="00417D0E">
        <w:rPr>
          <w:szCs w:val="24"/>
          <w:lang w:val="en-US"/>
        </w:rPr>
        <w:t xml:space="preserve">gastro-intestinal </w:t>
      </w:r>
      <w:r w:rsidR="00815151">
        <w:rPr>
          <w:szCs w:val="24"/>
          <w:lang w:val="en-US"/>
        </w:rPr>
        <w:t>parasite</w:t>
      </w:r>
      <w:r w:rsidR="00417D0E">
        <w:rPr>
          <w:szCs w:val="24"/>
          <w:lang w:val="en-US"/>
        </w:rPr>
        <w:t>s</w:t>
      </w:r>
      <w:r w:rsidR="00815151">
        <w:rPr>
          <w:szCs w:val="24"/>
          <w:lang w:val="en-US"/>
        </w:rPr>
        <w:t xml:space="preserve"> of primates reached opposite conclusions, with one finding a positive </w:t>
      </w:r>
      <w:r w:rsidR="00417D0E">
        <w:rPr>
          <w:szCs w:val="24"/>
          <w:lang w:val="en-US"/>
        </w:rPr>
        <w:t xml:space="preserve">relationship between parasite species richness and hot weather (with a time lag of 4 weeks) </w:t>
      </w:r>
      <w:r w:rsidR="00417D0E">
        <w:rPr>
          <w:szCs w:val="24"/>
          <w:lang w:val="en-US"/>
        </w:rPr>
        <w:fldChar w:fldCharType="begin" w:fldLock="1"/>
      </w:r>
      <w:r w:rsidR="00525D84">
        <w:rPr>
          <w:szCs w:val="24"/>
          <w:lang w:val="en-US"/>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instrText>
      </w:r>
      <w:r w:rsidR="00417D0E">
        <w:rPr>
          <w:szCs w:val="24"/>
          <w:lang w:val="en-US"/>
        </w:rPr>
        <w:fldChar w:fldCharType="separate"/>
      </w:r>
      <w:r w:rsidR="00417D0E" w:rsidRPr="00417D0E">
        <w:rPr>
          <w:noProof/>
          <w:szCs w:val="24"/>
          <w:lang w:val="en-US"/>
        </w:rPr>
        <w:t>[16]</w:t>
      </w:r>
      <w:r w:rsidR="00417D0E">
        <w:rPr>
          <w:szCs w:val="24"/>
          <w:lang w:val="en-US"/>
        </w:rPr>
        <w:fldChar w:fldCharType="end"/>
      </w:r>
      <w:r w:rsidR="00417D0E">
        <w:rPr>
          <w:szCs w:val="24"/>
          <w:lang w:val="en-US"/>
        </w:rPr>
        <w:t xml:space="preserve"> and the other finding a negative relationship </w:t>
      </w:r>
      <w:r w:rsidR="00525D84">
        <w:rPr>
          <w:szCs w:val="24"/>
          <w:lang w:val="en-US"/>
        </w:rPr>
        <w:fldChar w:fldCharType="begin" w:fldLock="1"/>
      </w:r>
      <w:r w:rsidR="00C61DD8">
        <w:rPr>
          <w:szCs w:val="24"/>
          <w:lang w:val="en-US"/>
        </w:rPr>
        <w: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instrText>
      </w:r>
      <w:r w:rsidR="00525D84">
        <w:rPr>
          <w:szCs w:val="24"/>
          <w:lang w:val="en-US"/>
        </w:rPr>
        <w:fldChar w:fldCharType="separate"/>
      </w:r>
      <w:r w:rsidR="00525D84" w:rsidRPr="00525D84">
        <w:rPr>
          <w:noProof/>
          <w:szCs w:val="24"/>
          <w:lang w:val="en-US"/>
        </w:rPr>
        <w:t>[17]</w:t>
      </w:r>
      <w:r w:rsidR="00525D84">
        <w:rPr>
          <w:szCs w:val="24"/>
          <w:lang w:val="en-US"/>
        </w:rPr>
        <w:fldChar w:fldCharType="end"/>
      </w:r>
      <w:r w:rsidR="00525D84">
        <w:rPr>
          <w:szCs w:val="24"/>
          <w:lang w:val="en-US"/>
        </w:rPr>
        <w:t xml:space="preserve">. </w:t>
      </w:r>
      <w:r w:rsidR="00C61DD8">
        <w:rPr>
          <w:szCs w:val="24"/>
          <w:lang w:val="en-US"/>
        </w:rPr>
        <w:t xml:space="preserve">Richness of metazoan </w:t>
      </w:r>
      <w:proofErr w:type="spellStart"/>
      <w:r w:rsidR="00C61DD8">
        <w:rPr>
          <w:szCs w:val="24"/>
          <w:lang w:val="en-US"/>
        </w:rPr>
        <w:t>ectoparasites</w:t>
      </w:r>
      <w:proofErr w:type="spellEnd"/>
      <w:r w:rsidR="00C61DD8">
        <w:rPr>
          <w:szCs w:val="24"/>
          <w:lang w:val="en-US"/>
        </w:rPr>
        <w:t xml:space="preserve"> on marine fish were observed to correlate with water temperature after controlling for phylogeny and sampling </w:t>
      </w:r>
      <w:r w:rsidR="00C61DD8">
        <w:rPr>
          <w:szCs w:val="24"/>
          <w:lang w:val="en-US"/>
        </w:rPr>
        <w:fldChar w:fldCharType="begin" w:fldLock="1"/>
      </w:r>
      <w:r w:rsidR="0025264C">
        <w:rPr>
          <w:szCs w:val="24"/>
          <w:lang w:val="en-US"/>
        </w:rPr>
        <w: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instrText>
      </w:r>
      <w:r w:rsidR="00C61DD8">
        <w:rPr>
          <w:szCs w:val="24"/>
          <w:lang w:val="en-US"/>
        </w:rPr>
        <w:fldChar w:fldCharType="separate"/>
      </w:r>
      <w:r w:rsidR="00C61DD8" w:rsidRPr="00C61DD8">
        <w:rPr>
          <w:noProof/>
          <w:szCs w:val="24"/>
          <w:lang w:val="en-US"/>
        </w:rPr>
        <w:t>[18]</w:t>
      </w:r>
      <w:r w:rsidR="00C61DD8">
        <w:rPr>
          <w:szCs w:val="24"/>
          <w:lang w:val="en-US"/>
        </w:rPr>
        <w:fldChar w:fldCharType="end"/>
      </w:r>
      <w:r w:rsidR="00A42B11">
        <w:rPr>
          <w:szCs w:val="24"/>
          <w:lang w:val="en-US"/>
        </w:rPr>
        <w:t>.</w:t>
      </w:r>
    </w:p>
    <w:p w14:paraId="11513FEB" w14:textId="77777777" w:rsidR="00A42B11" w:rsidRDefault="00A42B11" w:rsidP="00284EB9">
      <w:pPr>
        <w:spacing w:line="276" w:lineRule="auto"/>
        <w:jc w:val="both"/>
        <w:rPr>
          <w:szCs w:val="24"/>
          <w:lang w:val="en-US"/>
        </w:rPr>
      </w:pPr>
    </w:p>
    <w:p w14:paraId="50DA2D33" w14:textId="10A1F50B" w:rsidR="006473CD" w:rsidRPr="00284EB9" w:rsidRDefault="00A42B11" w:rsidP="004E1607">
      <w:pPr>
        <w:spacing w:line="276" w:lineRule="auto"/>
        <w:jc w:val="both"/>
        <w:rPr>
          <w:szCs w:val="24"/>
          <w:lang w:val="en-US"/>
        </w:rPr>
      </w:pPr>
      <w:r>
        <w:rPr>
          <w:szCs w:val="24"/>
          <w:lang w:val="en-US"/>
        </w:rPr>
        <w:t xml:space="preserve">General predictions regarding correlation of traits with parasite host range may not apply equally across all host-parasite systems, and alternative hypotheses may lead to ambiguous predictions when </w:t>
      </w:r>
      <w:r>
        <w:rPr>
          <w:szCs w:val="24"/>
          <w:lang w:val="en-US"/>
        </w:rPr>
        <w:lastRenderedPageBreak/>
        <w:t xml:space="preserve">interactions between traits are considered. Here, we use a mathematical model based on a framework of ecological theory to derive and justify predictions regarding the relationships between host body size and temperature and the evolution of parasite host range. </w:t>
      </w:r>
      <w:r w:rsidRPr="00284EB9">
        <w:t>Specifically, we</w:t>
      </w:r>
      <w:r w:rsidRPr="00284EB9">
        <w:rPr>
          <w:bCs/>
          <w:color w:val="4F81BD"/>
          <w:szCs w:val="24"/>
        </w:rPr>
        <w:t xml:space="preserve"> </w:t>
      </w:r>
      <w:r w:rsidR="006473CD" w:rsidRPr="006473CD">
        <w:rPr>
          <w:szCs w:val="24"/>
          <w:lang w:val="en-US"/>
        </w:rPr>
        <w:t>develop a simple theoretical framework for studying host range evolution</w:t>
      </w:r>
      <w:r w:rsidR="00E46F3F">
        <w:rPr>
          <w:szCs w:val="24"/>
          <w:lang w:val="en-US"/>
        </w:rPr>
        <w:t xml:space="preserve"> in a heterogeneous host population when there is a cost of </w:t>
      </w:r>
      <w:proofErr w:type="spellStart"/>
      <w:r w:rsidR="00E46F3F">
        <w:rPr>
          <w:szCs w:val="24"/>
          <w:lang w:val="en-US"/>
        </w:rPr>
        <w:t>generalism</w:t>
      </w:r>
      <w:proofErr w:type="spellEnd"/>
      <w:r w:rsidR="00E46F3F">
        <w:rPr>
          <w:szCs w:val="24"/>
          <w:lang w:val="en-US"/>
        </w:rPr>
        <w:t xml:space="preserve">. We </w:t>
      </w:r>
      <w:r w:rsidR="006473CD" w:rsidRPr="006473CD">
        <w:rPr>
          <w:szCs w:val="24"/>
          <w:lang w:val="en-US"/>
        </w:rPr>
        <w:t xml:space="preserve">use </w:t>
      </w:r>
      <w:proofErr w:type="spellStart"/>
      <w:r w:rsidR="006473CD" w:rsidRPr="006473CD">
        <w:rPr>
          <w:szCs w:val="24"/>
          <w:lang w:val="en-US"/>
        </w:rPr>
        <w:t>allometric</w:t>
      </w:r>
      <w:proofErr w:type="spellEnd"/>
      <w:r w:rsidR="006473CD" w:rsidRPr="006473CD">
        <w:rPr>
          <w:szCs w:val="24"/>
          <w:lang w:val="en-US"/>
        </w:rPr>
        <w:t xml:space="preserve"> scaling relationships to investigate how variation in host body size and temperature affect whether specialism or </w:t>
      </w:r>
      <w:proofErr w:type="spellStart"/>
      <w:r w:rsidR="006473CD" w:rsidRPr="006473CD">
        <w:rPr>
          <w:szCs w:val="24"/>
          <w:lang w:val="en-US"/>
        </w:rPr>
        <w:t>generalism</w:t>
      </w:r>
      <w:proofErr w:type="spellEnd"/>
      <w:r w:rsidR="006473CD" w:rsidRPr="006473CD">
        <w:rPr>
          <w:szCs w:val="24"/>
          <w:lang w:val="en-US"/>
        </w:rPr>
        <w:t xml:space="preserve"> is the evolutionarily stable parasite strategy.</w:t>
      </w:r>
      <w:r>
        <w:rPr>
          <w:szCs w:val="24"/>
          <w:lang w:val="en-US"/>
        </w:rPr>
        <w:t xml:space="preserve"> </w:t>
      </w:r>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w:t>
      </w:r>
      <w:proofErr w:type="spellStart"/>
      <w:r w:rsidR="00E051A8">
        <w:rPr>
          <w:szCs w:val="24"/>
          <w:lang w:val="en-US"/>
        </w:rPr>
        <w:t>generalism</w:t>
      </w:r>
      <w:proofErr w:type="spellEnd"/>
      <w:r w:rsidR="00E051A8">
        <w:rPr>
          <w:szCs w:val="24"/>
          <w:lang w:val="en-US"/>
        </w:rPr>
        <w:t xml:space="preserve">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[19]</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w:t>
      </w:r>
      <w:proofErr w:type="spellStart"/>
      <w:r w:rsidR="006473CD" w:rsidRPr="006473CD">
        <w:rPr>
          <w:szCs w:val="24"/>
          <w:lang w:val="en-US"/>
        </w:rPr>
        <w:t>macroparasites</w:t>
      </w:r>
      <w:proofErr w:type="spellEnd"/>
      <w:r w:rsidR="006473CD" w:rsidRPr="006473CD">
        <w:rPr>
          <w:szCs w:val="24"/>
          <w:lang w:val="en-US"/>
        </w:rPr>
        <w:t xml:space="preserve"> of </w:t>
      </w:r>
      <w:commentRangeStart w:id="7"/>
      <w:r w:rsidR="006473CD" w:rsidRPr="006473CD">
        <w:rPr>
          <w:szCs w:val="24"/>
          <w:lang w:val="en-US"/>
        </w:rPr>
        <w:t>fish</w:t>
      </w:r>
      <w:commentRangeEnd w:id="7"/>
      <w:r w:rsidR="00D603F3">
        <w:rPr>
          <w:rStyle w:val="CommentReference"/>
        </w:rPr>
        <w:commentReference w:id="7"/>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[20]</w:t>
      </w:r>
      <w:r w:rsidR="00E051A8">
        <w:rPr>
          <w:szCs w:val="24"/>
          <w:lang w:val="en-US"/>
        </w:rPr>
        <w:fldChar w:fldCharType="end"/>
      </w:r>
      <w:r w:rsidR="006473CD" w:rsidRPr="006473CD">
        <w:rPr>
          <w:szCs w:val="24"/>
          <w:lang w:val="en-US"/>
        </w:rPr>
        <w:t xml:space="preserve"> to test the predictions arising from these models. </w:t>
      </w:r>
      <w:r>
        <w:rPr>
          <w:szCs w:val="24"/>
          <w:lang w:val="en-US"/>
        </w:rPr>
        <w:t xml:space="preserve"> With this approach</w:t>
      </w:r>
      <w:r w:rsidR="006473CD" w:rsidRPr="006473CD">
        <w:rPr>
          <w:szCs w:val="24"/>
          <w:lang w:val="en-US"/>
        </w:rPr>
        <w:t xml:space="preserve">, we aim to improve our understanding of the ecological and evolutionary factors that contribute to parasite </w:t>
      </w:r>
      <w:proofErr w:type="spellStart"/>
      <w:r w:rsidR="006473CD" w:rsidRPr="006473CD">
        <w:rPr>
          <w:szCs w:val="24"/>
          <w:lang w:val="en-US"/>
        </w:rPr>
        <w:t>generalism</w:t>
      </w:r>
      <w:proofErr w:type="spellEnd"/>
      <w:r w:rsidR="006473CD" w:rsidRPr="006473CD">
        <w:rPr>
          <w:szCs w:val="24"/>
          <w:lang w:val="en-US"/>
        </w:rPr>
        <w:t>.</w:t>
      </w:r>
    </w:p>
    <w:p w14:paraId="5D04EB98" w14:textId="77777777" w:rsidR="006473CD" w:rsidRPr="006473CD" w:rsidRDefault="006473CD" w:rsidP="00EE0AED">
      <w:pPr>
        <w:spacing w:line="276" w:lineRule="auto"/>
        <w:rPr>
          <w:szCs w:val="24"/>
        </w:rPr>
      </w:pPr>
    </w:p>
    <w:p w14:paraId="3AD824F5" w14:textId="77777777" w:rsidR="004E1607" w:rsidRDefault="004E1607">
      <w:pPr>
        <w:rPr>
          <w:b/>
          <w:bCs/>
          <w:color w:val="4F81BD"/>
          <w:szCs w:val="24"/>
        </w:rPr>
      </w:pPr>
      <w:bookmarkStart w:id="8" w:name="_Ref324956350"/>
      <w:r>
        <w:rPr>
          <w:szCs w:val="24"/>
        </w:rPr>
        <w:br w:type="page"/>
      </w:r>
    </w:p>
    <w:p w14:paraId="20CF1FE8" w14:textId="60DB51A5" w:rsidR="006473CD" w:rsidRPr="006473CD" w:rsidRDefault="006473CD" w:rsidP="006473CD">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9"/>
      <w:r w:rsidR="004027E3">
        <w:rPr>
          <w:sz w:val="24"/>
          <w:szCs w:val="24"/>
        </w:rPr>
        <w:t>by</w:t>
      </w:r>
      <w:commentRangeEnd w:id="9"/>
      <w:r w:rsidR="004027E3">
        <w:rPr>
          <w:rStyle w:val="CommentReference"/>
          <w:b w:val="0"/>
          <w:bCs w:val="0"/>
          <w:color w:val="auto"/>
        </w:rPr>
        <w:commentReference w:id="9"/>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24BEEFC5" w14:textId="77777777" w:rsidTr="00D774E2">
        <w:tc>
          <w:tcPr>
            <w:tcW w:w="2421" w:type="dxa"/>
            <w:tcBorders>
              <w:top w:val="single" w:sz="8" w:space="0" w:color="000000"/>
              <w:bottom w:val="single" w:sz="8" w:space="0" w:color="000000"/>
            </w:tcBorders>
            <w:shd w:val="clear" w:color="auto" w:fill="auto"/>
          </w:tcPr>
          <w:p w14:paraId="4507BA28" w14:textId="58D802A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547D772F"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6C521A11" w14:textId="75ACEFB9"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6473CD" w:rsidRPr="006473CD" w14:paraId="00B6F5F0" w14:textId="77777777" w:rsidTr="00D774E2">
        <w:tc>
          <w:tcPr>
            <w:tcW w:w="2421" w:type="dxa"/>
            <w:shd w:val="clear" w:color="auto" w:fill="auto"/>
          </w:tcPr>
          <w:p w14:paraId="4C011A21" w14:textId="48ED0E29" w:rsidR="006473CD" w:rsidRPr="006473CD" w:rsidRDefault="006473CD" w:rsidP="00D774E2">
            <w:pPr>
              <w:rPr>
                <w:color w:val="000000"/>
                <w:szCs w:val="24"/>
              </w:rPr>
            </w:pPr>
            <w:r w:rsidRPr="006473CD">
              <w:rPr>
                <w:color w:val="000000"/>
                <w:szCs w:val="24"/>
              </w:rPr>
              <w:t>Infection site</w:t>
            </w:r>
            <w:r w:rsidR="00490105">
              <w:rPr>
                <w:color w:val="000000"/>
                <w:szCs w:val="24"/>
              </w:rPr>
              <w:t>*</w:t>
            </w:r>
          </w:p>
        </w:tc>
        <w:tc>
          <w:tcPr>
            <w:tcW w:w="2421" w:type="dxa"/>
            <w:shd w:val="clear" w:color="auto" w:fill="auto"/>
          </w:tcPr>
          <w:p w14:paraId="61543B5A" w14:textId="77777777" w:rsidR="006473CD" w:rsidRPr="006473CD" w:rsidRDefault="006473CD" w:rsidP="00D774E2">
            <w:pPr>
              <w:rPr>
                <w:i/>
                <w:color w:val="000000"/>
                <w:szCs w:val="24"/>
              </w:rPr>
            </w:pPr>
            <w:proofErr w:type="spellStart"/>
            <w:r w:rsidRPr="006473CD">
              <w:rPr>
                <w:i/>
                <w:color w:val="000000"/>
                <w:szCs w:val="24"/>
              </w:rPr>
              <w:t>Endoparasite</w:t>
            </w:r>
            <w:proofErr w:type="spellEnd"/>
            <w:r w:rsidRPr="006473CD">
              <w:rPr>
                <w:i/>
                <w:color w:val="000000"/>
                <w:szCs w:val="24"/>
              </w:rPr>
              <w:t xml:space="preserve"> </w:t>
            </w:r>
            <w:r w:rsidRPr="006473CD">
              <w:rPr>
                <w:color w:val="000000"/>
                <w:szCs w:val="24"/>
              </w:rPr>
              <w:t xml:space="preserve">lives inside the host, </w:t>
            </w:r>
            <w:proofErr w:type="spellStart"/>
            <w:r w:rsidRPr="006473CD">
              <w:rPr>
                <w:i/>
                <w:color w:val="000000"/>
                <w:szCs w:val="24"/>
              </w:rPr>
              <w:t>Ectoparasite</w:t>
            </w:r>
            <w:proofErr w:type="spellEnd"/>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336CB3C2" w14:textId="6D998FA0"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w:t>
            </w:r>
            <w:proofErr w:type="spellStart"/>
            <w:r w:rsidRPr="006473CD">
              <w:rPr>
                <w:color w:val="000000"/>
                <w:szCs w:val="24"/>
              </w:rPr>
              <w:t>generalism</w:t>
            </w:r>
            <w:proofErr w:type="spellEnd"/>
            <w:r w:rsidRPr="006473CD">
              <w:rPr>
                <w:color w:val="000000"/>
                <w:szCs w:val="24"/>
              </w:rPr>
              <w:t xml:space="preserve">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[21]</w:t>
            </w:r>
            <w:r w:rsidRPr="006473CD">
              <w:rPr>
                <w:color w:val="000000"/>
                <w:szCs w:val="24"/>
              </w:rPr>
              <w:fldChar w:fldCharType="end"/>
            </w:r>
            <w:r w:rsidR="002F4FE0">
              <w:rPr>
                <w:color w:val="000000"/>
                <w:szCs w:val="24"/>
              </w:rPr>
              <w:t>.</w:t>
            </w:r>
          </w:p>
          <w:p w14:paraId="7775E3F4" w14:textId="714B8806" w:rsidR="002F4FE0" w:rsidRPr="006473CD" w:rsidRDefault="00E03B4B" w:rsidP="002F4FE0">
            <w:pPr>
              <w:rPr>
                <w:color w:val="000000"/>
                <w:szCs w:val="24"/>
              </w:rPr>
            </w:pPr>
            <w:r>
              <w:rPr>
                <w:color w:val="000000"/>
                <w:szCs w:val="24"/>
              </w:rPr>
              <w:t xml:space="preserve">Higher number of host species per parasite and network </w:t>
            </w:r>
            <w:proofErr w:type="spellStart"/>
            <w:r>
              <w:rPr>
                <w:color w:val="000000"/>
                <w:szCs w:val="24"/>
              </w:rPr>
              <w:t>connectance</w:t>
            </w:r>
            <w:proofErr w:type="spellEnd"/>
            <w:r>
              <w:rPr>
                <w:color w:val="000000"/>
                <w:szCs w:val="24"/>
              </w:rPr>
              <w:t xml:space="preserve"> observed for </w:t>
            </w:r>
            <w:proofErr w:type="spellStart"/>
            <w:r>
              <w:rPr>
                <w:color w:val="000000"/>
                <w:szCs w:val="24"/>
              </w:rPr>
              <w:t>endoparasites</w:t>
            </w:r>
            <w:proofErr w:type="spellEnd"/>
            <w:r>
              <w:rPr>
                <w:color w:val="000000"/>
                <w:szCs w:val="24"/>
              </w:rPr>
              <w:t xml:space="preserve"> compared to </w:t>
            </w:r>
            <w:proofErr w:type="spellStart"/>
            <w:r>
              <w:rPr>
                <w:color w:val="000000"/>
                <w:szCs w:val="24"/>
              </w:rPr>
              <w:t>ectoparasites</w:t>
            </w:r>
            <w:proofErr w:type="spellEnd"/>
            <w:r>
              <w:rPr>
                <w:color w:val="000000"/>
                <w:szCs w:val="24"/>
              </w:rPr>
              <w:t xml:space="preserve">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[22]</w:t>
            </w:r>
            <w:r>
              <w:rPr>
                <w:color w:val="000000"/>
                <w:szCs w:val="24"/>
              </w:rPr>
              <w:fldChar w:fldCharType="end"/>
            </w:r>
            <w:r>
              <w:rPr>
                <w:color w:val="000000"/>
                <w:szCs w:val="24"/>
              </w:rPr>
              <w:t>.</w:t>
            </w:r>
          </w:p>
        </w:tc>
      </w:tr>
      <w:tr w:rsidR="006473CD" w:rsidRPr="006473CD" w14:paraId="1E3BEEEC" w14:textId="77777777" w:rsidTr="00D774E2">
        <w:tc>
          <w:tcPr>
            <w:tcW w:w="2421" w:type="dxa"/>
            <w:shd w:val="clear" w:color="auto" w:fill="auto"/>
          </w:tcPr>
          <w:p w14:paraId="0605BA0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24BF519A"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AAA4DD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677E8F7F" w14:textId="77777777" w:rsidR="00C0457E" w:rsidRDefault="006473CD" w:rsidP="00D774E2">
            <w:pPr>
              <w:rPr>
                <w:color w:val="000000"/>
                <w:szCs w:val="24"/>
                <w:lang w:val="en-US"/>
              </w:rPr>
            </w:pPr>
            <w:r w:rsidRPr="006473CD">
              <w:rPr>
                <w:color w:val="000000"/>
                <w:szCs w:val="24"/>
                <w:lang w:val="en-US"/>
              </w:rPr>
              <w:t xml:space="preserve">Parasites with complex life cycles exhibit more range in acceptable hosts and may be more likely to evolve </w:t>
            </w:r>
            <w:proofErr w:type="spellStart"/>
            <w:r w:rsidRPr="006473CD">
              <w:rPr>
                <w:color w:val="000000"/>
                <w:szCs w:val="24"/>
                <w:lang w:val="en-US"/>
              </w:rPr>
              <w:t>generalism</w:t>
            </w:r>
            <w:proofErr w:type="spellEnd"/>
            <w:r w:rsidRPr="006473CD">
              <w:rPr>
                <w:color w:val="000000"/>
                <w:szCs w:val="24"/>
                <w:lang w:val="en-US"/>
              </w:rPr>
              <w:t xml:space="preserve"> [</w:t>
            </w:r>
            <w:commentRangeStart w:id="10"/>
            <w:r w:rsidRPr="006473CD">
              <w:rPr>
                <w:color w:val="000000"/>
                <w:szCs w:val="24"/>
                <w:lang w:val="en-US"/>
              </w:rPr>
              <w:t>Nobel 1989</w:t>
            </w:r>
            <w:commentRangeEnd w:id="10"/>
            <w:r w:rsidR="00C0457E">
              <w:rPr>
                <w:rStyle w:val="CommentReference"/>
              </w:rPr>
              <w:commentReference w:id="10"/>
            </w:r>
            <w:r w:rsidRPr="006473CD">
              <w:rPr>
                <w:color w:val="000000"/>
                <w:szCs w:val="24"/>
                <w:lang w:val="en-US"/>
              </w:rPr>
              <w:t xml:space="preserve"> </w:t>
            </w:r>
            <w:commentRangeStart w:id="11"/>
            <w:r w:rsidRPr="006473CD">
              <w:rPr>
                <w:color w:val="000000"/>
                <w:szCs w:val="24"/>
                <w:lang w:val="en-US"/>
              </w:rPr>
              <w:t>cited</w:t>
            </w:r>
            <w:commentRangeEnd w:id="11"/>
            <w:r w:rsidR="00ED3254">
              <w:rPr>
                <w:rStyle w:val="CommentReference"/>
              </w:rPr>
              <w:commentReference w:id="11"/>
            </w:r>
            <w:r w:rsidRPr="006473CD">
              <w:rPr>
                <w:color w:val="000000"/>
                <w:szCs w:val="24"/>
                <w:lang w:val="en-US"/>
              </w:rPr>
              <w:t xml:space="preserve"> in 11]</w:t>
            </w:r>
            <w:r w:rsidR="00C0457E">
              <w:rPr>
                <w:color w:val="000000"/>
                <w:szCs w:val="24"/>
                <w:lang w:val="en-US"/>
              </w:rPr>
              <w:t>.</w:t>
            </w:r>
          </w:p>
          <w:p w14:paraId="52799AFE" w14:textId="32FCD605" w:rsidR="00C0457E" w:rsidRPr="00EE0AED" w:rsidRDefault="007D7B7D" w:rsidP="00D774E2">
            <w:pPr>
              <w:rPr>
                <w:color w:val="000000"/>
                <w:szCs w:val="24"/>
                <w:lang w:val="en-US"/>
              </w:rPr>
            </w:pPr>
            <w:r>
              <w:rPr>
                <w:color w:val="000000"/>
                <w:szCs w:val="24"/>
                <w:lang w:val="en-US"/>
              </w:rPr>
              <w:t xml:space="preserve">Complex life cycles may constrain parasite diversification </w:t>
            </w:r>
            <w:r>
              <w:rPr>
                <w:color w:val="000000"/>
                <w:szCs w:val="24"/>
                <w:lang w:val="en-US"/>
              </w:rPr>
              <w:fldChar w:fldCharType="begin" w:fldLock="1"/>
            </w:r>
            <w:r w:rsidR="0025264C">
              <w:rPr>
                <w:color w:val="000000"/>
                <w:szCs w:val="24"/>
                <w:lang w:val="en-US"/>
              </w:rPr>
              <w: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instrText>
            </w:r>
            <w:r>
              <w:rPr>
                <w:color w:val="000000"/>
                <w:szCs w:val="24"/>
                <w:lang w:val="en-US"/>
              </w:rPr>
              <w:fldChar w:fldCharType="separate"/>
            </w:r>
            <w:r w:rsidR="00C61DD8" w:rsidRPr="00C61DD8">
              <w:rPr>
                <w:noProof/>
                <w:color w:val="000000"/>
                <w:szCs w:val="24"/>
                <w:lang w:val="en-US"/>
              </w:rPr>
              <w:t>[23]</w:t>
            </w:r>
            <w:r>
              <w:rPr>
                <w:color w:val="000000"/>
                <w:szCs w:val="24"/>
                <w:lang w:val="en-US"/>
              </w:rPr>
              <w:fldChar w:fldCharType="end"/>
            </w:r>
            <w:r>
              <w:rPr>
                <w:color w:val="000000"/>
                <w:szCs w:val="24"/>
                <w:lang w:val="en-US"/>
              </w:rPr>
              <w:t>.</w:t>
            </w:r>
          </w:p>
        </w:tc>
      </w:tr>
      <w:tr w:rsidR="006473CD" w:rsidRPr="006473CD" w14:paraId="66EC7DD8" w14:textId="77777777" w:rsidTr="00D774E2">
        <w:tc>
          <w:tcPr>
            <w:tcW w:w="2421" w:type="dxa"/>
            <w:shd w:val="clear" w:color="auto" w:fill="auto"/>
          </w:tcPr>
          <w:p w14:paraId="7C4995BE" w14:textId="7D53DF2A" w:rsidR="006473CD" w:rsidRPr="006473CD" w:rsidRDefault="006473CD" w:rsidP="00D774E2">
            <w:pPr>
              <w:rPr>
                <w:color w:val="000000"/>
                <w:szCs w:val="24"/>
              </w:rPr>
            </w:pPr>
            <w:r w:rsidRPr="006473CD">
              <w:rPr>
                <w:color w:val="000000"/>
                <w:szCs w:val="24"/>
              </w:rPr>
              <w:t>Trophic transmission</w:t>
            </w:r>
          </w:p>
        </w:tc>
        <w:tc>
          <w:tcPr>
            <w:tcW w:w="2421" w:type="dxa"/>
            <w:shd w:val="clear" w:color="auto" w:fill="auto"/>
          </w:tcPr>
          <w:p w14:paraId="2E029B34"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3508D310"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2E95D6FE" w14:textId="584F8DE1" w:rsidR="006473CD" w:rsidRPr="006473CD" w:rsidRDefault="006473CD" w:rsidP="00D774E2">
            <w:pPr>
              <w:rPr>
                <w:color w:val="000000"/>
                <w:szCs w:val="24"/>
                <w:lang w:val="en-US"/>
              </w:rPr>
            </w:pPr>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[12]</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4565A15E" w14:textId="77777777" w:rsidR="006473CD" w:rsidRPr="006473CD" w:rsidRDefault="006473CD" w:rsidP="00D774E2">
            <w:pPr>
              <w:rPr>
                <w:color w:val="000000"/>
                <w:szCs w:val="24"/>
              </w:rPr>
            </w:pPr>
          </w:p>
        </w:tc>
      </w:tr>
      <w:tr w:rsidR="006473CD" w:rsidRPr="006473CD" w14:paraId="70B05E45" w14:textId="77777777" w:rsidTr="00D774E2">
        <w:tc>
          <w:tcPr>
            <w:tcW w:w="2421" w:type="dxa"/>
            <w:shd w:val="clear" w:color="auto" w:fill="auto"/>
          </w:tcPr>
          <w:p w14:paraId="19A4BA7D" w14:textId="5DB06A48"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5F92F9EA"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 xml:space="preserve">Africa; Antarctica; Australia; </w:t>
            </w:r>
            <w:proofErr w:type="spellStart"/>
            <w:r w:rsidRPr="006473CD">
              <w:rPr>
                <w:color w:val="000000"/>
                <w:szCs w:val="24"/>
                <w:lang w:val="en-US"/>
              </w:rPr>
              <w:t>Indopacific</w:t>
            </w:r>
            <w:proofErr w:type="spellEnd"/>
            <w:r w:rsidRPr="006473CD">
              <w:rPr>
                <w:color w:val="000000"/>
                <w:szCs w:val="24"/>
                <w:lang w:val="en-US"/>
              </w:rPr>
              <w:t xml:space="preserve">; Nearctic; </w:t>
            </w:r>
            <w:proofErr w:type="spellStart"/>
            <w:r w:rsidRPr="006473CD">
              <w:rPr>
                <w:color w:val="000000"/>
                <w:szCs w:val="24"/>
                <w:lang w:val="en-US"/>
              </w:rPr>
              <w:t>Neotropical</w:t>
            </w:r>
            <w:proofErr w:type="spellEnd"/>
            <w:r w:rsidRPr="006473CD">
              <w:rPr>
                <w:color w:val="000000"/>
                <w:szCs w:val="24"/>
                <w:lang w:val="en-US"/>
              </w:rPr>
              <w:t>; Palearctic.</w:t>
            </w:r>
          </w:p>
        </w:tc>
        <w:tc>
          <w:tcPr>
            <w:tcW w:w="4764" w:type="dxa"/>
            <w:shd w:val="clear" w:color="auto" w:fill="auto"/>
          </w:tcPr>
          <w:p w14:paraId="698FB696" w14:textId="482F3D01" w:rsidR="007D7B7D" w:rsidRDefault="006473CD" w:rsidP="00D774E2">
            <w:pPr>
              <w:rPr>
                <w:color w:val="000000"/>
                <w:szCs w:val="24"/>
                <w:lang w:val="en-US"/>
              </w:rPr>
            </w:pPr>
            <w:proofErr w:type="spellStart"/>
            <w:r w:rsidRPr="006473CD">
              <w:rPr>
                <w:color w:val="000000"/>
                <w:szCs w:val="24"/>
                <w:lang w:val="en-US"/>
              </w:rPr>
              <w:t>Allometric</w:t>
            </w:r>
            <w:proofErr w:type="spellEnd"/>
            <w:r w:rsidRPr="006473CD">
              <w:rPr>
                <w:color w:val="000000"/>
                <w:szCs w:val="24"/>
                <w:lang w:val="en-US"/>
              </w:rPr>
              <w:t xml:space="preserve">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[24]</w:t>
            </w:r>
            <w:r w:rsidRPr="006473CD">
              <w:rPr>
                <w:color w:val="000000"/>
                <w:szCs w:val="24"/>
                <w:lang w:val="en-US"/>
              </w:rPr>
              <w:fldChar w:fldCharType="end"/>
            </w:r>
            <w:r w:rsidRPr="006473CD">
              <w:rPr>
                <w:color w:val="000000"/>
                <w:szCs w:val="24"/>
                <w:lang w:val="en-US"/>
              </w:rPr>
              <w:t xml:space="preserve"> that appear in mathematical models describing the evolution of </w:t>
            </w:r>
            <w:proofErr w:type="spellStart"/>
            <w:r w:rsidRPr="006473CD">
              <w:rPr>
                <w:color w:val="000000"/>
                <w:szCs w:val="24"/>
                <w:lang w:val="en-US"/>
              </w:rPr>
              <w:t>generalism</w:t>
            </w:r>
            <w:proofErr w:type="spellEnd"/>
            <w:r w:rsidRPr="006473CD">
              <w:rPr>
                <w:color w:val="000000"/>
                <w:szCs w:val="24"/>
                <w:lang w:val="en-US"/>
              </w:rPr>
              <w:t xml:space="preserve">. </w:t>
            </w:r>
          </w:p>
          <w:p w14:paraId="57962B99" w14:textId="77777777" w:rsidR="007D7B7D" w:rsidRDefault="006473CD" w:rsidP="007D7B7D">
            <w:pPr>
              <w:rPr>
                <w:color w:val="000000"/>
                <w:szCs w:val="24"/>
                <w:lang w:val="en-US"/>
              </w:rPr>
            </w:pPr>
            <w:r w:rsidRPr="006473CD">
              <w:rPr>
                <w:color w:val="000000"/>
                <w:szCs w:val="24"/>
                <w:lang w:val="en-US"/>
              </w:rPr>
              <w:t xml:space="preserve">While in general diversity is higher in the tropics, </w:t>
            </w:r>
            <w:proofErr w:type="spellStart"/>
            <w:r w:rsidRPr="006473CD">
              <w:rPr>
                <w:color w:val="000000"/>
                <w:szCs w:val="24"/>
                <w:lang w:val="en-US"/>
              </w:rPr>
              <w:t>Digenean</w:t>
            </w:r>
            <w:proofErr w:type="spellEnd"/>
            <w:r w:rsidRPr="006473CD">
              <w:rPr>
                <w:color w:val="000000"/>
                <w:szCs w:val="24"/>
                <w:lang w:val="en-US"/>
              </w:rPr>
              <w:t xml:space="preserve"> parasites of marine fish in tropical seas are more </w:t>
            </w:r>
            <w:proofErr w:type="gramStart"/>
            <w:r w:rsidRPr="006473CD">
              <w:rPr>
                <w:color w:val="000000"/>
                <w:szCs w:val="24"/>
                <w:lang w:val="en-US"/>
              </w:rPr>
              <w:t>host</w:t>
            </w:r>
            <w:proofErr w:type="gramEnd"/>
            <w:r w:rsidRPr="006473CD">
              <w:rPr>
                <w:color w:val="000000"/>
                <w:szCs w:val="24"/>
                <w:lang w:val="en-US"/>
              </w:rPr>
              <w:t xml:space="preserve"> specific than those that parasitize fish in </w:t>
            </w:r>
            <w:commentRangeStart w:id="12"/>
            <w:r w:rsidRPr="006473CD">
              <w:rPr>
                <w:color w:val="000000"/>
                <w:szCs w:val="24"/>
                <w:lang w:val="en-US"/>
              </w:rPr>
              <w:t xml:space="preserve">colder seas </w:t>
            </w:r>
            <w:commentRangeEnd w:id="12"/>
            <w:r w:rsidR="00ED3254">
              <w:rPr>
                <w:rStyle w:val="CommentReference"/>
              </w:rPr>
              <w:commentReference w:id="12"/>
            </w:r>
            <w:commentRangeStart w:id="13"/>
            <w:r w:rsidRPr="006473CD">
              <w:rPr>
                <w:color w:val="000000"/>
                <w:szCs w:val="24"/>
                <w:lang w:val="en-US"/>
              </w:rPr>
              <w:t xml:space="preserve">(Rohde 1993-book). </w:t>
            </w:r>
            <w:commentRangeEnd w:id="13"/>
            <w:r w:rsidR="007D7B7D">
              <w:rPr>
                <w:rStyle w:val="CommentReference"/>
              </w:rPr>
              <w:commentReference w:id="13"/>
            </w:r>
          </w:p>
          <w:p w14:paraId="248A822A" w14:textId="7E3805E1" w:rsidR="006473CD" w:rsidRPr="006473CD" w:rsidRDefault="006473CD" w:rsidP="007D7B7D">
            <w:pPr>
              <w:rPr>
                <w:color w:val="000000"/>
                <w:szCs w:val="24"/>
              </w:rPr>
            </w:pPr>
            <w:r w:rsidRPr="006473CD">
              <w:rPr>
                <w:color w:val="000000"/>
                <w:szCs w:val="24"/>
                <w:lang w:val="en-US"/>
              </w:rPr>
              <w:t xml:space="preserve">No relationship is observed between latitude and </w:t>
            </w:r>
            <w:proofErr w:type="spellStart"/>
            <w:r w:rsidRPr="006473CD">
              <w:rPr>
                <w:color w:val="000000"/>
                <w:szCs w:val="24"/>
                <w:lang w:val="en-US"/>
              </w:rPr>
              <w:t>generalism</w:t>
            </w:r>
            <w:proofErr w:type="spellEnd"/>
            <w:r w:rsidRPr="006473CD">
              <w:rPr>
                <w:color w:val="000000"/>
                <w:szCs w:val="24"/>
                <w:lang w:val="en-US"/>
              </w:rPr>
              <w:t xml:space="preserve"> for </w:t>
            </w:r>
            <w:proofErr w:type="spellStart"/>
            <w:r w:rsidRPr="006473CD">
              <w:rPr>
                <w:color w:val="000000"/>
                <w:szCs w:val="24"/>
                <w:lang w:val="en-US"/>
              </w:rPr>
              <w:t>Monogen</w:t>
            </w:r>
            <w:r w:rsidR="007D7B7D">
              <w:rPr>
                <w:color w:val="000000"/>
                <w:szCs w:val="24"/>
                <w:lang w:val="en-US"/>
              </w:rPr>
              <w:t>e</w:t>
            </w:r>
            <w:r w:rsidRPr="006473CD">
              <w:rPr>
                <w:color w:val="000000"/>
                <w:szCs w:val="24"/>
                <w:lang w:val="en-US"/>
              </w:rPr>
              <w:t>ans</w:t>
            </w:r>
            <w:proofErr w:type="spellEnd"/>
            <w:r w:rsidRPr="006473CD">
              <w:rPr>
                <w:color w:val="000000"/>
                <w:szCs w:val="24"/>
                <w:lang w:val="en-US"/>
              </w:rPr>
              <w:t xml:space="preserve">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[21]</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039229F2" w14:textId="77777777" w:rsidTr="00D774E2">
        <w:tc>
          <w:tcPr>
            <w:tcW w:w="2421" w:type="dxa"/>
            <w:shd w:val="clear" w:color="auto" w:fill="auto"/>
          </w:tcPr>
          <w:p w14:paraId="391D752D" w14:textId="7871E33D"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3A251FC8" w14:textId="4CAC2F96"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362A9758" w14:textId="10B68764" w:rsidR="006473CD" w:rsidRDefault="006473CD" w:rsidP="00D774E2">
            <w:pPr>
              <w:rPr>
                <w:color w:val="000000"/>
                <w:szCs w:val="24"/>
                <w:lang w:val="en-US"/>
              </w:rPr>
            </w:pPr>
            <w:r w:rsidRPr="006473CD">
              <w:rPr>
                <w:color w:val="000000"/>
                <w:szCs w:val="24"/>
                <w:lang w:val="en-US"/>
              </w:rPr>
              <w:t xml:space="preserve">Parasites of ungulates: parasite species richness found to increase with host body size across all parasites groups </w:t>
            </w:r>
            <w:r w:rsidRPr="006473CD">
              <w:rPr>
                <w:color w:val="000000"/>
                <w:szCs w:val="24"/>
                <w:lang w:val="en-US"/>
              </w:rPr>
              <w:fldChar w:fldCharType="begin" w:fldLock="1"/>
            </w:r>
            <w:r w:rsidR="00815151">
              <w:rPr>
                <w:color w:val="000000"/>
                <w:szCs w:val="24"/>
                <w:lang w:val="en-US"/>
              </w:rPr>
              <w: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instrText>
            </w:r>
            <w:r w:rsidRPr="006473CD">
              <w:rPr>
                <w:color w:val="000000"/>
                <w:szCs w:val="24"/>
                <w:lang w:val="en-US"/>
              </w:rPr>
              <w:fldChar w:fldCharType="separate"/>
            </w:r>
            <w:r w:rsidR="000E25BA" w:rsidRPr="000E25BA">
              <w:rPr>
                <w:noProof/>
                <w:color w:val="000000"/>
                <w:szCs w:val="24"/>
                <w:lang w:val="en-US"/>
              </w:rPr>
              <w:t>[14]</w:t>
            </w:r>
            <w:r w:rsidRPr="006473CD">
              <w:rPr>
                <w:color w:val="000000"/>
                <w:szCs w:val="24"/>
                <w:lang w:val="en-US"/>
              </w:rPr>
              <w:fldChar w:fldCharType="end"/>
            </w:r>
            <w:r w:rsidRPr="006473CD">
              <w:rPr>
                <w:color w:val="000000"/>
                <w:szCs w:val="24"/>
                <w:lang w:val="en-US"/>
              </w:rPr>
              <w:t>.</w:t>
            </w:r>
          </w:p>
          <w:p w14:paraId="2A5C653D" w14:textId="2B72CC41" w:rsidR="00D47BDB" w:rsidRDefault="00D47BDB" w:rsidP="00D47BDB">
            <w:pPr>
              <w:rPr>
                <w:color w:val="000000"/>
                <w:szCs w:val="24"/>
                <w:lang w:val="en-US"/>
              </w:rPr>
            </w:pPr>
            <w:r>
              <w:rPr>
                <w:color w:val="000000"/>
                <w:szCs w:val="24"/>
                <w:lang w:val="en-US"/>
              </w:rPr>
              <w:t xml:space="preserve">In </w:t>
            </w:r>
            <w:proofErr w:type="spellStart"/>
            <w:r>
              <w:rPr>
                <w:color w:val="000000"/>
                <w:szCs w:val="24"/>
                <w:lang w:val="en-US"/>
              </w:rPr>
              <w:t>monogeneans</w:t>
            </w:r>
            <w:proofErr w:type="spellEnd"/>
            <w:r>
              <w:rPr>
                <w:color w:val="000000"/>
                <w:szCs w:val="24"/>
                <w:lang w:val="en-US"/>
              </w:rPr>
              <w:t xml:space="preserve"> infecting fish, host body size is hypothesized to affect parasite attachment, so that those affecting larger fish are more specialized, due to lower diversity of large-bodied fish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[25]</w:t>
            </w:r>
            <w:r w:rsidR="001E742B">
              <w:rPr>
                <w:color w:val="000000"/>
                <w:szCs w:val="24"/>
                <w:lang w:val="en-US"/>
              </w:rPr>
              <w:fldChar w:fldCharType="end"/>
            </w:r>
          </w:p>
          <w:p w14:paraId="3D410CBB" w14:textId="462FCA4C" w:rsidR="006B1F7A" w:rsidRPr="006473CD" w:rsidRDefault="006B1F7A" w:rsidP="00D47BDB">
            <w:pPr>
              <w:rPr>
                <w:color w:val="000000"/>
                <w:szCs w:val="24"/>
              </w:rPr>
            </w:pPr>
            <w:proofErr w:type="spellStart"/>
            <w:r>
              <w:rPr>
                <w:color w:val="000000"/>
                <w:szCs w:val="24"/>
                <w:lang w:val="en-US"/>
              </w:rPr>
              <w:t>Guegan</w:t>
            </w:r>
            <w:proofErr w:type="spellEnd"/>
            <w:r>
              <w:rPr>
                <w:color w:val="000000"/>
                <w:szCs w:val="24"/>
                <w:lang w:val="en-US"/>
              </w:rPr>
              <w:t xml:space="preserve"> 1992 found strong association between host body size and parasite richness in tropical freshwater fish</w:t>
            </w:r>
          </w:p>
        </w:tc>
      </w:tr>
    </w:tbl>
    <w:p w14:paraId="195FCB62" w14:textId="77777777" w:rsidR="006473CD" w:rsidRPr="006473CD" w:rsidRDefault="006473CD" w:rsidP="006473CD">
      <w:pPr>
        <w:rPr>
          <w:szCs w:val="24"/>
        </w:rPr>
      </w:pPr>
    </w:p>
    <w:p w14:paraId="0B0A375C" w14:textId="77777777" w:rsidR="006473CD" w:rsidRPr="006473CD" w:rsidRDefault="006473CD" w:rsidP="006473CD">
      <w:pPr>
        <w:rPr>
          <w:szCs w:val="24"/>
        </w:rPr>
      </w:pPr>
    </w:p>
    <w:p w14:paraId="21FA8636" w14:textId="77777777" w:rsidR="006473CD" w:rsidRPr="006473CD" w:rsidRDefault="006473CD" w:rsidP="006473CD">
      <w:pPr>
        <w:rPr>
          <w:szCs w:val="24"/>
        </w:rPr>
      </w:pPr>
    </w:p>
    <w:p w14:paraId="22FB8B87" w14:textId="77777777" w:rsidR="006473CD" w:rsidRPr="006473CD" w:rsidRDefault="006473CD" w:rsidP="006473CD">
      <w:pPr>
        <w:rPr>
          <w:szCs w:val="24"/>
        </w:rPr>
      </w:pPr>
    </w:p>
    <w:p w14:paraId="27247F94" w14:textId="77777777" w:rsidR="006473CD" w:rsidRPr="006473CD" w:rsidRDefault="006473CD" w:rsidP="006473CD">
      <w:pPr>
        <w:rPr>
          <w:szCs w:val="24"/>
        </w:rPr>
      </w:pPr>
    </w:p>
    <w:p w14:paraId="3E3F19D2" w14:textId="77777777" w:rsidR="006473CD" w:rsidRPr="006473CD" w:rsidRDefault="006473CD" w:rsidP="006473CD">
      <w:pPr>
        <w:rPr>
          <w:szCs w:val="24"/>
        </w:rPr>
      </w:pPr>
    </w:p>
    <w:p w14:paraId="15CE6AF4" w14:textId="77777777" w:rsidR="006473CD" w:rsidRPr="006473CD" w:rsidRDefault="006473CD" w:rsidP="006473CD">
      <w:pPr>
        <w:rPr>
          <w:color w:val="333333"/>
          <w:szCs w:val="24"/>
          <w:shd w:val="clear" w:color="auto" w:fill="FFFFFF"/>
        </w:rPr>
      </w:pPr>
    </w:p>
    <w:p w14:paraId="2AE9C811" w14:textId="77777777" w:rsidR="006473CD" w:rsidRPr="006473CD" w:rsidRDefault="006473CD" w:rsidP="006473CD">
      <w:pPr>
        <w:spacing w:line="276" w:lineRule="auto"/>
        <w:jc w:val="both"/>
        <w:rPr>
          <w:szCs w:val="24"/>
        </w:rPr>
      </w:pPr>
      <w:r w:rsidRPr="006473CD">
        <w:rPr>
          <w:b/>
          <w:szCs w:val="24"/>
        </w:rPr>
        <w:br w:type="page"/>
      </w:r>
    </w:p>
    <w:p w14:paraId="57FFAF75" w14:textId="73B831F1"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w:t>
      </w:r>
      <w:proofErr w:type="spellStart"/>
      <w:r w:rsidR="007006D0">
        <w:rPr>
          <w:b/>
        </w:rPr>
        <w:t>generalism</w:t>
      </w:r>
      <w:proofErr w:type="spellEnd"/>
    </w:p>
    <w:p w14:paraId="06FAFECA" w14:textId="77777777" w:rsidR="006473CD" w:rsidRPr="006473CD" w:rsidRDefault="006473CD" w:rsidP="006473CD">
      <w:pPr>
        <w:rPr>
          <w:szCs w:val="24"/>
        </w:rPr>
      </w:pPr>
    </w:p>
    <w:p w14:paraId="660D3258" w14:textId="7C4AE8FD" w:rsidR="006473CD" w:rsidRPr="006473CD" w:rsidRDefault="006473CD" w:rsidP="006473CD">
      <w:pPr>
        <w:rPr>
          <w:b/>
          <w:i/>
          <w:szCs w:val="24"/>
        </w:rPr>
      </w:pPr>
      <w:r w:rsidRPr="006473CD">
        <w:rPr>
          <w:szCs w:val="24"/>
        </w:rPr>
        <w:t xml:space="preserve">We begin by defining a simple host-parasite system with two hosts and two environmentally transmitted parasites, since transmission is through the environment for </w:t>
      </w:r>
      <w:proofErr w:type="spellStart"/>
      <w:r w:rsidRPr="006473CD">
        <w:rPr>
          <w:szCs w:val="24"/>
        </w:rPr>
        <w:t>macroparasites</w:t>
      </w:r>
      <w:proofErr w:type="spellEnd"/>
      <w:r w:rsidRPr="006473CD">
        <w:rPr>
          <w:szCs w:val="24"/>
        </w:rPr>
        <w:t xml:space="preserve"> of fish</w:t>
      </w:r>
      <w:r w:rsidR="001401A9">
        <w:rPr>
          <w:szCs w:val="24"/>
        </w:rPr>
        <w:t xml:space="preserve">. For ease of presentation, the model assumes a parasite with a direct life cycle; Appendix A shows a similar analysis for a </w:t>
      </w:r>
      <w:proofErr w:type="spellStart"/>
      <w:r w:rsidR="001401A9">
        <w:rPr>
          <w:szCs w:val="24"/>
        </w:rPr>
        <w:t>trophically</w:t>
      </w:r>
      <w:proofErr w:type="spellEnd"/>
      <w:r w:rsidR="001401A9">
        <w:rPr>
          <w:szCs w:val="24"/>
        </w:rPr>
        <w:t xml:space="preserve"> transmitted parasite. </w:t>
      </w:r>
      <w:r w:rsidR="001401A9">
        <w:rPr>
          <w:rStyle w:val="CommentReference"/>
        </w:rPr>
        <w:commentReference w:id="14"/>
      </w:r>
      <w:commentRangeStart w:id="15"/>
      <w:r w:rsidRPr="006473CD">
        <w:rPr>
          <w:szCs w:val="24"/>
        </w:rPr>
        <w:t>The</w:t>
      </w:r>
      <w:commentRangeEnd w:id="15"/>
      <w:r w:rsidR="00322E3D">
        <w:rPr>
          <w:rStyle w:val="CommentReference"/>
        </w:rPr>
        <w:commentReference w:id="15"/>
      </w:r>
      <w:r w:rsidRPr="006473CD">
        <w:rPr>
          <w:szCs w:val="24"/>
        </w:rPr>
        <w:t xml:space="preserve"> first parasite is a specialist, infecting only the first (primary) host. The second parasite in a generalist, infecting both the primary host and the secondary host. 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xml:space="preserve">, and specialist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23514531" w14:textId="77777777" w:rsidR="006473CD" w:rsidRPr="006473CD" w:rsidRDefault="006473CD" w:rsidP="006473CD">
      <w:pPr>
        <w:pStyle w:val="Normal1"/>
        <w:rPr>
          <w:rFonts w:ascii="Times New Roman" w:hAnsi="Times New Roman" w:cs="Times New Roman"/>
        </w:rPr>
      </w:pPr>
    </w:p>
    <w:p w14:paraId="7FD83FDD" w14:textId="77777777" w:rsidR="006473CD" w:rsidRPr="006473CD" w:rsidRDefault="001243E9"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26170409" w14:textId="77777777" w:rsidR="006473CD" w:rsidRPr="006473CD" w:rsidRDefault="006473CD" w:rsidP="006473CD">
      <w:pPr>
        <w:rPr>
          <w:szCs w:val="24"/>
        </w:rPr>
      </w:pPr>
    </w:p>
    <w:p w14:paraId="5C02A5C2" w14:textId="77777777" w:rsidR="006473CD" w:rsidRPr="006473CD" w:rsidRDefault="001243E9"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6C9DF12B" w14:textId="77777777" w:rsidR="006473CD" w:rsidRPr="006473CD" w:rsidRDefault="006473CD" w:rsidP="006473CD">
      <w:pPr>
        <w:rPr>
          <w:szCs w:val="24"/>
        </w:rPr>
      </w:pPr>
    </w:p>
    <w:p w14:paraId="0239FBD5" w14:textId="77777777" w:rsidR="006473CD" w:rsidRPr="006473CD" w:rsidRDefault="001243E9"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057EBB93" w14:textId="77777777" w:rsidR="006473CD" w:rsidRPr="006473CD" w:rsidRDefault="006473CD" w:rsidP="006473CD">
      <w:pPr>
        <w:rPr>
          <w:szCs w:val="24"/>
        </w:rPr>
      </w:pPr>
    </w:p>
    <w:p w14:paraId="69EEBBC9" w14:textId="77777777" w:rsidR="006473CD" w:rsidRPr="006473CD" w:rsidRDefault="001243E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06A70680" w14:textId="77777777" w:rsidR="006473CD" w:rsidRPr="006473CD" w:rsidRDefault="006473CD" w:rsidP="006473CD">
      <w:pPr>
        <w:jc w:val="both"/>
        <w:rPr>
          <w:szCs w:val="24"/>
        </w:rPr>
      </w:pPr>
    </w:p>
    <w:p w14:paraId="50B103B0" w14:textId="77777777" w:rsidR="006473CD" w:rsidRPr="006473CD" w:rsidRDefault="001243E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31E750B4" w14:textId="77777777" w:rsidR="006473CD" w:rsidRPr="006473CD" w:rsidRDefault="006473CD" w:rsidP="006473CD">
      <w:pPr>
        <w:jc w:val="both"/>
        <w:rPr>
          <w:szCs w:val="24"/>
        </w:rPr>
      </w:pPr>
    </w:p>
    <w:p w14:paraId="120FD419" w14:textId="77777777" w:rsidR="006473CD" w:rsidRPr="006473CD" w:rsidRDefault="001243E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04487A3C" w14:textId="77777777" w:rsidR="006473CD" w:rsidRPr="006473CD" w:rsidRDefault="006473CD" w:rsidP="006473CD">
      <w:pPr>
        <w:jc w:val="both"/>
        <w:rPr>
          <w:szCs w:val="24"/>
        </w:rPr>
      </w:pPr>
    </w:p>
    <w:p w14:paraId="6B85F748" w14:textId="77777777" w:rsidR="006473CD" w:rsidRPr="003861EA" w:rsidRDefault="001243E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165A24B4" w14:textId="77777777" w:rsidR="003861EA" w:rsidRPr="006473CD" w:rsidRDefault="003861EA" w:rsidP="006473CD">
      <w:pPr>
        <w:jc w:val="both"/>
        <w:rPr>
          <w:szCs w:val="24"/>
        </w:rPr>
      </w:pPr>
    </w:p>
    <w:p w14:paraId="0D6C7ACC" w14:textId="105C315A"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across both hosts and parasites.</w:t>
      </w:r>
      <w:r w:rsidR="00E46F3F">
        <w:rPr>
          <w:szCs w:val="24"/>
        </w:rPr>
        <w:t xml:space="preserve"> Contact results in the removal of parasites from the environment – note that we assume that specialist parasites do not contact the secondary host, implying that contact is parasite-controlled. </w:t>
      </w:r>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Note that the mortality and shedding rates are assumed to be independent of which parasite strain the host is infected with. However, we assume that the cost of parasite </w:t>
      </w:r>
      <w:proofErr w:type="spellStart"/>
      <w:r w:rsidRPr="006473CD">
        <w:rPr>
          <w:szCs w:val="24"/>
        </w:rPr>
        <w:t>generalism</w:t>
      </w:r>
      <w:proofErr w:type="spellEnd"/>
      <w:r w:rsidRPr="006473CD">
        <w:rPr>
          <w:szCs w:val="24"/>
        </w:rPr>
        <w:t xml:space="preserve"> is that shedding rate by generalists is a fraction </w:t>
      </w:r>
      <w:proofErr w:type="gramStart"/>
      <w:r w:rsidRPr="006473CD">
        <w:rPr>
          <w:i/>
          <w:szCs w:val="24"/>
        </w:rPr>
        <w:t>a</w:t>
      </w:r>
      <w:r w:rsidRPr="006473CD">
        <w:rPr>
          <w:szCs w:val="24"/>
        </w:rPr>
        <w:t xml:space="preserve"> of</w:t>
      </w:r>
      <w:proofErr w:type="gramEnd"/>
      <w:r w:rsidRPr="006473CD">
        <w:rPr>
          <w:szCs w:val="24"/>
        </w:rPr>
        <w:t xml:space="preserve"> the shedding rate of specialist parasites.</w:t>
      </w:r>
    </w:p>
    <w:p w14:paraId="15AF9E7B" w14:textId="77777777" w:rsidR="006473CD" w:rsidRPr="006473CD" w:rsidRDefault="006473CD" w:rsidP="006473CD">
      <w:pPr>
        <w:rPr>
          <w:szCs w:val="24"/>
        </w:rPr>
      </w:pPr>
    </w:p>
    <w:p w14:paraId="0D5F9B45" w14:textId="265DE276" w:rsidR="006473CD" w:rsidRPr="006473CD" w:rsidRDefault="006473CD" w:rsidP="006473CD">
      <w:pPr>
        <w:rPr>
          <w:szCs w:val="24"/>
        </w:rPr>
      </w:pPr>
      <w:r w:rsidRPr="006473CD">
        <w:rPr>
          <w:szCs w:val="24"/>
        </w:rPr>
        <w:t xml:space="preserve">We use evolutionary invasion analysis </w:t>
      </w:r>
      <w:r w:rsidR="00F60BA7">
        <w:rPr>
          <w:szCs w:val="24"/>
        </w:rPr>
        <w:fldChar w:fldCharType="begin" w:fldLock="1"/>
      </w:r>
      <w:r w:rsidR="0025264C">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F60BA7">
        <w:rPr>
          <w:szCs w:val="24"/>
        </w:rPr>
        <w:fldChar w:fldCharType="separate"/>
      </w:r>
      <w:r w:rsidR="00C61DD8" w:rsidRPr="00C61DD8">
        <w:rPr>
          <w:noProof/>
          <w:szCs w:val="24"/>
        </w:rPr>
        <w:t>[26]</w:t>
      </w:r>
      <w:r w:rsidR="00F60BA7">
        <w:rPr>
          <w:szCs w:val="24"/>
        </w:rPr>
        <w:fldChar w:fldCharType="end"/>
      </w:r>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of the full system where </w:t>
      </w:r>
      <m:oMath>
        <m:d>
          <m:dPr>
            <m:ctrlPr>
              <w:rPr>
                <w:rFonts w:ascii="Cambria Math" w:hAnsi="Cambria Math"/>
                <w:i/>
                <w:szCs w:val="24"/>
              </w:rPr>
            </m:ctrlPr>
          </m:d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e>
            </m:acc>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0, 0, 0)</m:t>
        </m:r>
      </m:oMath>
      <w:r w:rsidRPr="006473CD">
        <w:rPr>
          <w:szCs w:val="24"/>
        </w:rPr>
        <w:t xml:space="preserve"> and where all other state variables are at the equilibrium set by the specialist parasite. The Jacobian for that equilibrium is the block-diagonal matrix,</w:t>
      </w:r>
    </w:p>
    <w:p w14:paraId="27D45D97" w14:textId="77777777" w:rsidR="006473CD" w:rsidRPr="006473CD" w:rsidRDefault="006473CD" w:rsidP="006473CD">
      <w:pPr>
        <w:rPr>
          <w:szCs w:val="24"/>
        </w:rPr>
      </w:pPr>
      <m:oMathPara>
        <m:oMath>
          <m:r>
            <m:rPr>
              <m:sty m:val="b"/>
            </m:rPr>
            <w:rPr>
              <w:rFonts w:ascii="Cambria Math" w:hAnsi="Cambria Math"/>
              <w:szCs w:val="24"/>
            </w:rPr>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19173430" w14:textId="77777777" w:rsidR="006473CD" w:rsidRPr="006473CD" w:rsidRDefault="006473CD" w:rsidP="006473CD">
      <w:pPr>
        <w:rPr>
          <w:szCs w:val="24"/>
        </w:rPr>
      </w:pPr>
      <w:r w:rsidRPr="006473CD">
        <w:rPr>
          <w:szCs w:val="24"/>
        </w:rPr>
        <w:lastRenderedPageBreak/>
        <w:t xml:space="preserve">The stability of this system is given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that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2A39D01C" w14:textId="77777777" w:rsidR="006473CD" w:rsidRPr="006473CD" w:rsidRDefault="006473CD" w:rsidP="006473CD">
      <w:pPr>
        <w:rPr>
          <w:szCs w:val="24"/>
        </w:rPr>
      </w:pPr>
    </w:p>
    <w:p w14:paraId="06F17E45" w14:textId="76AB0103" w:rsidR="006473CD" w:rsidRPr="006473CD" w:rsidRDefault="006473CD" w:rsidP="00EE0AED">
      <w:pPr>
        <w:spacing w:line="276" w:lineRule="auto"/>
        <w:rPr>
          <w:szCs w:val="24"/>
        </w:rPr>
      </w:pPr>
      <w:r w:rsidRPr="006473CD">
        <w:rPr>
          <w:szCs w:val="24"/>
        </w:rPr>
        <w:t>Applying the next-generation matrix</w:t>
      </w:r>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[27]</w:t>
      </w:r>
      <w:r w:rsidR="00F60BA7">
        <w:rPr>
          <w:szCs w:val="24"/>
        </w:rPr>
        <w:fldChar w:fldCharType="end"/>
      </w:r>
      <w:r w:rsidR="00F60BA7">
        <w:rPr>
          <w:szCs w:val="24"/>
        </w:rPr>
        <w:t>,</w:t>
      </w:r>
      <w:r w:rsidRPr="006473CD">
        <w:rPr>
          <w:szCs w:val="24"/>
        </w:rPr>
        <w:t xml:space="preserve"> the specialist-only system will be unstable (i.e., </w:t>
      </w:r>
      <w:proofErr w:type="spellStart"/>
      <w:r w:rsidRPr="006473CD">
        <w:rPr>
          <w:szCs w:val="24"/>
        </w:rPr>
        <w:t>generalism</w:t>
      </w:r>
      <w:proofErr w:type="spellEnd"/>
      <w:r w:rsidRPr="006473CD">
        <w:rPr>
          <w:szCs w:val="24"/>
        </w:rPr>
        <w:t xml:space="preserve">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7985C41A" w14:textId="77777777" w:rsidR="006473CD" w:rsidRPr="006473CD" w:rsidRDefault="006473CD" w:rsidP="00EE0AED">
      <w:pPr>
        <w:spacing w:line="276" w:lineRule="auto"/>
        <w:rPr>
          <w:szCs w:val="24"/>
        </w:rPr>
      </w:pPr>
      <m:oMathPara>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m:oMath>
      </m:oMathPara>
    </w:p>
    <w:p w14:paraId="1BC10BA3" w14:textId="77777777" w:rsidR="006473CD" w:rsidRPr="006473CD" w:rsidRDefault="006473CD" w:rsidP="00EE0AED">
      <w:pPr>
        <w:spacing w:line="276" w:lineRule="auto"/>
        <w:rPr>
          <w:szCs w:val="24"/>
        </w:rPr>
      </w:pPr>
    </w:p>
    <w:p w14:paraId="57E83F29" w14:textId="38C9A784" w:rsidR="006473CD" w:rsidRPr="006473CD" w:rsidRDefault="006473CD" w:rsidP="00EE0AED">
      <w:pPr>
        <w:spacing w:line="276" w:lineRule="auto"/>
        <w:rPr>
          <w:szCs w:val="24"/>
        </w:rPr>
      </w:pPr>
      <w:proofErr w:type="gramStart"/>
      <w:r w:rsidRPr="006473CD">
        <w:rPr>
          <w:szCs w:val="24"/>
        </w:rPr>
        <w:t>where</w:t>
      </w:r>
      <w:proofErr w:type="gramEnd"/>
      <w:r w:rsidRPr="006473CD">
        <w:rPr>
          <w:szCs w:val="24"/>
        </w:rPr>
        <w:t xml:space="preserv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terms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the 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generalists to be able </w:t>
      </w:r>
      <w:commentRangeStart w:id="16"/>
      <w:r w:rsidRPr="006473CD">
        <w:rPr>
          <w:szCs w:val="24"/>
        </w:rPr>
        <w:t>to invade</w:t>
      </w:r>
      <w:commentRangeEnd w:id="16"/>
      <w:r w:rsidR="00125BA7">
        <w:rPr>
          <w:rStyle w:val="CommentReference"/>
        </w:rPr>
        <w:commentReference w:id="16"/>
      </w:r>
      <w:r w:rsidRPr="006473CD">
        <w:rPr>
          <w:szCs w:val="24"/>
        </w:rPr>
        <w:t xml:space="preserve">, each generalist parasite in the environment must be expected to produce more than one new generalist parasite in the environment; that is a successfully invading generalist’s </w:t>
      </w:r>
      <w:commentRangeStart w:id="17"/>
      <w:r w:rsidRPr="006473CD">
        <w:rPr>
          <w:i/>
          <w:szCs w:val="24"/>
        </w:rPr>
        <w:t>R</w:t>
      </w:r>
      <w:r w:rsidRPr="006473CD">
        <w:rPr>
          <w:szCs w:val="24"/>
          <w:vertAlign w:val="subscript"/>
        </w:rPr>
        <w:t>0</w:t>
      </w:r>
      <w:r w:rsidRPr="006473CD">
        <w:rPr>
          <w:szCs w:val="24"/>
        </w:rPr>
        <w:t xml:space="preserve"> </w:t>
      </w:r>
      <w:commentRangeEnd w:id="17"/>
      <w:r w:rsidR="00125BA7">
        <w:rPr>
          <w:rStyle w:val="CommentReference"/>
        </w:rPr>
        <w:commentReference w:id="17"/>
      </w:r>
      <w:commentRangeStart w:id="18"/>
      <w:r w:rsidRPr="006473CD">
        <w:rPr>
          <w:szCs w:val="24"/>
        </w:rPr>
        <w:t>will</w:t>
      </w:r>
      <w:commentRangeEnd w:id="18"/>
      <w:r w:rsidR="00B0189A">
        <w:rPr>
          <w:rStyle w:val="CommentReference"/>
        </w:rPr>
        <w:commentReference w:id="18"/>
      </w:r>
      <w:r w:rsidRPr="006473CD">
        <w:rPr>
          <w:szCs w:val="24"/>
        </w:rPr>
        <w:t xml:space="preserve"> be &gt;1.</w:t>
      </w:r>
    </w:p>
    <w:p w14:paraId="03CBE4A9" w14:textId="77777777" w:rsidR="006473CD" w:rsidRPr="006473CD" w:rsidRDefault="006473CD" w:rsidP="00EE0AED">
      <w:pPr>
        <w:spacing w:line="276" w:lineRule="auto"/>
        <w:rPr>
          <w:szCs w:val="24"/>
        </w:rPr>
      </w:pPr>
    </w:p>
    <w:p w14:paraId="400FD5ED" w14:textId="1C6A1894" w:rsidR="006473CD" w:rsidRPr="006473CD" w:rsidRDefault="006473CD" w:rsidP="00EE0AED">
      <w:pPr>
        <w:spacing w:line="276" w:lineRule="auto"/>
        <w:rPr>
          <w:szCs w:val="24"/>
        </w:rPr>
      </w:pPr>
      <w:r w:rsidRPr="006473CD">
        <w:rPr>
          <w:szCs w:val="24"/>
        </w:rPr>
        <w:t xml:space="preserve">While this form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easy to understand, analytically it will be easier to work with a slightly different expression. </w:t>
      </w:r>
      <w:r w:rsidR="00352DBD">
        <w:rPr>
          <w:szCs w:val="24"/>
        </w:rPr>
        <w:t>Substituting</w:t>
      </w:r>
      <w:r w:rsidR="00352DBD" w:rsidRPr="006473CD">
        <w:rPr>
          <w:szCs w:val="24"/>
        </w:rPr>
        <w:t xml:space="preserve"> </w:t>
      </w:r>
      <w:r w:rsidRPr="006473CD">
        <w:rPr>
          <w:szCs w:val="24"/>
        </w:rPr>
        <w:t xml:space="preserve">in the equilibrium abundance of the primary and secondary host, the expression for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simplifies to</w:t>
      </w:r>
    </w:p>
    <w:p w14:paraId="3A8EB738" w14:textId="77777777" w:rsidR="006473CD" w:rsidRPr="006473CD" w:rsidRDefault="001243E9"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1017BC2F" w14:textId="77777777" w:rsidR="006473CD" w:rsidRPr="006473CD" w:rsidRDefault="006473CD" w:rsidP="00EE0AED">
      <w:pPr>
        <w:spacing w:line="276" w:lineRule="auto"/>
        <w:rPr>
          <w:szCs w:val="24"/>
        </w:rPr>
      </w:pPr>
    </w:p>
    <w:p w14:paraId="799B0C92" w14:textId="7682E2C9" w:rsidR="006473CD" w:rsidRPr="006473CD" w:rsidRDefault="006473CD" w:rsidP="00EE0AED">
      <w:pPr>
        <w:spacing w:line="276" w:lineRule="auto"/>
        <w:rPr>
          <w:szCs w:val="24"/>
        </w:rPr>
      </w:pPr>
      <w:r w:rsidRPr="006473CD">
        <w:rPr>
          <w:szCs w:val="24"/>
        </w:rPr>
        <w:t xml:space="preserve">At this point, we could specify different parameter values (corresponding to different host and parasite traits) and ask whether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r w:rsidRPr="006473CD">
        <w:rPr>
          <w:szCs w:val="24"/>
        </w:rPr>
        <w:t>. For this simple model, this analysis makes very intuitive predictions (see Appen</w:t>
      </w:r>
      <w:commentRangeStart w:id="19"/>
      <w:r w:rsidRPr="006473CD">
        <w:rPr>
          <w:szCs w:val="24"/>
        </w:rPr>
        <w:t>dix A), as the model in its current state does not include any biologically relevant trade-offs that constrain the relationships between parameters. It is also challenging to connect the parameters of such a general model with empirical data on host-parasite associations.</w:t>
      </w:r>
      <w:commentRangeEnd w:id="19"/>
      <w:r w:rsidR="00622E6B">
        <w:rPr>
          <w:rStyle w:val="CommentReference"/>
        </w:rPr>
        <w:commentReference w:id="19"/>
      </w:r>
    </w:p>
    <w:p w14:paraId="4C3E3167" w14:textId="77777777" w:rsidR="006473CD" w:rsidRPr="006473CD" w:rsidRDefault="006473CD" w:rsidP="00EE0AED">
      <w:pPr>
        <w:spacing w:line="276" w:lineRule="auto"/>
        <w:rPr>
          <w:szCs w:val="24"/>
        </w:rPr>
      </w:pPr>
    </w:p>
    <w:p w14:paraId="08FA19B5" w14:textId="7829228D"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w:t>
      </w:r>
      <w:proofErr w:type="spellStart"/>
      <w:r w:rsidRPr="006473CD">
        <w:rPr>
          <w:szCs w:val="24"/>
        </w:rPr>
        <w:t>allometric</w:t>
      </w:r>
      <w:proofErr w:type="spellEnd"/>
      <w:r w:rsidRPr="006473CD">
        <w:rPr>
          <w:szCs w:val="24"/>
        </w:rPr>
        <w:t xml:space="preserve"> functions of host body size and </w:t>
      </w:r>
      <w:commentRangeStart w:id="20"/>
      <w:r w:rsidRPr="006473CD">
        <w:rPr>
          <w:szCs w:val="24"/>
        </w:rPr>
        <w:t>temperature</w:t>
      </w:r>
      <w:commentRangeEnd w:id="20"/>
      <w:r w:rsidR="00D47709">
        <w:rPr>
          <w:rStyle w:val="CommentReference"/>
        </w:rPr>
        <w:commentReference w:id="20"/>
      </w:r>
      <w:r w:rsidRPr="006473CD">
        <w:rPr>
          <w:szCs w:val="24"/>
        </w:rPr>
        <w:t xml:space="preserv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r w:rsidR="00D47709">
        <w:rPr>
          <w:szCs w:val="24"/>
        </w:rPr>
        <w:fldChar w:fldCharType="begin" w:fldLock="1"/>
      </w:r>
      <w:r w:rsidR="0025264C">
        <w:rPr>
          <w:szCs w:val="24"/>
        </w:rPr>
        <w:instrText>ADDIN CSL_CITATION { "citationItems" : [ { "id" : "ITEM-1", "itemData" : { "author" : [ { "dropping-particle" : "", "family" : "Savage", "given" : "V M", "non-dropping-particle" : "", "parse-names" : false, "suffix" : "" }, { "dropping-particle" : "", "family" : "Gillooly", "given" : "J F", "non-dropping-particle" : "", "parse-names" : false, "suffix" : "" }, { "dropping-particle" : "", "family" : "Woodruff", "given" : "W H", "non-dropping-particle" : "", "parse-names" : false, "suffix" : "" }, { "dropping-particle" : "", "family" : "West", "given" : "G B", "non-dropping-particle" : "", "parse-names" : false, "suffix" : "" }, { "dropping-particle" : "", "family" : "Allen", "given" : "A P", "non-dropping-particle" : "", "parse-names" : false, "suffix" : "" }, { "dropping-particle" : "", "family" : "Enquist", "given" : "Brian J", "non-dropping-particle" : "", "parse-names" : false, "suffix" : "" }, { "dropping-particle" : "", "family" : "Brown", "given" : "James H", "non-dropping-particle" : "", "parse-names" : false, "suffix" : "" } ], "container-title" : "Functional Ecology", "id" : "ITEM-1", "issue" : "1932", "issued" : { "date-parts" : [ [ "2004" ] ] }, "page" : "257-282", "title" : "The predominance of quarter-power scaling in biology", "type" : "article-journal", "volume" : "18" }, "uris" : [ "http://www.mendeley.com/documents/?uuid=80df1f9d-f576-446e-b1d1-36f9220d00fe" ] } ], "mendeley" : { "formattedCitation" : "[28]", "plainTextFormattedCitation" : "[28]", "previouslyFormattedCitation" : "[28]" }, "properties" : { "noteIndex" : 0 }, "schema" : "https://github.com/citation-style-language/schema/raw/master/csl-citation.json" }</w:instrText>
      </w:r>
      <w:r w:rsidR="00D47709">
        <w:rPr>
          <w:szCs w:val="24"/>
        </w:rPr>
        <w:fldChar w:fldCharType="separate"/>
      </w:r>
      <w:r w:rsidR="00C61DD8" w:rsidRPr="00C61DD8">
        <w:rPr>
          <w:noProof/>
          <w:szCs w:val="24"/>
        </w:rPr>
        <w:t>[28]</w:t>
      </w:r>
      <w:r w:rsidR="00D47709">
        <w:rPr>
          <w:szCs w:val="24"/>
        </w:rPr>
        <w:fldChar w:fldCharType="end"/>
      </w:r>
      <w:r w:rsidRPr="006473CD">
        <w:rPr>
          <w:szCs w:val="24"/>
        </w:rPr>
        <w:t xml:space="preserve"> as</w:t>
      </w:r>
    </w:p>
    <w:p w14:paraId="7DB8EDB2" w14:textId="77777777" w:rsidR="006473CD" w:rsidRPr="006473CD" w:rsidRDefault="001243E9"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m:rPr>
              <m:sty m:val="p"/>
            </m:rPr>
            <w:rPr>
              <w:szCs w:val="24"/>
            </w:rPr>
            <w:br/>
          </m:r>
        </m:oMath>
      </m:oMathPara>
      <w:r w:rsidR="006473CD" w:rsidRPr="006473CD">
        <w:rPr>
          <w:szCs w:val="24"/>
        </w:rPr>
        <w:t xml:space="preserve"> </w:t>
      </w:r>
      <w:proofErr w:type="gramStart"/>
      <w:r w:rsidR="006473CD" w:rsidRPr="006473CD">
        <w:rPr>
          <w:szCs w:val="24"/>
        </w:rPr>
        <w:t>and</w:t>
      </w:r>
      <w:proofErr w:type="gramEnd"/>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3A83C7AA" w14:textId="77777777" w:rsidR="006473CD" w:rsidRPr="006473CD" w:rsidRDefault="006473CD" w:rsidP="006473CD">
      <w:pPr>
        <w:rPr>
          <w:szCs w:val="24"/>
        </w:rPr>
      </w:pPr>
      <w:proofErr w:type="gramStart"/>
      <w:r w:rsidRPr="006473CD">
        <w:rPr>
          <w:szCs w:val="24"/>
        </w:rPr>
        <w:t>where</w:t>
      </w:r>
      <w:proofErr w:type="gramEnd"/>
      <w:r w:rsidRPr="006473CD">
        <w:rPr>
          <w:szCs w:val="24"/>
        </w:rPr>
        <w:t xml:space="preserv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proofErr w:type="spellStart"/>
      <w:r w:rsidRPr="006473CD">
        <w:rPr>
          <w:i/>
          <w:szCs w:val="24"/>
        </w:rPr>
        <w:t>i</w:t>
      </w:r>
      <w:proofErr w:type="spellEnd"/>
      <w:r w:rsidRPr="006473CD">
        <w:rPr>
          <w:i/>
          <w:szCs w:val="24"/>
        </w:rPr>
        <w:t xml:space="preserve">,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w:t>
      </w:r>
      <w:proofErr w:type="spellStart"/>
      <w:r w:rsidRPr="006473CD">
        <w:rPr>
          <w:szCs w:val="24"/>
        </w:rPr>
        <w:t>ectotherms</w:t>
      </w:r>
      <w:proofErr w:type="spellEnd"/>
      <w:r w:rsidRPr="006473CD">
        <w:rPr>
          <w:szCs w:val="24"/>
        </w:rPr>
        <w:t xml:space="preserve">, we assume that </w:t>
      </w:r>
      <w:r w:rsidRPr="006473CD">
        <w:rPr>
          <w:i/>
          <w:szCs w:val="24"/>
        </w:rPr>
        <w:t>T</w:t>
      </w:r>
      <w:r w:rsidRPr="006473CD">
        <w:rPr>
          <w:szCs w:val="24"/>
        </w:rPr>
        <w:t xml:space="preserve"> is the same for both hosts. Increasing mass will decrease the carrying capacity and mortality rate, whereas increasing temperature decreases carrying capacity and increases mortality rate.</w:t>
      </w:r>
    </w:p>
    <w:p w14:paraId="6C8FA44A" w14:textId="77777777" w:rsidR="006473CD" w:rsidRPr="006473CD" w:rsidRDefault="006473CD" w:rsidP="006473CD">
      <w:pPr>
        <w:rPr>
          <w:szCs w:val="24"/>
        </w:rPr>
      </w:pPr>
    </w:p>
    <w:p w14:paraId="5D9E9B6C" w14:textId="77777777" w:rsidR="006473CD" w:rsidRPr="006473CD" w:rsidRDefault="006473CD" w:rsidP="006473CD">
      <w:pPr>
        <w:rPr>
          <w:szCs w:val="24"/>
        </w:rPr>
      </w:pPr>
      <w:r w:rsidRPr="006473CD">
        <w:rPr>
          <w:szCs w:val="24"/>
        </w:rPr>
        <w:lastRenderedPageBreak/>
        <w:t xml:space="preserve">Host body size and temperature should also affect parasite abundance, either within-host (for </w:t>
      </w:r>
      <w:proofErr w:type="spellStart"/>
      <w:r w:rsidRPr="006473CD">
        <w:rPr>
          <w:szCs w:val="24"/>
        </w:rPr>
        <w:t>endoparasites</w:t>
      </w:r>
      <w:proofErr w:type="spellEnd"/>
      <w:r w:rsidRPr="006473CD">
        <w:rPr>
          <w:szCs w:val="24"/>
        </w:rPr>
        <w:t xml:space="preserve">) or on host surfaces (for </w:t>
      </w:r>
      <w:proofErr w:type="spellStart"/>
      <w:r w:rsidRPr="006473CD">
        <w:rPr>
          <w:szCs w:val="24"/>
        </w:rPr>
        <w:t>ectoparasites</w:t>
      </w:r>
      <w:proofErr w:type="spellEnd"/>
      <w:r w:rsidRPr="006473CD">
        <w:rPr>
          <w:szCs w:val="24"/>
        </w:rPr>
        <w:t>), though the scaling of abundance with body size differs in these two cases. We assume that shedding rate scales linearly with parasite abundance, giving</w:t>
      </w:r>
    </w:p>
    <w:p w14:paraId="28BD77D8" w14:textId="77777777" w:rsidR="006473CD" w:rsidRPr="006473CD" w:rsidRDefault="001243E9"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07AB6BBE" w14:textId="77777777" w:rsidR="006473CD" w:rsidRPr="006473CD" w:rsidRDefault="001243E9"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11C6F" w14:textId="77777777" w:rsidR="006473CD" w:rsidRPr="006473CD" w:rsidRDefault="006473CD" w:rsidP="006473CD">
      <w:pPr>
        <w:rPr>
          <w:szCs w:val="24"/>
        </w:rPr>
      </w:pPr>
    </w:p>
    <w:p w14:paraId="38DCE97E" w14:textId="208AAA44" w:rsidR="00734F85" w:rsidRDefault="006473CD" w:rsidP="006473CD">
      <w:pPr>
        <w:rPr>
          <w:szCs w:val="24"/>
        </w:rPr>
      </w:pPr>
      <w:commentRangeStart w:id="21"/>
      <w:r w:rsidRPr="006473CD">
        <w:rPr>
          <w:szCs w:val="24"/>
        </w:rPr>
        <w:t>We</w:t>
      </w:r>
      <w:commentRangeEnd w:id="21"/>
      <w:r w:rsidR="00F07A49">
        <w:rPr>
          <w:rStyle w:val="CommentReference"/>
        </w:rPr>
        <w:commentReference w:id="21"/>
      </w:r>
      <w:r w:rsidRPr="006473CD">
        <w:rPr>
          <w:szCs w:val="24"/>
        </w:rPr>
        <w:t xml:space="preserv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life cycle-dependent criteria for the evolution of </w:t>
      </w:r>
      <w:proofErr w:type="spellStart"/>
      <w:r w:rsidRPr="006473CD">
        <w:rPr>
          <w:szCs w:val="24"/>
        </w:rPr>
        <w:t>generalism</w:t>
      </w:r>
      <w:proofErr w:type="spellEnd"/>
      <w:r w:rsidRPr="006473CD">
        <w:rPr>
          <w:szCs w:val="24"/>
        </w:rPr>
        <w:t>.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proofErr w:type="spellStart"/>
      <w:r w:rsidRPr="006473CD">
        <w:rPr>
          <w:szCs w:val="24"/>
        </w:rPr>
        <w:t>endoparasite</w:t>
      </w:r>
      <w:r w:rsidR="00734F85">
        <w:rPr>
          <w:szCs w:val="24"/>
        </w:rPr>
        <w:t>s</w:t>
      </w:r>
      <w:proofErr w:type="spellEnd"/>
      <w:r w:rsidR="00734F85">
        <w:rPr>
          <w:szCs w:val="24"/>
        </w:rPr>
        <w:t xml:space="preserve"> than </w:t>
      </w:r>
      <w:proofErr w:type="spellStart"/>
      <w:r w:rsidR="00734F85">
        <w:rPr>
          <w:szCs w:val="24"/>
        </w:rPr>
        <w:t>ectoparasites</w:t>
      </w:r>
      <w:proofErr w:type="spellEnd"/>
      <w:r w:rsidR="00734F85">
        <w:rPr>
          <w:szCs w:val="24"/>
        </w:rPr>
        <w:t xml:space="preserve"> because shedding rate will be higher. </w:t>
      </w:r>
      <w:commentRangeStart w:id="22"/>
      <w:r w:rsidR="00734F85" w:rsidRPr="00EE0AED">
        <w:rPr>
          <w:b/>
          <w:szCs w:val="24"/>
        </w:rPr>
        <w:t xml:space="preserve">This makes it easier for a generalist </w:t>
      </w:r>
      <w:proofErr w:type="spellStart"/>
      <w:r w:rsidR="00734F85" w:rsidRPr="00EE0AED">
        <w:rPr>
          <w:b/>
          <w:szCs w:val="24"/>
        </w:rPr>
        <w:t>endoparasite</w:t>
      </w:r>
      <w:proofErr w:type="spellEnd"/>
      <w:r w:rsidR="00734F85" w:rsidRPr="00EE0AED">
        <w:rPr>
          <w:b/>
          <w:szCs w:val="24"/>
        </w:rPr>
        <w:t xml:space="preserve"> to invade than a generalist </w:t>
      </w:r>
      <w:proofErr w:type="spellStart"/>
      <w:r w:rsidR="00734F85" w:rsidRPr="00EE0AED">
        <w:rPr>
          <w:b/>
          <w:szCs w:val="24"/>
        </w:rPr>
        <w:t>ectoparasite</w:t>
      </w:r>
      <w:proofErr w:type="spellEnd"/>
      <w:r w:rsidR="00734F85" w:rsidRPr="00EE0AED">
        <w:rPr>
          <w:b/>
          <w:szCs w:val="24"/>
        </w:rPr>
        <w:t>.</w:t>
      </w:r>
      <w:commentRangeEnd w:id="22"/>
      <w:r w:rsidR="00965F0B" w:rsidRPr="00EE0AED">
        <w:rPr>
          <w:rStyle w:val="CommentReference"/>
          <w:b/>
        </w:rPr>
        <w:commentReference w:id="22"/>
      </w:r>
      <w:r w:rsidR="00734F85">
        <w:rPr>
          <w:szCs w:val="24"/>
        </w:rPr>
        <w:t xml:space="preserve"> </w:t>
      </w:r>
    </w:p>
    <w:p w14:paraId="40835198" w14:textId="77777777" w:rsidR="00734F85" w:rsidRDefault="00734F85" w:rsidP="006473CD">
      <w:pPr>
        <w:rPr>
          <w:szCs w:val="24"/>
        </w:rPr>
      </w:pPr>
    </w:p>
    <w:p w14:paraId="6D95368C" w14:textId="2E6829A8" w:rsidR="006473CD" w:rsidRPr="006473CD" w:rsidRDefault="00FB653B" w:rsidP="00FB653B">
      <w:pPr>
        <w:rPr>
          <w:szCs w:val="24"/>
        </w:rPr>
      </w:pPr>
      <w:r>
        <w:rPr>
          <w:szCs w:val="24"/>
        </w:rPr>
        <w:t xml:space="preserve">The mass of the secondary host is given by </w:t>
      </w:r>
      <m:oMath>
        <m:r>
          <w:rPr>
            <w:rFonts w:ascii="Cambria Math" w:hAnsi="Cambria Math"/>
            <w:szCs w:val="24"/>
          </w:rPr>
          <m:t>fW</m:t>
        </m:r>
      </m:oMath>
      <w:r>
        <w:rPr>
          <w:szCs w:val="24"/>
        </w:rPr>
        <w:t xml:space="preserve">, where </w:t>
      </w:r>
      <m:oMath>
        <m:r>
          <w:rPr>
            <w:rFonts w:ascii="Cambria Math" w:hAnsi="Cambria Math"/>
            <w:szCs w:val="24"/>
          </w:rPr>
          <m:t>W</m:t>
        </m:r>
      </m:oMath>
      <w:r>
        <w:rPr>
          <w:szCs w:val="24"/>
        </w:rPr>
        <w:t xml:space="preserve"> is the mass of the primary host, and we assume that the secondary host is smaller than the primary host (</w:t>
      </w:r>
      <m:oMath>
        <m:r>
          <w:rPr>
            <w:rFonts w:ascii="Cambria Math" w:hAnsi="Cambria Math"/>
            <w:szCs w:val="24"/>
          </w:rPr>
          <m:t>f&lt;1</m:t>
        </m:r>
      </m:oMath>
      <w:r>
        <w:rPr>
          <w:szCs w:val="24"/>
        </w:rPr>
        <w:t>). This essentially assumes that the specialist parasite has evolved to exploit the host that maximizes its fitness, since the fitness of the specialist (</w: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Pr>
          <w:szCs w:val="24"/>
        </w:rPr>
        <w:t xml:space="preserve">) </w:t>
      </w:r>
      <w:r w:rsidR="0053328B">
        <w:rPr>
          <w:szCs w:val="24"/>
        </w:rPr>
        <w:t xml:space="preserve">is an increasing function of host body size. </w:t>
      </w:r>
      <w:r w:rsidR="00734F85">
        <w:rPr>
          <w:szCs w:val="24"/>
        </w:rPr>
        <w:t xml:space="preserve">To </w:t>
      </w:r>
      <w:r w:rsidR="00734F85" w:rsidRPr="006473CD">
        <w:rPr>
          <w:szCs w:val="24"/>
        </w:rPr>
        <w:t xml:space="preserve">investigate how the evolution of </w:t>
      </w:r>
      <w:proofErr w:type="spellStart"/>
      <w:r w:rsidR="00734F85" w:rsidRPr="006473CD">
        <w:rPr>
          <w:szCs w:val="24"/>
        </w:rPr>
        <w:t>generalism</w:t>
      </w:r>
      <w:proofErr w:type="spellEnd"/>
      <w:r w:rsidR="00734F85" w:rsidRPr="006473CD">
        <w:rPr>
          <w:szCs w:val="24"/>
        </w:rPr>
        <w:t xml:space="preserve">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xml:space="preserve">). We will consider these derivatives for both </w:t>
      </w:r>
      <w:proofErr w:type="spellStart"/>
      <w:r w:rsidR="006473CD" w:rsidRPr="006473CD">
        <w:rPr>
          <w:szCs w:val="24"/>
        </w:rPr>
        <w:t>endoparasites</w:t>
      </w:r>
      <w:proofErr w:type="spellEnd"/>
      <w:r w:rsidR="006473CD" w:rsidRPr="006473CD">
        <w:rPr>
          <w:szCs w:val="24"/>
        </w:rPr>
        <w:t xml:space="preserve"> and </w:t>
      </w:r>
      <w:proofErr w:type="spellStart"/>
      <w:r w:rsidR="006473CD" w:rsidRPr="006473CD">
        <w:rPr>
          <w:szCs w:val="24"/>
        </w:rPr>
        <w:t>ectoparasites</w:t>
      </w:r>
      <w:proofErr w:type="spellEnd"/>
      <w:r w:rsidR="006473CD" w:rsidRPr="006473CD">
        <w:rPr>
          <w:szCs w:val="24"/>
        </w:rPr>
        <w:t>.</w:t>
      </w:r>
    </w:p>
    <w:p w14:paraId="105A95C5" w14:textId="77777777" w:rsidR="006473CD" w:rsidRPr="006473CD" w:rsidRDefault="006473CD" w:rsidP="006473CD">
      <w:pPr>
        <w:rPr>
          <w:szCs w:val="24"/>
        </w:rPr>
      </w:pPr>
    </w:p>
    <w:p w14:paraId="7E30523F" w14:textId="77777777" w:rsidR="006473CD" w:rsidRPr="006473CD" w:rsidRDefault="006473CD" w:rsidP="006473CD">
      <w:pPr>
        <w:rPr>
          <w:szCs w:val="24"/>
        </w:rPr>
      </w:pPr>
      <w:r w:rsidRPr="006473CD">
        <w:rPr>
          <w:szCs w:val="24"/>
        </w:rPr>
        <w:t xml:space="preserve">For </w:t>
      </w:r>
      <w:proofErr w:type="spellStart"/>
      <w:r w:rsidRPr="006473CD">
        <w:rPr>
          <w:szCs w:val="24"/>
        </w:rPr>
        <w:t>endoparasites</w:t>
      </w:r>
      <w:proofErr w:type="spellEnd"/>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ED0371F" w14:textId="77777777" w:rsidR="006473CD" w:rsidRPr="006473CD" w:rsidRDefault="001243E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4DF5A08" w14:textId="77777777" w:rsidR="006473CD" w:rsidRPr="006473CD" w:rsidRDefault="006473CD" w:rsidP="006473CD">
      <w:pPr>
        <w:rPr>
          <w:szCs w:val="24"/>
        </w:rPr>
      </w:pPr>
    </w:p>
    <w:p w14:paraId="141D9416" w14:textId="1B929F27"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 xml:space="preserve">there should be positive correlations between the </w:t>
      </w:r>
      <w:proofErr w:type="spellStart"/>
      <w:r w:rsidRPr="006473CD">
        <w:rPr>
          <w:b/>
          <w:szCs w:val="24"/>
        </w:rPr>
        <w:t>generalism</w:t>
      </w:r>
      <w:proofErr w:type="spellEnd"/>
      <w:r w:rsidRPr="006473CD">
        <w:rPr>
          <w:b/>
          <w:szCs w:val="24"/>
        </w:rPr>
        <w:t xml:space="preserve"> index of each parasite and</w:t>
      </w:r>
      <w:r w:rsidR="00EA1C81">
        <w:rPr>
          <w:b/>
          <w:szCs w:val="24"/>
        </w:rPr>
        <w:t xml:space="preserve"> </w:t>
      </w:r>
      <w:r w:rsidRPr="006473CD">
        <w:rPr>
          <w:b/>
          <w:szCs w:val="24"/>
        </w:rPr>
        <w:t>both</w:t>
      </w:r>
      <w:r w:rsidR="00EA1C81">
        <w:rPr>
          <w:b/>
          <w:szCs w:val="24"/>
        </w:rPr>
        <w:t xml:space="preserve"> 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w:t>
      </w:r>
      <w:proofErr w:type="spellStart"/>
      <w:r w:rsidR="0048212F">
        <w:rPr>
          <w:b/>
          <w:szCs w:val="24"/>
        </w:rPr>
        <w:t>generalism</w:t>
      </w:r>
      <w:proofErr w:type="spellEnd"/>
      <w:r w:rsidR="0048212F">
        <w:rPr>
          <w:b/>
          <w:szCs w:val="24"/>
        </w:rPr>
        <w:t xml:space="preserve"> index and mean body size </w:t>
      </w:r>
      <w:r w:rsidR="0048212F" w:rsidRPr="00DB0F4D">
        <w:rPr>
          <w:szCs w:val="24"/>
        </w:rPr>
        <w:t>(</w:t>
      </w:r>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r w:rsidR="0048212F">
        <w:rPr>
          <w:szCs w:val="24"/>
        </w:rPr>
        <w:t>)</w:t>
      </w:r>
      <w:r w:rsidR="00DB0F4D">
        <w:rPr>
          <w:szCs w:val="24"/>
        </w:rPr>
        <w:t xml:space="preserve"> as </w:t>
      </w: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and </w:t>
      </w:r>
      <m:oMath>
        <m:f>
          <m:fPr>
            <m:ctrlPr>
              <w:rPr>
                <w:rFonts w:ascii="Cambria Math" w:hAnsi="Cambria Math"/>
                <w:i/>
                <w:szCs w:val="24"/>
              </w:rPr>
            </m:ctrlPr>
          </m:fPr>
          <m:num>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num>
          <m:den>
            <m:r>
              <w:rPr>
                <w:rFonts w:ascii="Cambria Math" w:hAnsi="Cambria Math"/>
                <w:szCs w:val="24"/>
              </w:rPr>
              <m:t>dW</m:t>
            </m:r>
          </m:den>
        </m:f>
        <m:r>
          <w:rPr>
            <w:rFonts w:ascii="Cambria Math" w:hAnsi="Cambria Math"/>
            <w:szCs w:val="24"/>
          </w:rPr>
          <m:t>&gt;0</m:t>
        </m:r>
      </m:oMath>
      <w:r w:rsidR="00DB0F4D">
        <w:rPr>
          <w:szCs w:val="24"/>
        </w:rPr>
        <w:t xml:space="preserve"> for all </w:t>
      </w:r>
      <w:r w:rsidR="00DB0F4D">
        <w:rPr>
          <w:i/>
          <w:szCs w:val="24"/>
        </w:rPr>
        <w:t>W</w:t>
      </w:r>
      <w:r w:rsidR="00DB0F4D">
        <w:rPr>
          <w:szCs w:val="24"/>
        </w:rPr>
        <w:t>.</w:t>
      </w:r>
      <w:r w:rsidR="001F03E9">
        <w:rPr>
          <w:szCs w:val="24"/>
        </w:rPr>
        <w:t xml:space="preserve"> However, because </w: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Pr>
          <w:szCs w:val="24"/>
        </w:rPr>
        <w:t>, the correlation between generalism index and maximum body size should be larger than that between generalism and mean body size.</w:t>
      </w:r>
    </w:p>
    <w:p w14:paraId="0B9B2100" w14:textId="77777777" w:rsidR="0048212F" w:rsidRDefault="0048212F" w:rsidP="006473CD">
      <w:pPr>
        <w:rPr>
          <w:szCs w:val="24"/>
        </w:rPr>
      </w:pPr>
    </w:p>
    <w:p w14:paraId="4DC6D766"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w:t>
      </w:r>
      <w:r w:rsidRPr="006473CD">
        <w:rPr>
          <w:i/>
          <w:szCs w:val="24"/>
        </w:rPr>
        <w:t>f</w:t>
      </w:r>
      <w:r w:rsidRPr="006473CD">
        <w:rPr>
          <w:szCs w:val="24"/>
        </w:rPr>
        <w:t>, the relative difference in body size between hosts:</w:t>
      </w:r>
    </w:p>
    <w:p w14:paraId="604241DD" w14:textId="77777777" w:rsidR="006473CD" w:rsidRPr="006473CD" w:rsidRDefault="001243E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8E5A502" w14:textId="15691684"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primary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r w:rsidR="00FB653B">
        <w:rPr>
          <w:szCs w:val="24"/>
        </w:rPr>
        <w:t xml:space="preserve">Note that if we allowed </w:t>
      </w:r>
      <m:oMath>
        <m:r>
          <w:rPr>
            <w:rFonts w:ascii="Cambria Math" w:hAnsi="Cambria Math"/>
            <w:szCs w:val="24"/>
          </w:rPr>
          <m:t>f&gt;1</m:t>
        </m:r>
      </m:oMath>
      <w:r w:rsidR="00FB653B">
        <w:rPr>
          <w:szCs w:val="24"/>
        </w:rPr>
        <w:t xml:space="preserve"> (secondary host larger than primary host), this would make invasion </w:t>
      </w:r>
      <w:r w:rsidR="0048212F">
        <w:rPr>
          <w:szCs w:val="24"/>
        </w:rPr>
        <w:t xml:space="preserve">by the generalist </w:t>
      </w:r>
      <w:r w:rsidR="006B1194">
        <w:rPr>
          <w:szCs w:val="24"/>
        </w:rPr>
        <w:t xml:space="preserve">even </w:t>
      </w:r>
      <w:r w:rsidR="00FB653B">
        <w:rPr>
          <w:szCs w:val="24"/>
        </w:rPr>
        <w:t xml:space="preserve">easier. </w:t>
      </w:r>
      <w:r w:rsidRPr="006473CD">
        <w:rPr>
          <w:szCs w:val="24"/>
        </w:rPr>
        <w:t xml:space="preserve">Thus we predict that </w:t>
      </w:r>
      <w:r w:rsidRPr="006473CD">
        <w:rPr>
          <w:b/>
          <w:szCs w:val="24"/>
        </w:rPr>
        <w:t xml:space="preserve">there should be a strong positive correlation between </w:t>
      </w:r>
      <w:proofErr w:type="spellStart"/>
      <w:r w:rsidRPr="006473CD">
        <w:rPr>
          <w:b/>
          <w:szCs w:val="24"/>
        </w:rPr>
        <w:t>generalism</w:t>
      </w:r>
      <w:proofErr w:type="spellEnd"/>
      <w:r w:rsidRPr="006473CD">
        <w:rPr>
          <w:b/>
          <w:szCs w:val="24"/>
        </w:rPr>
        <w:t xml:space="preserve">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4CF822E1" w14:textId="77777777" w:rsidR="006473CD" w:rsidRPr="006473CD" w:rsidRDefault="006473CD" w:rsidP="006473CD">
      <w:pPr>
        <w:rPr>
          <w:szCs w:val="24"/>
        </w:rPr>
      </w:pPr>
    </w:p>
    <w:p w14:paraId="665EF3D1" w14:textId="77777777" w:rsidR="006473CD" w:rsidRPr="006473CD" w:rsidRDefault="006473CD" w:rsidP="006473CD">
      <w:pPr>
        <w:rPr>
          <w:szCs w:val="24"/>
        </w:rPr>
      </w:pPr>
      <w:r w:rsidRPr="006473CD">
        <w:rPr>
          <w:szCs w:val="24"/>
        </w:rPr>
        <w:t xml:space="preserve">Temperature likewise has a consistent effect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but in the opposite direction: increasing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w:t>
      </w:r>
    </w:p>
    <w:p w14:paraId="63BC9036" w14:textId="77777777" w:rsidR="006473CD" w:rsidRPr="006473CD" w:rsidRDefault="001243E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T</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f>
            <m:fPr>
              <m:ctrlPr>
                <w:rPr>
                  <w:rFonts w:ascii="Cambria Math" w:hAnsi="Cambria Math"/>
                  <w:i/>
                  <w:szCs w:val="24"/>
                </w:rPr>
              </m:ctrlPr>
            </m:fPr>
            <m:num>
              <m:r>
                <w:rPr>
                  <w:rFonts w:ascii="Cambria Math" w:hAnsi="Cambria Math"/>
                  <w:szCs w:val="24"/>
                </w:rPr>
                <m:t>E</m:t>
              </m:r>
            </m:num>
            <m:den>
              <m:r>
                <w:rPr>
                  <w:rFonts w:ascii="Cambria Math" w:hAnsi="Cambria Math"/>
                  <w:szCs w:val="24"/>
                </w:rPr>
                <m:t>kT</m:t>
              </m:r>
            </m:den>
          </m:f>
          <m:r>
            <w:rPr>
              <w:rFonts w:ascii="Cambria Math" w:hAnsi="Cambria Math"/>
              <w:szCs w:val="24"/>
            </w:rPr>
            <m:t>.</m:t>
          </m:r>
        </m:oMath>
      </m:oMathPara>
    </w:p>
    <w:p w14:paraId="53F5480D" w14:textId="77777777" w:rsidR="006473CD" w:rsidRPr="006473CD" w:rsidRDefault="006473CD" w:rsidP="006473CD">
      <w:pPr>
        <w:rPr>
          <w:szCs w:val="24"/>
        </w:rPr>
      </w:pPr>
      <w:r w:rsidRPr="006473CD">
        <w:rPr>
          <w:szCs w:val="24"/>
        </w:rPr>
        <w:lastRenderedPageBreak/>
        <w:t xml:space="preserve">Thus we predict that </w:t>
      </w:r>
      <w:proofErr w:type="spellStart"/>
      <w:r w:rsidRPr="00EE0AED">
        <w:rPr>
          <w:b/>
          <w:szCs w:val="24"/>
        </w:rPr>
        <w:t>generalism</w:t>
      </w:r>
      <w:proofErr w:type="spellEnd"/>
      <w:r w:rsidRPr="00EE0AED">
        <w:rPr>
          <w:b/>
          <w:szCs w:val="24"/>
        </w:rPr>
        <w:t xml:space="preserve"> should be more likely in colder environments than in warmer ones</w:t>
      </w:r>
      <w:r w:rsidRPr="006473CD">
        <w:rPr>
          <w:szCs w:val="24"/>
        </w:rPr>
        <w:t xml:space="preserve">. A corollary of this (which we cannot address in our current dataset) is that </w:t>
      </w:r>
      <w:proofErr w:type="spellStart"/>
      <w:r w:rsidRPr="006473CD">
        <w:rPr>
          <w:szCs w:val="24"/>
        </w:rPr>
        <w:t>generalism</w:t>
      </w:r>
      <w:proofErr w:type="spellEnd"/>
      <w:r w:rsidRPr="006473CD">
        <w:rPr>
          <w:szCs w:val="24"/>
        </w:rPr>
        <w:t xml:space="preserve"> should be more common among parasites of </w:t>
      </w:r>
      <w:proofErr w:type="spellStart"/>
      <w:r w:rsidRPr="006473CD">
        <w:rPr>
          <w:szCs w:val="24"/>
        </w:rPr>
        <w:t>ectotherms</w:t>
      </w:r>
      <w:proofErr w:type="spellEnd"/>
      <w:r w:rsidRPr="006473CD">
        <w:rPr>
          <w:szCs w:val="24"/>
        </w:rPr>
        <w:t xml:space="preserve"> than endotherms.</w:t>
      </w:r>
    </w:p>
    <w:p w14:paraId="03D9EBCD" w14:textId="77777777" w:rsidR="006473CD" w:rsidRPr="006473CD" w:rsidRDefault="006473CD" w:rsidP="006473CD">
      <w:pPr>
        <w:rPr>
          <w:szCs w:val="24"/>
        </w:rPr>
      </w:pPr>
    </w:p>
    <w:p w14:paraId="5A37B91D" w14:textId="37345E0E" w:rsidR="006473CD" w:rsidRPr="006473CD" w:rsidRDefault="006473CD" w:rsidP="006473CD">
      <w:pPr>
        <w:rPr>
          <w:szCs w:val="24"/>
        </w:rPr>
      </w:pPr>
      <w:r w:rsidRPr="006473CD">
        <w:rPr>
          <w:szCs w:val="24"/>
        </w:rPr>
        <w:t xml:space="preserve">We point out that the majority of </w:t>
      </w:r>
      <w:proofErr w:type="spellStart"/>
      <w:r w:rsidRPr="006473CD">
        <w:rPr>
          <w:szCs w:val="24"/>
        </w:rPr>
        <w:t>endoparasites</w:t>
      </w:r>
      <w:proofErr w:type="spellEnd"/>
      <w:r w:rsidRPr="006473CD">
        <w:rPr>
          <w:szCs w:val="24"/>
        </w:rPr>
        <w:t xml:space="preserve"> in the fish-</w:t>
      </w:r>
      <w:proofErr w:type="spellStart"/>
      <w:r w:rsidRPr="006473CD">
        <w:rPr>
          <w:szCs w:val="24"/>
        </w:rPr>
        <w:t>macroparasite</w:t>
      </w:r>
      <w:proofErr w:type="spellEnd"/>
      <w:r w:rsidRPr="006473CD">
        <w:rPr>
          <w:szCs w:val="24"/>
        </w:rPr>
        <w:t xml:space="preserve"> database are actually </w:t>
      </w:r>
      <w:proofErr w:type="spellStart"/>
      <w:r w:rsidRPr="006473CD">
        <w:rPr>
          <w:szCs w:val="24"/>
        </w:rPr>
        <w:t>trophically</w:t>
      </w:r>
      <w:proofErr w:type="spellEnd"/>
      <w:r w:rsidRPr="006473CD">
        <w:rPr>
          <w:szCs w:val="24"/>
        </w:rPr>
        <w:t xml:space="preserve"> transmitted. Thus, in Appendix </w:t>
      </w:r>
      <w:r w:rsidR="00C054D7">
        <w:rPr>
          <w:szCs w:val="24"/>
        </w:rPr>
        <w:t>B</w:t>
      </w:r>
      <w:r w:rsidR="00C054D7" w:rsidRPr="006473CD">
        <w:rPr>
          <w:szCs w:val="24"/>
        </w:rPr>
        <w:t xml:space="preserve"> </w:t>
      </w:r>
      <w:r w:rsidRPr="006473CD">
        <w:rPr>
          <w:szCs w:val="24"/>
        </w:rPr>
        <w:t>we show that these predictions hold under a model of trophic transmission as well. This trophic transmission model is more challenging to analyse, so we are forced to rely on numerical exploration to validate this prediction.</w:t>
      </w:r>
    </w:p>
    <w:p w14:paraId="26C57CBB" w14:textId="77777777" w:rsidR="006473CD" w:rsidRPr="006473CD" w:rsidRDefault="006473CD" w:rsidP="006473CD">
      <w:pPr>
        <w:rPr>
          <w:szCs w:val="24"/>
        </w:rPr>
      </w:pPr>
    </w:p>
    <w:p w14:paraId="014EDAB1" w14:textId="77777777" w:rsidR="006473CD" w:rsidRPr="006473CD" w:rsidRDefault="006473CD" w:rsidP="006473CD">
      <w:pPr>
        <w:rPr>
          <w:szCs w:val="24"/>
        </w:rPr>
      </w:pPr>
      <w:r w:rsidRPr="006473CD">
        <w:rPr>
          <w:szCs w:val="24"/>
        </w:rPr>
        <w:t xml:space="preserve">For </w:t>
      </w:r>
      <w:proofErr w:type="spellStart"/>
      <w:r w:rsidRPr="006473CD">
        <w:rPr>
          <w:szCs w:val="24"/>
        </w:rPr>
        <w:t>ectoparasites</w:t>
      </w:r>
      <w:proofErr w:type="spellEnd"/>
      <w:r w:rsidRPr="006473CD">
        <w:rPr>
          <w:szCs w:val="24"/>
        </w:rPr>
        <w:t xml:space="preserve"> (the majority of which have direct life cycles),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traits is more complicated. For example, the effects of increasing host mass or increasing the difference in mass between hosts are given by the derivatives</w:t>
      </w:r>
    </w:p>
    <w:p w14:paraId="49287A16" w14:textId="77777777" w:rsidR="006473CD" w:rsidRPr="006473CD" w:rsidRDefault="001243E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30E08A44" w14:textId="77777777" w:rsidR="006473CD" w:rsidRPr="006473CD" w:rsidRDefault="006473CD" w:rsidP="006473CD">
      <w:pPr>
        <w:rPr>
          <w:szCs w:val="24"/>
        </w:rPr>
      </w:pPr>
      <w:proofErr w:type="gramStart"/>
      <w:r w:rsidRPr="006473CD">
        <w:rPr>
          <w:szCs w:val="24"/>
        </w:rPr>
        <w:t>and</w:t>
      </w:r>
      <w:proofErr w:type="gramEnd"/>
    </w:p>
    <w:p w14:paraId="312523B4" w14:textId="77777777" w:rsidR="006473CD" w:rsidRPr="006473CD" w:rsidRDefault="001243E9"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78D7716D" w14:textId="77777777" w:rsidR="006473CD" w:rsidRPr="006473CD" w:rsidRDefault="006473CD" w:rsidP="006473CD">
      <w:pPr>
        <w:rPr>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this expression will be negative, making both derivatives positive, as they were for endoparasites, whenever </w:t>
      </w:r>
    </w:p>
    <w:p w14:paraId="7C2755E9" w14:textId="77777777" w:rsidR="006473CD" w:rsidRPr="006473CD" w:rsidRDefault="006473CD"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1</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9</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6</m:t>
              </m:r>
            </m:sup>
          </m:sSup>
          <m:r>
            <w:rPr>
              <w:rFonts w:ascii="Cambria Math" w:hAnsi="Cambria Math"/>
              <w:szCs w:val="24"/>
            </w:rPr>
            <m:t>.</m:t>
          </m:r>
        </m:oMath>
      </m:oMathPara>
    </w:p>
    <w:p w14:paraId="0C17BA78" w14:textId="77777777" w:rsidR="006473CD" w:rsidRPr="006473CD" w:rsidRDefault="006473CD" w:rsidP="006473CD">
      <w:pPr>
        <w:rPr>
          <w:szCs w:val="24"/>
        </w:rPr>
      </w:pPr>
      <w:r w:rsidRPr="006473CD">
        <w:rPr>
          <w:szCs w:val="24"/>
        </w:rPr>
        <w:t xml:space="preserve">That is, it will be easier for a generalist </w:t>
      </w:r>
      <w:proofErr w:type="spellStart"/>
      <w:r w:rsidRPr="006473CD">
        <w:rPr>
          <w:szCs w:val="24"/>
        </w:rPr>
        <w:t>ectoparasite</w:t>
      </w:r>
      <w:proofErr w:type="spellEnd"/>
      <w:r w:rsidRPr="006473CD">
        <w:rPr>
          <w:szCs w:val="24"/>
        </w:rPr>
        <w:t xml:space="preserve"> to invade when host body size increases, but only up to a point. Put another way, </w:t>
      </w:r>
      <w:r w:rsidRPr="006473CD">
        <w:rPr>
          <w:b/>
          <w:szCs w:val="24"/>
        </w:rPr>
        <w:t>this predicts that there should be few generalist parasites of either very small bodied or very large bodied hosts</w:t>
      </w:r>
      <w:commentRangeStart w:id="23"/>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 xml:space="preserve">is small). </w:t>
      </w:r>
      <w:commentRangeEnd w:id="23"/>
      <w:r w:rsidR="00383AF5">
        <w:rPr>
          <w:rStyle w:val="CommentReference"/>
        </w:rPr>
        <w:commentReference w:id="23"/>
      </w:r>
      <w:r w:rsidRPr="006473CD">
        <w:rPr>
          <w:szCs w:val="24"/>
        </w:rPr>
        <w:t>However, it is important to note that both of these predictions now depend on the values of the parameters, making these predictions somewhat more challenging to address.</w:t>
      </w:r>
    </w:p>
    <w:p w14:paraId="05593396" w14:textId="77777777" w:rsidR="006473CD" w:rsidRPr="006473CD" w:rsidRDefault="006473CD" w:rsidP="006473CD">
      <w:pPr>
        <w:rPr>
          <w:szCs w:val="24"/>
        </w:rPr>
      </w:pPr>
    </w:p>
    <w:p w14:paraId="4A1CB87D" w14:textId="6EE1AD4E" w:rsidR="006473CD" w:rsidRPr="006473CD" w:rsidRDefault="006473CD" w:rsidP="006473CD">
      <w:pPr>
        <w:rPr>
          <w:b/>
          <w:szCs w:val="24"/>
        </w:rPr>
      </w:pPr>
      <w:r w:rsidRPr="006473CD">
        <w:rPr>
          <w:szCs w:val="24"/>
        </w:rPr>
        <w:t xml:space="preserve">The effect of temperature will be the same for both </w:t>
      </w:r>
      <w:proofErr w:type="spellStart"/>
      <w:r w:rsidRPr="006473CD">
        <w:rPr>
          <w:szCs w:val="24"/>
        </w:rPr>
        <w:t>endo</w:t>
      </w:r>
      <w:proofErr w:type="spellEnd"/>
      <w:r w:rsidRPr="006473CD">
        <w:rPr>
          <w:szCs w:val="24"/>
        </w:rPr>
        <w:t xml:space="preserve">- and </w:t>
      </w:r>
      <w:proofErr w:type="spellStart"/>
      <w:r w:rsidRPr="006473CD">
        <w:rPr>
          <w:szCs w:val="24"/>
        </w:rPr>
        <w:t>ectoparasites</w:t>
      </w:r>
      <w:proofErr w:type="spellEnd"/>
      <w:r w:rsidRPr="006473CD">
        <w:rPr>
          <w:szCs w:val="24"/>
        </w:rPr>
        <w:t xml:space="preserve">: </w:t>
      </w:r>
      <w:r w:rsidRPr="006473CD">
        <w:rPr>
          <w:b/>
          <w:szCs w:val="24"/>
        </w:rPr>
        <w:t>generalists will have an easier time invading when temperatures are colder.</w:t>
      </w:r>
    </w:p>
    <w:p w14:paraId="4ADE79B0" w14:textId="77777777" w:rsidR="006473CD" w:rsidRPr="006473CD" w:rsidRDefault="006473CD" w:rsidP="006473CD">
      <w:pPr>
        <w:rPr>
          <w:b/>
          <w:szCs w:val="24"/>
        </w:rPr>
      </w:pPr>
    </w:p>
    <w:p w14:paraId="53EF2C74" w14:textId="77777777" w:rsidR="006473CD" w:rsidRPr="006473CD" w:rsidRDefault="006473CD" w:rsidP="006473CD">
      <w:pPr>
        <w:rPr>
          <w:szCs w:val="24"/>
        </w:rPr>
      </w:pPr>
    </w:p>
    <w:p w14:paraId="01CEB75C" w14:textId="77777777" w:rsidR="006473CD" w:rsidRPr="006473CD" w:rsidRDefault="006473CD" w:rsidP="006473CD">
      <w:pPr>
        <w:rPr>
          <w:szCs w:val="24"/>
        </w:rPr>
      </w:pPr>
    </w:p>
    <w:p w14:paraId="01F80A27" w14:textId="77777777" w:rsidR="00C054D7" w:rsidRDefault="00C054D7">
      <w:pPr>
        <w:rPr>
          <w:b/>
          <w:szCs w:val="24"/>
        </w:rPr>
      </w:pPr>
      <w:r>
        <w:rPr>
          <w:szCs w:val="24"/>
        </w:rPr>
        <w:br w:type="page"/>
      </w:r>
    </w:p>
    <w:p w14:paraId="725CF293" w14:textId="069AF6BB"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2D2ED69" w14:textId="77777777" w:rsidR="006473CD" w:rsidRPr="00EE0AED" w:rsidRDefault="006473CD" w:rsidP="006473CD">
      <w:pPr>
        <w:spacing w:line="276" w:lineRule="auto"/>
        <w:jc w:val="both"/>
        <w:rPr>
          <w:i/>
          <w:szCs w:val="24"/>
        </w:rPr>
      </w:pPr>
      <w:r w:rsidRPr="00EE0AED">
        <w:rPr>
          <w:i/>
          <w:szCs w:val="24"/>
        </w:rPr>
        <w:t>Data collection</w:t>
      </w:r>
    </w:p>
    <w:p w14:paraId="20EAB73A" w14:textId="417A5236" w:rsidR="006473CD" w:rsidRPr="006473CD" w:rsidRDefault="006473CD" w:rsidP="006473CD">
      <w:pPr>
        <w:spacing w:line="276" w:lineRule="auto"/>
        <w:jc w:val="both"/>
        <w:rPr>
          <w:szCs w:val="24"/>
          <w:lang w:val="en-US"/>
        </w:rPr>
      </w:pPr>
      <w:r w:rsidRPr="006473CD">
        <w:rPr>
          <w:szCs w:val="24"/>
          <w:lang w:val="en-US"/>
        </w:rPr>
        <w:t xml:space="preserve">The Fish Parasite Ecology Database contains more than 38,000 records of associations between 4,650 host fish species and 11802 </w:t>
      </w:r>
      <w:proofErr w:type="spellStart"/>
      <w:r w:rsidRPr="006473CD">
        <w:rPr>
          <w:szCs w:val="24"/>
          <w:lang w:val="en-US"/>
        </w:rPr>
        <w:t>helminth</w:t>
      </w:r>
      <w:proofErr w:type="spellEnd"/>
      <w:r w:rsidRPr="006473CD">
        <w:rPr>
          <w:szCs w:val="24"/>
          <w:lang w:val="en-US"/>
        </w:rPr>
        <w:t xml:space="preserve"> parasites, as well as ecological, </w:t>
      </w:r>
      <w:proofErr w:type="spellStart"/>
      <w:r w:rsidRPr="006473CD">
        <w:rPr>
          <w:szCs w:val="24"/>
          <w:lang w:val="en-US"/>
        </w:rPr>
        <w:t>biogeographical</w:t>
      </w:r>
      <w:proofErr w:type="spellEnd"/>
      <w:r w:rsidRPr="006473CD">
        <w:rPr>
          <w:szCs w:val="24"/>
          <w:lang w:val="en-US"/>
        </w:rPr>
        <w:t>,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[20]</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 xml:space="preserve">the number of </w:t>
      </w:r>
      <w:proofErr w:type="spellStart"/>
      <w:r w:rsidR="00337C99">
        <w:rPr>
          <w:szCs w:val="24"/>
          <w:lang w:val="en-US"/>
        </w:rPr>
        <w:t>ectoparasite</w:t>
      </w:r>
      <w:proofErr w:type="spellEnd"/>
      <w:r w:rsidR="00337C99">
        <w:rPr>
          <w:szCs w:val="24"/>
          <w:lang w:val="en-US"/>
        </w:rPr>
        <w:t xml:space="preserv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24"/>
      <w:r w:rsidRPr="006473CD">
        <w:rPr>
          <w:szCs w:val="24"/>
          <w:lang w:val="en-US"/>
        </w:rPr>
        <w:t>parasite</w:t>
      </w:r>
      <w:commentRangeEnd w:id="24"/>
      <w:r w:rsidR="000C2410">
        <w:rPr>
          <w:rStyle w:val="CommentReference"/>
        </w:rPr>
        <w:commentReference w:id="24"/>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szCs w:val="24"/>
          <w:lang w:val="en-US"/>
        </w:rPr>
        <w:t>Entrez</w:t>
      </w:r>
      <w:proofErr w:type="spellEnd"/>
      <w:r w:rsidRPr="006473CD">
        <w:rPr>
          <w:szCs w:val="24"/>
          <w:lang w:val="en-US"/>
        </w:rPr>
        <w:t xml:space="preserve">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w:t>
      </w:r>
      <w:proofErr w:type="spellStart"/>
      <w:r w:rsidRPr="006473CD">
        <w:rPr>
          <w:szCs w:val="24"/>
          <w:lang w:val="en-US"/>
        </w:rPr>
        <w:t>FishBase</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[29]</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t>
      </w:r>
      <w:proofErr w:type="spellStart"/>
      <w:r w:rsidRPr="006473CD">
        <w:rPr>
          <w:szCs w:val="24"/>
          <w:lang w:val="en-US"/>
        </w:rPr>
        <w:t>WoRMS</w:t>
      </w:r>
      <w:proofErr w:type="spellEnd"/>
      <w:r w:rsidRPr="006473CD">
        <w:rPr>
          <w:szCs w:val="24"/>
          <w:lang w:val="en-US"/>
        </w:rPr>
        <w:t>), Catalogue of Life (</w:t>
      </w:r>
      <w:proofErr w:type="spellStart"/>
      <w:r w:rsidRPr="006473CD">
        <w:rPr>
          <w:szCs w:val="24"/>
          <w:lang w:val="en-US"/>
        </w:rPr>
        <w:t>CoL</w:t>
      </w:r>
      <w:proofErr w:type="spellEnd"/>
      <w:r w:rsidRPr="006473CD">
        <w:rPr>
          <w:szCs w:val="24"/>
          <w:lang w:val="en-US"/>
        </w:rPr>
        <w:t xml:space="preserve">), Integrated Taxonomic Information System (ITIS) and Global Names Index (GNI) databases through the </w:t>
      </w:r>
      <w:proofErr w:type="spellStart"/>
      <w:r w:rsidRPr="006473CD">
        <w:rPr>
          <w:szCs w:val="24"/>
          <w:lang w:val="en-US"/>
        </w:rPr>
        <w:t>Lifewatch</w:t>
      </w:r>
      <w:proofErr w:type="spellEnd"/>
      <w:r w:rsidRPr="006473CD">
        <w:rPr>
          <w:szCs w:val="24"/>
          <w:lang w:val="en-US"/>
        </w:rPr>
        <w:t xml:space="preserve">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25"/>
      <w:r w:rsidRPr="006473CD">
        <w:rPr>
          <w:szCs w:val="24"/>
          <w:lang w:val="en-US"/>
        </w:rPr>
        <w:t xml:space="preserve">All intermediate hosts were excluded from the calculation of </w:t>
      </w:r>
      <w:proofErr w:type="spellStart"/>
      <w:r w:rsidRPr="006473CD">
        <w:rPr>
          <w:szCs w:val="24"/>
          <w:lang w:val="en-US"/>
        </w:rPr>
        <w:t>generalism</w:t>
      </w:r>
      <w:proofErr w:type="spellEnd"/>
      <w:r w:rsidRPr="006473CD">
        <w:rPr>
          <w:szCs w:val="24"/>
          <w:lang w:val="en-US"/>
        </w:rPr>
        <w:t xml:space="preserve"> metrics</w:t>
      </w:r>
      <w:commentRangeEnd w:id="25"/>
      <w:r w:rsidR="00337C99">
        <w:rPr>
          <w:rStyle w:val="CommentReference"/>
        </w:rPr>
        <w:commentReference w:id="25"/>
      </w:r>
      <w:r w:rsidRPr="006473CD">
        <w:rPr>
          <w:szCs w:val="24"/>
          <w:lang w:val="en-US"/>
        </w:rPr>
        <w:t xml:space="preserve">, such that </w:t>
      </w:r>
      <w:proofErr w:type="spellStart"/>
      <w:r w:rsidRPr="006473CD">
        <w:rPr>
          <w:szCs w:val="24"/>
          <w:lang w:val="en-US"/>
        </w:rPr>
        <w:t>generalism</w:t>
      </w:r>
      <w:proofErr w:type="spellEnd"/>
      <w:r w:rsidRPr="006473CD">
        <w:rPr>
          <w:szCs w:val="24"/>
          <w:lang w:val="en-US"/>
        </w:rPr>
        <w:t xml:space="preserve">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6783FD11" w14:textId="77777777" w:rsidR="006473CD" w:rsidRPr="006473CD" w:rsidRDefault="006473CD" w:rsidP="006473CD">
      <w:pPr>
        <w:spacing w:line="276" w:lineRule="auto"/>
        <w:jc w:val="both"/>
        <w:rPr>
          <w:szCs w:val="24"/>
          <w:lang w:val="en-US"/>
        </w:rPr>
      </w:pPr>
    </w:p>
    <w:p w14:paraId="4D905C9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363C66B8" w14:textId="2DE325CD"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w:t>
      </w:r>
      <w:proofErr w:type="spellStart"/>
      <w:r w:rsidRPr="006473CD">
        <w:rPr>
          <w:szCs w:val="24"/>
          <w:lang w:val="en-US"/>
        </w:rPr>
        <w:t>fasta</w:t>
      </w:r>
      <w:proofErr w:type="spellEnd"/>
      <w:r w:rsidRPr="006473CD">
        <w:rPr>
          <w:szCs w:val="24"/>
          <w:lang w:val="en-US"/>
        </w:rPr>
        <w:t xml:space="preserve"> format from the NCBI nucleotide database using an </w:t>
      </w:r>
      <w:proofErr w:type="spellStart"/>
      <w:r w:rsidRPr="006473CD">
        <w:rPr>
          <w:szCs w:val="24"/>
          <w:lang w:val="en-US"/>
        </w:rPr>
        <w:t>Entrez</w:t>
      </w:r>
      <w:proofErr w:type="spellEnd"/>
      <w:r w:rsidRPr="006473CD">
        <w:rPr>
          <w:szCs w:val="24"/>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26" w:name="OLE_LINK2"/>
      <w:bookmarkStart w:id="27" w:name="OLE_LINK3"/>
      <w:r w:rsidRPr="006473CD">
        <w:rPr>
          <w:szCs w:val="24"/>
          <w:lang w:val="en-US"/>
        </w:rPr>
        <w:t xml:space="preserve">BLASTN </w:t>
      </w:r>
      <w:bookmarkEnd w:id="26"/>
      <w:bookmarkEnd w:id="27"/>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[31]</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szCs w:val="24"/>
          <w:lang w:val="en-US"/>
        </w:rPr>
        <w:t>megaBLAST</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szCs w:val="24"/>
          <w:lang w:val="en-US"/>
        </w:rPr>
        <w:t>trimAl</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[32]</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28"/>
      <w:r w:rsidRPr="006473CD">
        <w:rPr>
          <w:szCs w:val="24"/>
          <w:lang w:val="en-US"/>
        </w:rPr>
        <w:t>g</w:t>
      </w:r>
      <w:commentRangeEnd w:id="28"/>
      <w:r w:rsidR="00337C99">
        <w:rPr>
          <w:rStyle w:val="CommentReference"/>
        </w:rPr>
        <w:commentReference w:id="28"/>
      </w:r>
      <w:r w:rsidRPr="006473CD">
        <w:rPr>
          <w:szCs w:val="24"/>
          <w:lang w:val="en-US"/>
        </w:rPr>
        <w:t>. a gap or a residue) as more than half of the other taxa in the alignment.</w:t>
      </w:r>
    </w:p>
    <w:p w14:paraId="463D6939" w14:textId="77777777" w:rsidR="006473CD" w:rsidRPr="006473CD" w:rsidRDefault="006473CD" w:rsidP="006473CD">
      <w:pPr>
        <w:spacing w:line="276" w:lineRule="auto"/>
        <w:jc w:val="both"/>
        <w:rPr>
          <w:szCs w:val="24"/>
          <w:lang w:val="en-US"/>
        </w:rPr>
      </w:pPr>
    </w:p>
    <w:p w14:paraId="6D446B9A" w14:textId="63180995"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w:t>
      </w:r>
      <w:proofErr w:type="spellStart"/>
      <w:r w:rsidRPr="006473CD">
        <w:rPr>
          <w:szCs w:val="24"/>
          <w:lang w:val="en-US"/>
        </w:rPr>
        <w:t>dist.dna</w:t>
      </w:r>
      <w:proofErr w:type="spellEnd"/>
      <w:r w:rsidRPr="006473CD">
        <w:rPr>
          <w:szCs w:val="24"/>
          <w:lang w:val="en-US"/>
        </w:rPr>
        <w:t xml:space="preserve">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[33]</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[34]</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proofErr w:type="gramStart"/>
      <w:r w:rsidRPr="006473CD">
        <w:rPr>
          <w:szCs w:val="24"/>
          <w:lang w:val="en-US"/>
        </w:rPr>
        <w:t>sequences</w:t>
      </w:r>
      <w:proofErr w:type="gramEnd"/>
      <w:r w:rsidRPr="006473CD">
        <w:rPr>
          <w:szCs w:val="24"/>
          <w:lang w:val="en-US"/>
        </w:rPr>
        <w:t xml:space="preserve">. The point patterns were compared to </w:t>
      </w:r>
      <w:commentRangeStart w:id="29"/>
      <w:r w:rsidRPr="006473CD">
        <w:rPr>
          <w:szCs w:val="24"/>
          <w:lang w:val="en-US"/>
        </w:rPr>
        <w:t>the one to one line</w:t>
      </w:r>
      <w:commentRangeEnd w:id="29"/>
      <w:r w:rsidR="00337C99">
        <w:rPr>
          <w:rStyle w:val="CommentReference"/>
        </w:rPr>
        <w:commentReference w:id="29"/>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30" w:name="OLE_LINK1"/>
      <w:r w:rsidRPr="006473CD">
        <w:rPr>
          <w:szCs w:val="24"/>
          <w:lang w:val="en-US"/>
        </w:rPr>
        <w:t xml:space="preserve">Pairwise genetic distances </w:t>
      </w:r>
      <w:bookmarkEnd w:id="30"/>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31"/>
      <w:r w:rsidRPr="006473CD">
        <w:rPr>
          <w:szCs w:val="24"/>
          <w:lang w:val="en-US"/>
        </w:rPr>
        <w:t>comparisons</w:t>
      </w:r>
      <w:commentRangeEnd w:id="31"/>
      <w:r w:rsidR="00337C99">
        <w:rPr>
          <w:rStyle w:val="CommentReference"/>
        </w:rPr>
        <w:commentReference w:id="31"/>
      </w:r>
      <w:r w:rsidRPr="006473CD">
        <w:rPr>
          <w:szCs w:val="24"/>
          <w:lang w:val="en-US"/>
        </w:rPr>
        <w:t>.</w:t>
      </w:r>
    </w:p>
    <w:p w14:paraId="74E0DE04" w14:textId="77777777" w:rsidR="00C054D7" w:rsidRPr="006473CD" w:rsidRDefault="00C054D7" w:rsidP="006473CD">
      <w:pPr>
        <w:spacing w:line="276" w:lineRule="auto"/>
        <w:jc w:val="both"/>
        <w:rPr>
          <w:b/>
          <w:szCs w:val="24"/>
          <w:lang w:val="en-US"/>
        </w:rPr>
      </w:pPr>
    </w:p>
    <w:p w14:paraId="0F0159C7" w14:textId="77777777" w:rsidR="006473CD" w:rsidRPr="00EE0AED" w:rsidRDefault="006473CD" w:rsidP="006473CD">
      <w:pPr>
        <w:spacing w:line="276" w:lineRule="auto"/>
        <w:jc w:val="both"/>
        <w:rPr>
          <w:i/>
          <w:szCs w:val="24"/>
          <w:lang w:val="en-US"/>
        </w:rPr>
      </w:pPr>
      <w:proofErr w:type="spellStart"/>
      <w:r w:rsidRPr="00EE0AED">
        <w:rPr>
          <w:i/>
          <w:szCs w:val="24"/>
          <w:lang w:val="en-US"/>
        </w:rPr>
        <w:t>Generalism</w:t>
      </w:r>
      <w:proofErr w:type="spellEnd"/>
      <w:r w:rsidRPr="00EE0AED">
        <w:rPr>
          <w:i/>
          <w:szCs w:val="24"/>
          <w:lang w:val="en-US"/>
        </w:rPr>
        <w:t xml:space="preserve"> metrics</w:t>
      </w:r>
    </w:p>
    <w:p w14:paraId="00A86C50" w14:textId="76004390"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xml:space="preserve">, so parasites’ host </w:t>
      </w:r>
      <w:proofErr w:type="spellStart"/>
      <w:r w:rsidRPr="006473CD">
        <w:rPr>
          <w:szCs w:val="24"/>
          <w:lang w:val="en-US"/>
        </w:rPr>
        <w:t>generalism</w:t>
      </w:r>
      <w:proofErr w:type="spellEnd"/>
      <w:r w:rsidRPr="006473CD">
        <w:rPr>
          <w:szCs w:val="24"/>
          <w:lang w:val="en-US"/>
        </w:rPr>
        <w:t xml:space="preserve">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2). </w:t>
      </w:r>
    </w:p>
    <w:p w14:paraId="5F393508" w14:textId="77777777" w:rsidR="001C3027" w:rsidRDefault="001C3027" w:rsidP="006473CD">
      <w:pPr>
        <w:spacing w:line="276" w:lineRule="auto"/>
        <w:jc w:val="both"/>
        <w:rPr>
          <w:szCs w:val="24"/>
          <w:lang w:val="en-US"/>
        </w:rPr>
      </w:pPr>
    </w:p>
    <w:p w14:paraId="1D655A3B" w14:textId="3707165E" w:rsidR="0059086F" w:rsidRDefault="0059086F" w:rsidP="00EE0AED">
      <w:pPr>
        <w:pStyle w:val="Caption"/>
        <w:keepNext/>
      </w:pPr>
      <w:r>
        <w:t xml:space="preserve">Table </w:t>
      </w:r>
      <w:r>
        <w:fldChar w:fldCharType="begin"/>
      </w:r>
      <w:r>
        <w:instrText xml:space="preserve"> SEQ Table \* ARABIC </w:instrText>
      </w:r>
      <w:r>
        <w:fldChar w:fldCharType="separate"/>
      </w:r>
      <w:r w:rsidR="004D246A">
        <w:rPr>
          <w:noProof/>
        </w:rPr>
        <w:t>2</w:t>
      </w:r>
      <w:r>
        <w:fldChar w:fldCharType="end"/>
      </w:r>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[19]</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6EC3192A" w14:textId="77777777" w:rsidTr="005C2D7F">
        <w:trPr>
          <w:trHeight w:val="213"/>
        </w:trPr>
        <w:tc>
          <w:tcPr>
            <w:tcW w:w="1242" w:type="dxa"/>
            <w:tcBorders>
              <w:bottom w:val="single" w:sz="0" w:space="0" w:color="auto"/>
            </w:tcBorders>
            <w:vAlign w:val="bottom"/>
          </w:tcPr>
          <w:p w14:paraId="01476A0A"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2BBBB808"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5B8FDFCD"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CD4B39C" w14:textId="77777777" w:rsidTr="005C2D7F">
        <w:trPr>
          <w:trHeight w:val="362"/>
        </w:trPr>
        <w:tc>
          <w:tcPr>
            <w:tcW w:w="1242" w:type="dxa"/>
          </w:tcPr>
          <w:p w14:paraId="4DA94C3B" w14:textId="1C42ADE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2DE4387" w14:textId="45164332"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53D198EA" w14:textId="315CDE34"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35389BAD" w14:textId="77777777" w:rsidTr="005C2D7F">
        <w:trPr>
          <w:trHeight w:val="558"/>
        </w:trPr>
        <w:tc>
          <w:tcPr>
            <w:tcW w:w="1242" w:type="dxa"/>
          </w:tcPr>
          <w:p w14:paraId="56FB30E0"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D8EECF8" w14:textId="021CAB8F"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6F25E000" w14:textId="52C5451C"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1E73CB2A" w14:textId="77777777" w:rsidTr="005C2D7F">
        <w:trPr>
          <w:trHeight w:val="438"/>
        </w:trPr>
        <w:tc>
          <w:tcPr>
            <w:tcW w:w="1242" w:type="dxa"/>
          </w:tcPr>
          <w:p w14:paraId="57B913D0"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7239F5D7" w14:textId="3E314CF3" w:rsidR="0059086F" w:rsidRPr="0059086F" w:rsidRDefault="00337C99" w:rsidP="0059086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[35]</w:t>
            </w:r>
            <w:r w:rsidR="007A505A">
              <w:rPr>
                <w:szCs w:val="24"/>
                <w:lang w:val="en-US"/>
              </w:rPr>
              <w:fldChar w:fldCharType="end"/>
            </w:r>
            <w:r w:rsidR="003542CA">
              <w:rPr>
                <w:szCs w:val="24"/>
                <w:lang w:val="en-US"/>
              </w:rPr>
              <w:t>, SPD = 0 for G=0.</w:t>
            </w:r>
          </w:p>
        </w:tc>
        <w:tc>
          <w:tcPr>
            <w:tcW w:w="1985" w:type="dxa"/>
          </w:tcPr>
          <w:p w14:paraId="34992CCC" w14:textId="77777777" w:rsidR="0059086F" w:rsidRPr="0059086F" w:rsidRDefault="0059086F" w:rsidP="0059086F">
            <w:pPr>
              <w:spacing w:line="276" w:lineRule="auto"/>
              <w:jc w:val="both"/>
              <w:rPr>
                <w:szCs w:val="24"/>
                <w:lang w:val="en-US"/>
              </w:rPr>
            </w:pPr>
            <w:proofErr w:type="gramStart"/>
            <w:r w:rsidRPr="0059086F">
              <w:rPr>
                <w:szCs w:val="24"/>
                <w:lang w:val="en-US"/>
              </w:rPr>
              <w:t>phylogenetic</w:t>
            </w:r>
            <w:proofErr w:type="gramEnd"/>
          </w:p>
        </w:tc>
      </w:tr>
      <w:tr w:rsidR="0059086F" w:rsidRPr="0059086F" w14:paraId="57B92277" w14:textId="77777777" w:rsidTr="005C2D7F">
        <w:trPr>
          <w:trHeight w:val="1041"/>
        </w:trPr>
        <w:tc>
          <w:tcPr>
            <w:tcW w:w="1242" w:type="dxa"/>
          </w:tcPr>
          <w:p w14:paraId="5B45C06E" w14:textId="41DDF7D2" w:rsidR="0059086F" w:rsidRPr="0059086F" w:rsidRDefault="0059086F" w:rsidP="0059086F">
            <w:pPr>
              <w:spacing w:line="276" w:lineRule="auto"/>
              <w:jc w:val="both"/>
              <w:rPr>
                <w:szCs w:val="24"/>
                <w:lang w:val="en-US"/>
              </w:rPr>
            </w:pPr>
            <w:commentRangeStart w:id="32"/>
            <w:r w:rsidRPr="0059086F">
              <w:rPr>
                <w:szCs w:val="24"/>
                <w:lang w:val="en-US"/>
              </w:rPr>
              <w:t>PD</w:t>
            </w:r>
            <w:r w:rsidR="003542CA">
              <w:rPr>
                <w:szCs w:val="24"/>
                <w:lang w:val="en-US"/>
              </w:rPr>
              <w:t xml:space="preserve"> </w:t>
            </w:r>
            <w:commentRangeEnd w:id="32"/>
            <w:r w:rsidR="00B34BF1">
              <w:rPr>
                <w:rStyle w:val="CommentReference"/>
              </w:rPr>
              <w:commentReference w:id="32"/>
            </w:r>
          </w:p>
        </w:tc>
        <w:tc>
          <w:tcPr>
            <w:tcW w:w="5670" w:type="dxa"/>
          </w:tcPr>
          <w:p w14:paraId="1DF42251" w14:textId="5E3A1527" w:rsidR="0059086F" w:rsidRPr="0059086F" w:rsidRDefault="003542CA" w:rsidP="0059086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[36]</w:t>
            </w:r>
            <w:r w:rsidR="007A505A">
              <w:rPr>
                <w:szCs w:val="24"/>
                <w:lang w:val="en-US"/>
              </w:rPr>
              <w:fldChar w:fldCharType="end"/>
            </w:r>
            <w:r>
              <w:rPr>
                <w:szCs w:val="24"/>
                <w:lang w:val="en-US"/>
              </w:rPr>
              <w:t>, PD = NA for G=0</w:t>
            </w:r>
          </w:p>
        </w:tc>
        <w:tc>
          <w:tcPr>
            <w:tcW w:w="1985" w:type="dxa"/>
          </w:tcPr>
          <w:p w14:paraId="39D5358C" w14:textId="30336D0B" w:rsidR="0059086F" w:rsidRPr="0059086F" w:rsidRDefault="003542CA" w:rsidP="0059086F">
            <w:pPr>
              <w:spacing w:line="276" w:lineRule="auto"/>
              <w:jc w:val="both"/>
              <w:rPr>
                <w:szCs w:val="24"/>
                <w:lang w:val="en-US"/>
              </w:rPr>
            </w:pPr>
            <w:proofErr w:type="gramStart"/>
            <w:r>
              <w:rPr>
                <w:szCs w:val="24"/>
                <w:lang w:val="en-US"/>
              </w:rPr>
              <w:t>p</w:t>
            </w:r>
            <w:r w:rsidR="0059086F" w:rsidRPr="0059086F">
              <w:rPr>
                <w:szCs w:val="24"/>
                <w:lang w:val="en-US"/>
              </w:rPr>
              <w:t>hylogenetic</w:t>
            </w:r>
            <w:proofErr w:type="gramEnd"/>
          </w:p>
        </w:tc>
      </w:tr>
      <w:tr w:rsidR="003542CA" w:rsidRPr="0059086F" w14:paraId="0748FB87" w14:textId="77777777" w:rsidTr="005C2D7F">
        <w:trPr>
          <w:trHeight w:val="1041"/>
        </w:trPr>
        <w:tc>
          <w:tcPr>
            <w:tcW w:w="1242" w:type="dxa"/>
          </w:tcPr>
          <w:p w14:paraId="415AF48F" w14:textId="62E51126" w:rsidR="003542CA" w:rsidRPr="0059086F" w:rsidRDefault="003542CA" w:rsidP="0059086F">
            <w:pPr>
              <w:spacing w:line="276" w:lineRule="auto"/>
              <w:jc w:val="both"/>
              <w:rPr>
                <w:szCs w:val="24"/>
                <w:lang w:val="en-US"/>
              </w:rPr>
            </w:pPr>
            <w:commentRangeStart w:id="33"/>
            <w:r>
              <w:rPr>
                <w:szCs w:val="24"/>
                <w:lang w:val="en-US"/>
              </w:rPr>
              <w:t>SES</w:t>
            </w:r>
            <w:commentRangeEnd w:id="33"/>
            <w:r w:rsidR="00D70908">
              <w:rPr>
                <w:rStyle w:val="CommentReference"/>
              </w:rPr>
              <w:commentReference w:id="33"/>
            </w:r>
            <w:r>
              <w:rPr>
                <w:szCs w:val="24"/>
                <w:lang w:val="en-US"/>
              </w:rPr>
              <w:t>-</w:t>
            </w:r>
            <w:commentRangeStart w:id="34"/>
            <w:r>
              <w:rPr>
                <w:szCs w:val="24"/>
                <w:lang w:val="en-US"/>
              </w:rPr>
              <w:t>PD</w:t>
            </w:r>
            <w:commentRangeEnd w:id="34"/>
            <w:r w:rsidR="00D77BE6">
              <w:rPr>
                <w:rStyle w:val="CommentReference"/>
              </w:rPr>
              <w:commentReference w:id="34"/>
            </w:r>
          </w:p>
        </w:tc>
        <w:tc>
          <w:tcPr>
            <w:tcW w:w="5670" w:type="dxa"/>
          </w:tcPr>
          <w:p w14:paraId="5964EDCF" w14:textId="44D614E8" w:rsidR="003542CA" w:rsidRPr="0059086F" w:rsidRDefault="00337C99" w:rsidP="007573BC">
            <w:pPr>
              <w:spacing w:line="276" w:lineRule="auto"/>
              <w:jc w:val="both"/>
              <w:rPr>
                <w:szCs w:val="24"/>
                <w:lang w:val="en-US"/>
              </w:rPr>
            </w:pPr>
            <w:r>
              <w:rPr>
                <w:szCs w:val="24"/>
                <w:lang w:val="en-US"/>
              </w:rPr>
              <w:t>S</w:t>
            </w:r>
            <w:r w:rsidR="003542CA" w:rsidRPr="003542CA">
              <w:rPr>
                <w:szCs w:val="24"/>
                <w:lang w:val="en-US"/>
              </w:rPr>
              <w:t xml:space="preserve">tandardized </w:t>
            </w:r>
            <w:r>
              <w:rPr>
                <w:szCs w:val="24"/>
                <w:lang w:val="en-US"/>
              </w:rPr>
              <w:t>E</w:t>
            </w:r>
            <w:r w:rsidR="003542CA" w:rsidRPr="003542CA">
              <w:rPr>
                <w:szCs w:val="24"/>
                <w:lang w:val="en-US"/>
              </w:rPr>
              <w:t>ffect</w:t>
            </w:r>
            <w:r>
              <w:rPr>
                <w:szCs w:val="24"/>
                <w:lang w:val="en-US"/>
              </w:rPr>
              <w:t xml:space="preserve"> S</w:t>
            </w:r>
            <w:r w:rsidR="003542CA">
              <w:rPr>
                <w:szCs w:val="24"/>
                <w:lang w:val="en-US"/>
              </w:rPr>
              <w:t xml:space="preserve">ize of PD </w:t>
            </w:r>
            <w:r w:rsidR="003542CA" w:rsidRPr="003542CA">
              <w:rPr>
                <w:szCs w:val="24"/>
                <w:lang w:val="en-US"/>
              </w:rPr>
              <w:t>based on 1000 runs</w:t>
            </w:r>
            <w:r w:rsidR="007573BC">
              <w:rPr>
                <w:szCs w:val="24"/>
                <w:lang w:val="en-US"/>
              </w:rPr>
              <w:t xml:space="preserve">, </w:t>
            </w:r>
            <w:r w:rsidR="007573BC">
              <w:rPr>
                <w:rFonts w:ascii="Helvetica" w:eastAsiaTheme="minorEastAsia" w:hAnsi="Helvetica" w:cs="Helvetica"/>
                <w:szCs w:val="24"/>
                <w:lang w:val="en-US" w:eastAsia="en-US"/>
              </w:rPr>
              <w:t>with a negative value indicating that the observed tree length is smaller (the hosts are more closely related) than what you might find by chance</w:t>
            </w:r>
          </w:p>
        </w:tc>
        <w:tc>
          <w:tcPr>
            <w:tcW w:w="1985" w:type="dxa"/>
          </w:tcPr>
          <w:p w14:paraId="10041291" w14:textId="3FEB1D42" w:rsidR="003542CA" w:rsidRPr="0059086F" w:rsidRDefault="003542CA" w:rsidP="0059086F">
            <w:pPr>
              <w:spacing w:line="276" w:lineRule="auto"/>
              <w:jc w:val="both"/>
              <w:rPr>
                <w:szCs w:val="24"/>
                <w:lang w:val="en-US"/>
              </w:rPr>
            </w:pPr>
            <w:proofErr w:type="gramStart"/>
            <w:r>
              <w:rPr>
                <w:szCs w:val="24"/>
                <w:lang w:val="en-US"/>
              </w:rPr>
              <w:t>phylogenetic</w:t>
            </w:r>
            <w:proofErr w:type="gramEnd"/>
          </w:p>
        </w:tc>
      </w:tr>
    </w:tbl>
    <w:p w14:paraId="774107AF" w14:textId="77777777" w:rsidR="006473CD" w:rsidRPr="00EE0AED" w:rsidRDefault="006473CD" w:rsidP="006473CD">
      <w:pPr>
        <w:spacing w:line="276" w:lineRule="auto"/>
        <w:jc w:val="both"/>
        <w:rPr>
          <w:szCs w:val="24"/>
          <w:highlight w:val="yellow"/>
          <w:lang w:val="en-US"/>
        </w:rPr>
      </w:pPr>
    </w:p>
    <w:p w14:paraId="102E47B1" w14:textId="64BAC85D"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proofErr w:type="spellStart"/>
      <w:r w:rsidRPr="003542CA">
        <w:rPr>
          <w:i/>
          <w:szCs w:val="24"/>
          <w:lang w:val="en-US"/>
        </w:rPr>
        <w:t>phangorn</w:t>
      </w:r>
      <w:proofErr w:type="spellEnd"/>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[37]</w:t>
      </w:r>
      <w:r w:rsidR="00C5308B" w:rsidRPr="003542CA">
        <w:rPr>
          <w:szCs w:val="24"/>
          <w:lang w:val="en-US"/>
        </w:rPr>
        <w:fldChar w:fldCharType="end"/>
      </w:r>
      <w:r w:rsidRPr="003542CA">
        <w:rPr>
          <w:szCs w:val="24"/>
          <w:lang w:val="en-US"/>
        </w:rPr>
        <w:t xml:space="preserve"> and the tree reordered from root to tip so that edges from the root node were listed first (‘</w:t>
      </w:r>
      <w:proofErr w:type="spellStart"/>
      <w:r w:rsidRPr="003542CA">
        <w:rPr>
          <w:szCs w:val="24"/>
          <w:lang w:val="en-US"/>
        </w:rPr>
        <w:t>cladewise</w:t>
      </w:r>
      <w:proofErr w:type="spellEnd"/>
      <w:r w:rsidRPr="003542CA">
        <w:rPr>
          <w:szCs w:val="24"/>
          <w:lang w:val="en-US"/>
        </w:rPr>
        <w:t xml:space="preserve">’ reordering). Our final list of host-parasite associations was converted to a binary ‘community data matrix’ with parasites as rows and hosts as columns (1 indicates a recorded association, 0 indicates no record). </w:t>
      </w:r>
    </w:p>
    <w:p w14:paraId="14D0B93E" w14:textId="569EE535"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[19,36]</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w:t>
      </w:r>
      <w:proofErr w:type="spellStart"/>
      <w:r w:rsidRPr="003542CA">
        <w:rPr>
          <w:szCs w:val="24"/>
          <w:lang w:val="en-US"/>
        </w:rPr>
        <w:t>ses.pd</w:t>
      </w:r>
      <w:proofErr w:type="spellEnd"/>
      <w:r w:rsidRPr="003542CA">
        <w:rPr>
          <w:szCs w:val="24"/>
          <w:lang w:val="en-US"/>
        </w:rPr>
        <w:t xml:space="preserve">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 xml:space="preserve">the metric calculated after repeatedly shuffling taxa labels of all taxa in the phylogeny in order to assess if </w:t>
      </w:r>
      <w:proofErr w:type="spellStart"/>
      <w:r w:rsidRPr="003542CA">
        <w:rPr>
          <w:szCs w:val="24"/>
          <w:lang w:val="en-US"/>
        </w:rPr>
        <w:t>phylodiversity</w:t>
      </w:r>
      <w:proofErr w:type="spellEnd"/>
      <w:r w:rsidRPr="003542CA">
        <w:rPr>
          <w:szCs w:val="24"/>
          <w:lang w:val="en-US"/>
        </w:rPr>
        <w:t xml:space="preserve"> is high or low for a given number of hosts.</w:t>
      </w:r>
    </w:p>
    <w:p w14:paraId="265F2BF5" w14:textId="77777777" w:rsidR="006473CD" w:rsidRDefault="006473CD" w:rsidP="006473CD">
      <w:pPr>
        <w:spacing w:line="276" w:lineRule="auto"/>
        <w:jc w:val="both"/>
        <w:rPr>
          <w:szCs w:val="24"/>
        </w:rPr>
      </w:pPr>
    </w:p>
    <w:p w14:paraId="21971D3D" w14:textId="77777777" w:rsidR="00AE2C42" w:rsidRDefault="00AE2C42" w:rsidP="006473CD">
      <w:pPr>
        <w:spacing w:line="276" w:lineRule="auto"/>
        <w:jc w:val="both"/>
        <w:rPr>
          <w:szCs w:val="24"/>
        </w:rPr>
      </w:pPr>
    </w:p>
    <w:p w14:paraId="3D4974DE" w14:textId="77777777" w:rsidR="00AE2C42" w:rsidRDefault="00AE2C42" w:rsidP="006473CD">
      <w:pPr>
        <w:spacing w:line="276" w:lineRule="auto"/>
        <w:jc w:val="both"/>
        <w:rPr>
          <w:szCs w:val="24"/>
        </w:rPr>
      </w:pPr>
    </w:p>
    <w:p w14:paraId="46153BF8" w14:textId="77777777" w:rsidR="00AE2C42" w:rsidRPr="006473CD" w:rsidRDefault="00AE2C42" w:rsidP="006473CD">
      <w:pPr>
        <w:spacing w:line="276" w:lineRule="auto"/>
        <w:jc w:val="both"/>
        <w:rPr>
          <w:szCs w:val="24"/>
        </w:rPr>
      </w:pPr>
    </w:p>
    <w:p w14:paraId="2C2624D4" w14:textId="77777777" w:rsidR="006473CD" w:rsidRPr="003542CA" w:rsidRDefault="006473CD" w:rsidP="006473CD">
      <w:pPr>
        <w:spacing w:line="276" w:lineRule="auto"/>
        <w:jc w:val="both"/>
        <w:rPr>
          <w:i/>
          <w:szCs w:val="24"/>
        </w:rPr>
      </w:pPr>
      <w:r w:rsidRPr="003542CA">
        <w:rPr>
          <w:i/>
          <w:szCs w:val="24"/>
        </w:rPr>
        <w:t>Data analysis</w:t>
      </w:r>
    </w:p>
    <w:p w14:paraId="7C2D390D" w14:textId="2C3493F0" w:rsidR="00AE2C42" w:rsidRDefault="006473CD" w:rsidP="006473CD">
      <w:pPr>
        <w:spacing w:line="276" w:lineRule="auto"/>
        <w:jc w:val="both"/>
        <w:rPr>
          <w:szCs w:val="24"/>
          <w:lang w:val="en-US"/>
        </w:rPr>
      </w:pPr>
      <w:r w:rsidRPr="006473CD">
        <w:rPr>
          <w:szCs w:val="24"/>
          <w:lang w:val="en-US"/>
        </w:rPr>
        <w:t xml:space="preserve">The </w:t>
      </w:r>
      <w:proofErr w:type="spellStart"/>
      <w:r w:rsidRPr="006473CD">
        <w:rPr>
          <w:szCs w:val="24"/>
          <w:lang w:val="en-US"/>
        </w:rPr>
        <w:t>generalism</w:t>
      </w:r>
      <w:proofErr w:type="spellEnd"/>
      <w:r w:rsidRPr="006473CD">
        <w:rPr>
          <w:szCs w:val="24"/>
          <w:lang w:val="en-US"/>
        </w:rPr>
        <w:t xml:space="preserve"> metrics for each parasite species were compared to </w:t>
      </w:r>
      <w:r w:rsidR="002F2736">
        <w:rPr>
          <w:szCs w:val="24"/>
          <w:lang w:val="en-US"/>
        </w:rPr>
        <w:t>parasite traits to t</w:t>
      </w:r>
      <w:commentRangeStart w:id="35"/>
      <w:r w:rsidR="002F2736">
        <w:rPr>
          <w:szCs w:val="24"/>
          <w:lang w:val="en-US"/>
        </w:rPr>
        <w:t>est the model predictions</w:t>
      </w:r>
      <w:r w:rsidR="006B1194">
        <w:rPr>
          <w:szCs w:val="24"/>
          <w:lang w:val="en-US"/>
        </w:rPr>
        <w:t xml:space="preserve"> that </w:t>
      </w:r>
      <w:proofErr w:type="spellStart"/>
      <w:r w:rsidR="006B1194">
        <w:rPr>
          <w:szCs w:val="24"/>
          <w:lang w:val="en-US"/>
        </w:rPr>
        <w:t>generalism</w:t>
      </w:r>
      <w:proofErr w:type="spellEnd"/>
      <w:r w:rsidR="006B1194">
        <w:rPr>
          <w:szCs w:val="24"/>
          <w:lang w:val="en-US"/>
        </w:rPr>
        <w:t xml:space="preserve"> should be positively correlated with host body size and negatively correlated with temperature.</w:t>
      </w:r>
      <w:r w:rsidRPr="006473CD">
        <w:rPr>
          <w:szCs w:val="24"/>
          <w:lang w:val="en-US"/>
        </w:rPr>
        <w:t xml:space="preserve"> </w:t>
      </w:r>
      <w:commentRangeEnd w:id="35"/>
      <w:r w:rsidR="000C2410">
        <w:rPr>
          <w:rStyle w:val="CommentReference"/>
        </w:rPr>
        <w:commentReference w:id="35"/>
      </w:r>
    </w:p>
    <w:p w14:paraId="0F831378" w14:textId="77777777" w:rsidR="00AE2C42" w:rsidRDefault="00AE2C42" w:rsidP="006473CD">
      <w:pPr>
        <w:spacing w:line="276" w:lineRule="auto"/>
        <w:jc w:val="both"/>
        <w:rPr>
          <w:szCs w:val="24"/>
          <w:lang w:val="en-US"/>
        </w:rPr>
      </w:pPr>
    </w:p>
    <w:p w14:paraId="4E5FB627" w14:textId="781C2CDC"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36"/>
      <w:r w:rsidRPr="006473CD">
        <w:rPr>
          <w:szCs w:val="24"/>
          <w:lang w:val="en-US"/>
        </w:rPr>
        <w:t xml:space="preserve">maximum length </w:t>
      </w:r>
      <w:commentRangeEnd w:id="36"/>
      <w:r w:rsidR="00076CEE">
        <w:rPr>
          <w:rStyle w:val="CommentReference"/>
        </w:rPr>
        <w:commentReference w:id="36"/>
      </w:r>
      <w:r w:rsidRPr="006473CD">
        <w:rPr>
          <w:szCs w:val="24"/>
          <w:lang w:val="en-US"/>
        </w:rPr>
        <w:t xml:space="preserve">reported for each of their hosts. Note that CV of the host length is only calculated for parasites with more than one host. </w:t>
      </w:r>
      <w:proofErr w:type="gramStart"/>
      <w:r w:rsidR="00752C50">
        <w:rPr>
          <w:szCs w:val="24"/>
          <w:lang w:val="en-US"/>
        </w:rPr>
        <w:t>y</w:t>
      </w:r>
      <w:proofErr w:type="gramEnd"/>
      <w:r w:rsidR="00752C50">
        <w:rPr>
          <w:szCs w:val="24"/>
          <w:lang w:val="en-US"/>
        </w:rPr>
        <w:t xml:space="preserve"> </w:t>
      </w:r>
      <w:proofErr w:type="spellStart"/>
      <w:r w:rsidR="00752C50">
        <w:rPr>
          <w:szCs w:val="24"/>
          <w:lang w:val="en-US"/>
        </w:rPr>
        <w:t>f</w:t>
      </w:r>
      <w:r w:rsidR="00752C50" w:rsidRPr="006473CD">
        <w:rPr>
          <w:szCs w:val="24"/>
          <w:lang w:val="en-US"/>
        </w:rPr>
        <w:t>parasites</w:t>
      </w:r>
      <w:proofErr w:type="spellEnd"/>
      <w:r w:rsidR="00752C50" w:rsidRPr="006473CD">
        <w:rPr>
          <w:szCs w:val="24"/>
          <w:lang w:val="en-US"/>
        </w:rPr>
        <w:t xml:space="preserve"> </w:t>
      </w:r>
      <w:r w:rsidRPr="006473CD">
        <w:rPr>
          <w:szCs w:val="24"/>
          <w:lang w:val="en-US"/>
        </w:rPr>
        <w:t xml:space="preserve">and </w:t>
      </w:r>
      <w:proofErr w:type="spellStart"/>
      <w:r w:rsidRPr="006473CD">
        <w:rPr>
          <w:szCs w:val="24"/>
          <w:lang w:val="en-US"/>
        </w:rPr>
        <w:t>ectoparasites</w:t>
      </w:r>
      <w:proofErr w:type="spellEnd"/>
      <w:r w:rsidRPr="006473CD">
        <w:rPr>
          <w:szCs w:val="24"/>
          <w:lang w:val="en-US"/>
        </w:rPr>
        <w:t xml:space="preserve"> were assessed separately, with an additional categorical length measure used for </w:t>
      </w:r>
      <w:proofErr w:type="spellStart"/>
      <w:r w:rsidRPr="006473CD">
        <w:rPr>
          <w:szCs w:val="24"/>
          <w:lang w:val="en-US"/>
        </w:rPr>
        <w:t>ectoparasites</w:t>
      </w:r>
      <w:proofErr w:type="spellEnd"/>
      <w:r w:rsidRPr="006473CD">
        <w:rPr>
          <w:szCs w:val="24"/>
          <w:lang w:val="en-US"/>
        </w:rPr>
        <w:t xml:space="preserve">, whereby the length summary measures were divided into a categorical variable according to quartiles. This was done to facilitate comparison with the model prediction that </w:t>
      </w:r>
      <w:proofErr w:type="spellStart"/>
      <w:r w:rsidRPr="006473CD">
        <w:rPr>
          <w:szCs w:val="24"/>
          <w:lang w:val="en-US"/>
        </w:rPr>
        <w:t>generalism</w:t>
      </w:r>
      <w:proofErr w:type="spellEnd"/>
      <w:r w:rsidRPr="006473CD">
        <w:rPr>
          <w:szCs w:val="24"/>
          <w:lang w:val="en-US"/>
        </w:rPr>
        <w:t xml:space="preserve"> should be unlikely for parasites of very large, or very small, hosts.</w:t>
      </w:r>
    </w:p>
    <w:p w14:paraId="48DBC78A" w14:textId="77777777" w:rsidR="006473CD" w:rsidRPr="006473CD" w:rsidRDefault="006473CD" w:rsidP="006473CD">
      <w:pPr>
        <w:spacing w:line="276" w:lineRule="auto"/>
        <w:jc w:val="both"/>
        <w:rPr>
          <w:szCs w:val="24"/>
          <w:lang w:val="en-US"/>
        </w:rPr>
      </w:pPr>
    </w:p>
    <w:p w14:paraId="3282DD03" w14:textId="6FBB7128"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w:t>
      </w:r>
      <w:proofErr w:type="spellStart"/>
      <w:r w:rsidR="006473CD" w:rsidRPr="006473CD">
        <w:rPr>
          <w:szCs w:val="24"/>
          <w:lang w:val="en-US"/>
        </w:rPr>
        <w:t>endoparasites</w:t>
      </w:r>
      <w:proofErr w:type="spellEnd"/>
      <w:r w:rsidR="006473CD" w:rsidRPr="006473CD">
        <w:rPr>
          <w:szCs w:val="24"/>
          <w:lang w:val="en-US"/>
        </w:rPr>
        <w:t xml:space="preserve"> and </w:t>
      </w:r>
      <w:proofErr w:type="spellStart"/>
      <w:r w:rsidR="006473CD" w:rsidRPr="006473CD">
        <w:rPr>
          <w:szCs w:val="24"/>
          <w:lang w:val="en-US"/>
        </w:rPr>
        <w:t>ectoparasites</w:t>
      </w:r>
      <w:proofErr w:type="spellEnd"/>
      <w:r w:rsidR="006473CD" w:rsidRPr="006473CD">
        <w:rPr>
          <w:szCs w:val="24"/>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szCs w:val="24"/>
          <w:lang w:val="en-US"/>
        </w:rPr>
        <w:t>Indopacific</w:t>
      </w:r>
      <w:proofErr w:type="spellEnd"/>
      <w:r w:rsidR="006473CD" w:rsidRPr="006473CD">
        <w:rPr>
          <w:szCs w:val="24"/>
          <w:lang w:val="en-US"/>
        </w:rPr>
        <w:t xml:space="preserve">, and </w:t>
      </w:r>
      <w:proofErr w:type="spellStart"/>
      <w:r w:rsidR="006473CD" w:rsidRPr="006473CD">
        <w:rPr>
          <w:szCs w:val="24"/>
          <w:lang w:val="en-US"/>
        </w:rPr>
        <w:t>Neotropical</w:t>
      </w:r>
      <w:proofErr w:type="spellEnd"/>
      <w:r w:rsidR="006473CD" w:rsidRPr="006473CD">
        <w:rPr>
          <w:szCs w:val="24"/>
          <w:lang w:val="en-US"/>
        </w:rPr>
        <w:t xml:space="preserve"> regions. Some host-parasite associations were reported in m</w:t>
      </w:r>
      <w:r w:rsidR="00CE6E3B">
        <w:rPr>
          <w:szCs w:val="24"/>
          <w:lang w:val="en-US"/>
        </w:rPr>
        <w:t>ore than one region, so for the</w:t>
      </w:r>
      <w:commentRangeStart w:id="37"/>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w:t>
      </w:r>
      <w:proofErr w:type="spellStart"/>
      <w:r w:rsidR="006473CD" w:rsidRPr="006473CD">
        <w:rPr>
          <w:szCs w:val="24"/>
          <w:lang w:val="en-US"/>
        </w:rPr>
        <w:t>generalism</w:t>
      </w:r>
      <w:proofErr w:type="spellEnd"/>
      <w:r w:rsidR="006473CD" w:rsidRPr="006473CD">
        <w:rPr>
          <w:szCs w:val="24"/>
          <w:lang w:val="en-US"/>
        </w:rPr>
        <w:t xml:space="preserve"> metrics were calculated separately for each region. </w:t>
      </w:r>
      <w:commentRangeEnd w:id="37"/>
      <w:r w:rsidR="00076CEE">
        <w:rPr>
          <w:rStyle w:val="CommentReference"/>
        </w:rPr>
        <w:commentReference w:id="37"/>
      </w:r>
    </w:p>
    <w:p w14:paraId="61659ACC" w14:textId="77777777" w:rsidR="006473CD" w:rsidRPr="006473CD" w:rsidRDefault="006473CD" w:rsidP="006473CD">
      <w:pPr>
        <w:spacing w:line="276" w:lineRule="auto"/>
        <w:jc w:val="both"/>
        <w:rPr>
          <w:szCs w:val="24"/>
          <w:lang w:val="en-US"/>
        </w:rPr>
      </w:pPr>
    </w:p>
    <w:p w14:paraId="11F074BB" w14:textId="3A9713BD" w:rsidR="006473CD" w:rsidRPr="006473CD" w:rsidRDefault="006473CD" w:rsidP="006473CD">
      <w:pPr>
        <w:spacing w:line="276" w:lineRule="auto"/>
        <w:jc w:val="both"/>
        <w:rPr>
          <w:szCs w:val="24"/>
          <w:lang w:val="en-US"/>
        </w:rPr>
      </w:pPr>
      <w:r w:rsidRPr="006473CD">
        <w:rPr>
          <w:szCs w:val="24"/>
          <w:lang w:val="en-US"/>
        </w:rPr>
        <w:t xml:space="preserve">Because the </w:t>
      </w:r>
      <w:proofErr w:type="spellStart"/>
      <w:r w:rsidRPr="006473CD">
        <w:rPr>
          <w:szCs w:val="24"/>
          <w:lang w:val="en-US"/>
        </w:rPr>
        <w:t>generalism</w:t>
      </w:r>
      <w:proofErr w:type="spellEnd"/>
      <w:r w:rsidRPr="006473CD">
        <w:rPr>
          <w:szCs w:val="24"/>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szCs w:val="24"/>
          <w:lang w:val="en-US"/>
        </w:rPr>
        <w:t>glm.nb</w:t>
      </w:r>
      <w:proofErr w:type="spellEnd"/>
      <w:r w:rsidRPr="006473CD">
        <w:rPr>
          <w:szCs w:val="24"/>
          <w:lang w:val="en-US"/>
        </w:rPr>
        <w:t>(</w:t>
      </w:r>
      <w:proofErr w:type="gramEnd"/>
      <w:r w:rsidRPr="006473CD">
        <w:rPr>
          <w:szCs w:val="24"/>
          <w:lang w:val="en-US"/>
        </w:rPr>
        <w:t>) in R); for G, logistic regression (</w:t>
      </w:r>
      <w:proofErr w:type="spellStart"/>
      <w:r w:rsidRPr="006473CD">
        <w:rPr>
          <w:szCs w:val="24"/>
          <w:lang w:val="en-US"/>
        </w:rPr>
        <w:t>glm</w:t>
      </w:r>
      <w:proofErr w:type="spellEnd"/>
      <w:r w:rsidRPr="006473CD">
        <w:rPr>
          <w:szCs w:val="24"/>
          <w:lang w:val="en-US"/>
        </w:rPr>
        <w:t>(family="binomial")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50BADDA2" w14:textId="77777777" w:rsidR="006473CD" w:rsidRPr="006473CD" w:rsidRDefault="006473CD" w:rsidP="006473CD">
      <w:pPr>
        <w:spacing w:line="276" w:lineRule="auto"/>
        <w:jc w:val="both"/>
        <w:rPr>
          <w:szCs w:val="24"/>
          <w:lang w:val="en-US"/>
        </w:rPr>
      </w:pPr>
    </w:p>
    <w:p w14:paraId="2BD5766E" w14:textId="77777777" w:rsidR="006473CD" w:rsidRPr="006473CD" w:rsidRDefault="006473CD" w:rsidP="006473CD">
      <w:pPr>
        <w:pStyle w:val="titlersos"/>
        <w:numPr>
          <w:ilvl w:val="0"/>
          <w:numId w:val="0"/>
        </w:numPr>
        <w:rPr>
          <w:rFonts w:ascii="Times New Roman" w:hAnsi="Times New Roman"/>
          <w:b w:val="0"/>
          <w:sz w:val="24"/>
          <w:szCs w:val="24"/>
        </w:rPr>
      </w:pPr>
    </w:p>
    <w:p w14:paraId="5B3A4600" w14:textId="77777777" w:rsidR="009C45A0" w:rsidRDefault="009C45A0">
      <w:pPr>
        <w:rPr>
          <w:b/>
          <w:szCs w:val="24"/>
        </w:rPr>
      </w:pPr>
      <w:r>
        <w:rPr>
          <w:szCs w:val="24"/>
        </w:rPr>
        <w:br w:type="page"/>
      </w:r>
    </w:p>
    <w:p w14:paraId="372D26FD" w14:textId="11D95FBB" w:rsidR="006473CD" w:rsidRPr="001473DB" w:rsidRDefault="006473CD" w:rsidP="006473CD">
      <w:pPr>
        <w:pStyle w:val="titlersos"/>
        <w:numPr>
          <w:ilvl w:val="0"/>
          <w:numId w:val="0"/>
        </w:numPr>
        <w:rPr>
          <w:rFonts w:ascii="Times New Roman" w:hAnsi="Times New Roman"/>
          <w:sz w:val="24"/>
          <w:szCs w:val="24"/>
        </w:rPr>
      </w:pPr>
      <w:commentRangeStart w:id="38"/>
      <w:r w:rsidRPr="001473DB">
        <w:rPr>
          <w:rFonts w:ascii="Times New Roman" w:hAnsi="Times New Roman"/>
          <w:sz w:val="24"/>
          <w:szCs w:val="24"/>
        </w:rPr>
        <w:lastRenderedPageBreak/>
        <w:t>Results</w:t>
      </w:r>
      <w:commentRangeEnd w:id="38"/>
      <w:r w:rsidR="00076CEE">
        <w:rPr>
          <w:rStyle w:val="CommentReference"/>
          <w:rFonts w:ascii="Times New Roman" w:hAnsi="Times New Roman"/>
          <w:b w:val="0"/>
        </w:rPr>
        <w:commentReference w:id="38"/>
      </w:r>
    </w:p>
    <w:p w14:paraId="2F0B5767" w14:textId="4721B265" w:rsidR="006627E7" w:rsidRPr="00284EB9" w:rsidRDefault="006627E7" w:rsidP="00B34BF1">
      <w:pPr>
        <w:rPr>
          <w:i/>
          <w:szCs w:val="24"/>
          <w:lang w:val="en-US"/>
        </w:rPr>
      </w:pPr>
      <w:r w:rsidRPr="00284EB9">
        <w:rPr>
          <w:i/>
          <w:szCs w:val="24"/>
          <w:lang w:val="en-US"/>
        </w:rPr>
        <w:t>Pairwise genetic distances between hosts</w:t>
      </w:r>
    </w:p>
    <w:p w14:paraId="6A855E00" w14:textId="6DECCE93"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(fig.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1B343B5" w14:textId="77777777" w:rsidR="00B34BF1" w:rsidRDefault="00B34BF1" w:rsidP="00194D56">
      <w:pPr>
        <w:rPr>
          <w:i/>
          <w:szCs w:val="24"/>
          <w:lang w:val="en-US"/>
        </w:rPr>
      </w:pPr>
    </w:p>
    <w:p w14:paraId="55B0784E" w14:textId="7C7178BA" w:rsidR="005C2D7F" w:rsidRDefault="003B121B" w:rsidP="00194D56">
      <w:pPr>
        <w:rPr>
          <w:i/>
          <w:szCs w:val="24"/>
          <w:lang w:val="en-US"/>
        </w:rPr>
      </w:pPr>
      <w:r>
        <w:rPr>
          <w:i/>
          <w:szCs w:val="24"/>
          <w:lang w:val="en-US"/>
        </w:rPr>
        <w:t>Infection site</w:t>
      </w:r>
    </w:p>
    <w:p w14:paraId="3343401E" w14:textId="31093D27" w:rsidR="005C2D7F" w:rsidRDefault="005C2D7F" w:rsidP="00194D56">
      <w:pPr>
        <w:rPr>
          <w:szCs w:val="24"/>
          <w:lang w:val="en-US"/>
        </w:rPr>
      </w:pPr>
      <w:r>
        <w:rPr>
          <w:szCs w:val="24"/>
          <w:lang w:val="en-US"/>
        </w:rPr>
        <w:t xml:space="preserve">The </w:t>
      </w:r>
      <w:proofErr w:type="spellStart"/>
      <w:r>
        <w:rPr>
          <w:szCs w:val="24"/>
          <w:lang w:val="en-US"/>
        </w:rPr>
        <w:t>allometric</w:t>
      </w:r>
      <w:proofErr w:type="spellEnd"/>
      <w:r>
        <w:rPr>
          <w:szCs w:val="24"/>
          <w:lang w:val="en-US"/>
        </w:rPr>
        <w:t xml:space="preserve"> scaling model predicts that </w:t>
      </w:r>
      <w:r w:rsidR="00692C34">
        <w:rPr>
          <w:szCs w:val="24"/>
          <w:lang w:val="en-US"/>
        </w:rPr>
        <w:t xml:space="preserve">for parasites with a direct life cycle, </w:t>
      </w:r>
      <w:proofErr w:type="spellStart"/>
      <w:r w:rsidR="00692C34">
        <w:rPr>
          <w:szCs w:val="24"/>
          <w:lang w:val="en-US"/>
        </w:rPr>
        <w:t>generalism</w:t>
      </w:r>
      <w:proofErr w:type="spellEnd"/>
      <w:r w:rsidR="00692C34">
        <w:rPr>
          <w:szCs w:val="24"/>
          <w:lang w:val="en-US"/>
        </w:rPr>
        <w:t xml:space="preserve"> should be higher in </w:t>
      </w:r>
      <w:proofErr w:type="spellStart"/>
      <w:r w:rsidR="00692C34">
        <w:rPr>
          <w:szCs w:val="24"/>
          <w:lang w:val="en-US"/>
        </w:rPr>
        <w:t>endoparasites</w:t>
      </w:r>
      <w:proofErr w:type="spellEnd"/>
      <w:r w:rsidR="00692C34">
        <w:rPr>
          <w:szCs w:val="24"/>
          <w:lang w:val="en-US"/>
        </w:rPr>
        <w:t xml:space="preserve"> compared to </w:t>
      </w:r>
      <w:proofErr w:type="spellStart"/>
      <w:r w:rsidR="00692C34">
        <w:rPr>
          <w:szCs w:val="24"/>
          <w:lang w:val="en-US"/>
        </w:rPr>
        <w:t>ectoparasites</w:t>
      </w:r>
      <w:proofErr w:type="spellEnd"/>
      <w:r w:rsidR="00692C34">
        <w:rPr>
          <w:szCs w:val="24"/>
          <w:lang w:val="en-US"/>
        </w:rPr>
        <w:t xml:space="preserve">. </w:t>
      </w:r>
      <w:r w:rsidR="00A8396A">
        <w:rPr>
          <w:szCs w:val="24"/>
          <w:lang w:val="en-US"/>
        </w:rPr>
        <w:t xml:space="preserve">In the </w:t>
      </w:r>
      <w:r w:rsidR="00076CEE">
        <w:rPr>
          <w:szCs w:val="24"/>
          <w:lang w:val="en-US"/>
        </w:rPr>
        <w:t xml:space="preserve">fish </w:t>
      </w:r>
      <w:r w:rsidR="00A8396A">
        <w:rPr>
          <w:szCs w:val="24"/>
          <w:lang w:val="en-US"/>
        </w:rPr>
        <w:t xml:space="preserve">data set of </w:t>
      </w:r>
      <w:proofErr w:type="spellStart"/>
      <w:r w:rsidR="00A8396A">
        <w:rPr>
          <w:szCs w:val="24"/>
          <w:lang w:val="en-US"/>
        </w:rPr>
        <w:t>macroparasites</w:t>
      </w:r>
      <w:proofErr w:type="spellEnd"/>
      <w:r w:rsidR="00A8396A">
        <w:rPr>
          <w:szCs w:val="24"/>
          <w:lang w:val="en-US"/>
        </w:rPr>
        <w:t xml:space="preserve">, there are 4226 parasites with a direct life cycle, of which </w:t>
      </w:r>
      <w:r w:rsidR="00076CEE">
        <w:rPr>
          <w:szCs w:val="24"/>
          <w:lang w:val="en-US"/>
        </w:rPr>
        <w:t xml:space="preserve">only </w:t>
      </w:r>
      <w:r w:rsidR="00A8396A">
        <w:rPr>
          <w:szCs w:val="24"/>
          <w:lang w:val="en-US"/>
        </w:rPr>
        <w:t xml:space="preserve">10 (0.2%) are </w:t>
      </w:r>
      <w:proofErr w:type="spellStart"/>
      <w:r w:rsidR="00A8396A">
        <w:rPr>
          <w:szCs w:val="24"/>
          <w:lang w:val="en-US"/>
        </w:rPr>
        <w:t>endoparasites</w:t>
      </w:r>
      <w:proofErr w:type="spellEnd"/>
      <w:r w:rsidR="00A8396A">
        <w:rPr>
          <w:szCs w:val="24"/>
          <w:lang w:val="en-US"/>
        </w:rPr>
        <w:t xml:space="preserve">. Due to the small sample </w:t>
      </w:r>
      <w:commentRangeStart w:id="39"/>
      <w:r w:rsidR="00A8396A">
        <w:rPr>
          <w:szCs w:val="24"/>
          <w:lang w:val="en-US"/>
        </w:rPr>
        <w:t xml:space="preserve">size for </w:t>
      </w:r>
      <w:proofErr w:type="spellStart"/>
      <w:r w:rsidR="00A8396A">
        <w:rPr>
          <w:szCs w:val="24"/>
          <w:lang w:val="en-US"/>
        </w:rPr>
        <w:t>endoparasites</w:t>
      </w:r>
      <w:proofErr w:type="spellEnd"/>
      <w:r w:rsidR="00A8396A">
        <w:rPr>
          <w:szCs w:val="24"/>
          <w:lang w:val="en-US"/>
        </w:rPr>
        <w:t xml:space="preserve">, no significant difference is </w:t>
      </w:r>
      <w:commentRangeEnd w:id="39"/>
      <w:r w:rsidR="00076CEE">
        <w:rPr>
          <w:rStyle w:val="CommentReference"/>
        </w:rPr>
        <w:commentReference w:id="39"/>
      </w:r>
      <w:r w:rsidR="00A8396A">
        <w:rPr>
          <w:szCs w:val="24"/>
          <w:lang w:val="en-US"/>
        </w:rPr>
        <w:t xml:space="preserve">found for </w:t>
      </w:r>
      <w:proofErr w:type="spellStart"/>
      <w:r w:rsidR="00A8396A">
        <w:rPr>
          <w:szCs w:val="24"/>
          <w:lang w:val="en-US"/>
        </w:rPr>
        <w:t>generalism</w:t>
      </w:r>
      <w:proofErr w:type="spellEnd"/>
      <w:r w:rsidR="00A8396A">
        <w:rPr>
          <w:szCs w:val="24"/>
          <w:lang w:val="en-US"/>
        </w:rPr>
        <w:t xml:space="preserve">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p>
    <w:p w14:paraId="6E043A73" w14:textId="77777777" w:rsidR="005C2D7F" w:rsidRDefault="005C2D7F" w:rsidP="00194D56">
      <w:pPr>
        <w:rPr>
          <w:szCs w:val="24"/>
          <w:lang w:val="en-US"/>
        </w:rPr>
      </w:pPr>
    </w:p>
    <w:p w14:paraId="45E9CD43" w14:textId="3DE561D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6A144774" w14:textId="486438C5" w:rsidR="003B121B" w:rsidRDefault="005C2D7F" w:rsidP="00194D56">
      <w:pPr>
        <w:rPr>
          <w:szCs w:val="24"/>
        </w:rPr>
      </w:pPr>
      <w:r w:rsidRPr="005C2D7F">
        <w:rPr>
          <w:szCs w:val="24"/>
          <w:lang w:val="en-US"/>
        </w:rPr>
        <w:t xml:space="preserve">The model predicts that, for </w:t>
      </w:r>
      <w:proofErr w:type="spellStart"/>
      <w:r w:rsidRPr="005C2D7F">
        <w:rPr>
          <w:szCs w:val="24"/>
          <w:lang w:val="en-US"/>
        </w:rPr>
        <w:t>endoparasites</w:t>
      </w:r>
      <w:proofErr w:type="spellEnd"/>
      <w:r w:rsidRPr="005C2D7F">
        <w:rPr>
          <w:szCs w:val="24"/>
          <w:lang w:val="en-US"/>
        </w:rPr>
        <w:t xml:space="preserve">, there should be a positive correlation among parasites’ </w:t>
      </w:r>
      <w:proofErr w:type="spellStart"/>
      <w:r w:rsidRPr="005C2D7F">
        <w:rPr>
          <w:szCs w:val="24"/>
          <w:lang w:val="en-US"/>
        </w:rPr>
        <w:t>generalism</w:t>
      </w:r>
      <w:proofErr w:type="spellEnd"/>
      <w:r w:rsidRPr="005C2D7F">
        <w:rPr>
          <w:szCs w:val="24"/>
          <w:lang w:val="en-US"/>
        </w:rPr>
        <w:t xml:space="preserve"> metrics and both the maximum </w:t>
      </w:r>
      <w:r w:rsidR="003B121B">
        <w:rPr>
          <w:szCs w:val="24"/>
          <w:lang w:val="en-US"/>
        </w:rPr>
        <w:t xml:space="preserve">and mean </w:t>
      </w:r>
      <w:r w:rsidRPr="005C2D7F">
        <w:rPr>
          <w:szCs w:val="24"/>
          <w:lang w:val="en-US"/>
        </w:rPr>
        <w:t>host body size</w:t>
      </w:r>
      <w:r w:rsidR="003B121B">
        <w:rPr>
          <w:szCs w:val="24"/>
          <w:lang w:val="en-US"/>
        </w:rPr>
        <w:t xml:space="preserve">, with a particularly strong positive correlation between </w:t>
      </w:r>
      <w:proofErr w:type="spellStart"/>
      <w:r w:rsidR="003B121B">
        <w:rPr>
          <w:szCs w:val="24"/>
          <w:lang w:val="en-US"/>
        </w:rPr>
        <w:t>generalism</w:t>
      </w:r>
      <w:proofErr w:type="spellEnd"/>
      <w:r w:rsidR="003B121B">
        <w:rPr>
          <w:szCs w:val="24"/>
          <w:lang w:val="en-US"/>
        </w:rPr>
        <w:t xml:space="preserve"> and the coefficient of variation in host body size</w:t>
      </w:r>
      <w:r w:rsidRPr="005C2D7F">
        <w:rPr>
          <w:szCs w:val="24"/>
          <w:lang w:val="en-US"/>
        </w:rPr>
        <w:t>.</w:t>
      </w:r>
      <w:r w:rsidRPr="005C2D7F">
        <w:rPr>
          <w:szCs w:val="24"/>
        </w:rPr>
        <w:t xml:space="preserve"> </w:t>
      </w:r>
    </w:p>
    <w:p w14:paraId="2ED62AE1" w14:textId="77777777" w:rsidR="003B121B" w:rsidRDefault="003B121B" w:rsidP="00194D56">
      <w:pPr>
        <w:rPr>
          <w:szCs w:val="24"/>
        </w:rPr>
      </w:pPr>
    </w:p>
    <w:p w14:paraId="1E1002B0" w14:textId="53445356"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19F25248" w14:textId="6FF3575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40"/>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40"/>
      <w:r w:rsidR="003B121B" w:rsidRPr="006473CD">
        <w:rPr>
          <w:rStyle w:val="CommentReference"/>
          <w:rFonts w:ascii="Times New Roman" w:eastAsia="Times New Roman" w:hAnsi="Times New Roman"/>
          <w:sz w:val="24"/>
          <w:szCs w:val="24"/>
          <w:lang w:val="en-GB" w:eastAsia="en-GB"/>
        </w:rPr>
        <w:commentReference w:id="40"/>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41"/>
      <w:r w:rsidR="003B121B" w:rsidRPr="006473CD">
        <w:rPr>
          <w:rFonts w:ascii="Times New Roman" w:hAnsi="Times New Roman"/>
        </w:rPr>
        <w:t>the distribution of metric values is skewed with a long tail</w:t>
      </w:r>
      <w:commentRangeEnd w:id="41"/>
      <w:r w:rsidR="003B121B" w:rsidRPr="006473CD">
        <w:rPr>
          <w:rStyle w:val="CommentReference"/>
          <w:rFonts w:ascii="Times New Roman" w:eastAsia="Times New Roman" w:hAnsi="Times New Roman"/>
          <w:sz w:val="24"/>
          <w:szCs w:val="24"/>
          <w:lang w:val="en-GB" w:eastAsia="en-GB"/>
        </w:rPr>
        <w:commentReference w:id="41"/>
      </w:r>
      <w:r w:rsidR="003B121B" w:rsidRPr="006473CD">
        <w:rPr>
          <w:rFonts w:ascii="Times New Roman" w:hAnsi="Times New Roman"/>
        </w:rPr>
        <w:t xml:space="preserve">. </w:t>
      </w:r>
    </w:p>
    <w:p w14:paraId="3495CB51" w14:textId="77777777" w:rsidR="003B121B" w:rsidRDefault="003B121B" w:rsidP="00194D56"/>
    <w:p w14:paraId="71A5BCA3" w14:textId="7E42ADBA" w:rsidR="003B121B" w:rsidRPr="0087542F" w:rsidRDefault="003B121B" w:rsidP="00194D56">
      <w:pPr>
        <w:rPr>
          <w:i/>
        </w:rPr>
      </w:pPr>
      <w:r>
        <w:rPr>
          <w:i/>
        </w:rPr>
        <w:t>Temperature/geographic range of all parasites</w:t>
      </w:r>
    </w:p>
    <w:p w14:paraId="1D9C8778" w14:textId="36BD2AB3"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regions. </w:t>
      </w:r>
      <w:r w:rsidR="00192BA9">
        <w:rPr>
          <w:rStyle w:val="CommentReference"/>
        </w:rPr>
        <w:commentReference w:id="42"/>
      </w:r>
    </w:p>
    <w:p w14:paraId="5B99194E" w14:textId="558AE432" w:rsidR="003B121B" w:rsidRDefault="003B121B" w:rsidP="0087542F"/>
    <w:p w14:paraId="2A064A04" w14:textId="77777777" w:rsidR="00C80407" w:rsidRDefault="00C80407" w:rsidP="00194D56">
      <w:pPr>
        <w:pStyle w:val="ListParagraph"/>
      </w:pPr>
    </w:p>
    <w:p w14:paraId="5DF631D3" w14:textId="77777777" w:rsidR="00420C16" w:rsidRDefault="00420C16">
      <w:pPr>
        <w:rPr>
          <w:b/>
          <w:bCs/>
          <w:color w:val="4F81BD"/>
          <w:sz w:val="18"/>
          <w:szCs w:val="18"/>
        </w:rPr>
      </w:pPr>
      <w:r>
        <w:br w:type="page"/>
      </w:r>
    </w:p>
    <w:p w14:paraId="6F37C0A5" w14:textId="6B87D586" w:rsidR="00263FED" w:rsidRDefault="00263FED" w:rsidP="000D3361">
      <w:pPr>
        <w:pStyle w:val="Caption"/>
        <w:keepNext/>
        <w:spacing w:after="0"/>
      </w:pPr>
      <w:bookmarkStart w:id="43" w:name="_Ref327455858"/>
      <w:commentRangeStart w:id="44"/>
      <w:commentRangeStart w:id="45"/>
      <w:r>
        <w:lastRenderedPageBreak/>
        <w:t xml:space="preserve">Table </w:t>
      </w:r>
      <w:r>
        <w:fldChar w:fldCharType="begin"/>
      </w:r>
      <w:r>
        <w:instrText xml:space="preserve"> SEQ Table \* ARABIC </w:instrText>
      </w:r>
      <w:r>
        <w:fldChar w:fldCharType="separate"/>
      </w:r>
      <w:r w:rsidR="004D246A">
        <w:rPr>
          <w:noProof/>
        </w:rPr>
        <w:t>3</w:t>
      </w:r>
      <w:r>
        <w:fldChar w:fldCharType="end"/>
      </w:r>
      <w:bookmarkEnd w:id="43"/>
      <w:r>
        <w:t xml:space="preserve">: Model coefficients and 95% confidence intervals from generalised linear models </w:t>
      </w:r>
      <w:r w:rsidR="005A498E">
        <w:t>of metrics by traits</w:t>
      </w:r>
      <w:commentRangeEnd w:id="44"/>
      <w:r w:rsidR="00AB2838">
        <w:rPr>
          <w:rStyle w:val="CommentReference"/>
          <w:b w:val="0"/>
          <w:bCs w:val="0"/>
          <w:color w:val="auto"/>
        </w:rPr>
        <w:commentReference w:id="44"/>
      </w:r>
      <w:commentRangeEnd w:id="45"/>
      <w:r w:rsidR="00D77BE6">
        <w:rPr>
          <w:rStyle w:val="CommentReference"/>
          <w:b w:val="0"/>
          <w:bCs w:val="0"/>
          <w:color w:val="auto"/>
        </w:rPr>
        <w:commentReference w:id="45"/>
      </w:r>
    </w:p>
    <w:tbl>
      <w:tblPr>
        <w:tblStyle w:val="LightShading"/>
        <w:tblW w:w="10456" w:type="dxa"/>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6BE5F3BA" w14:textId="5A74A043" w:rsidTr="001B1701">
        <w:trPr>
          <w:cnfStyle w:val="100000000000" w:firstRow="1" w:lastRow="0" w:firstColumn="0" w:lastColumn="0" w:oddVBand="0" w:evenVBand="0" w:oddHBand="0" w:evenHBand="0" w:firstRowFirstColumn="0" w:firstRowLastColumn="0" w:lastRowFirstColumn="0" w:lastRowLastColumn="0"/>
        </w:trPr>
        <w:tc>
          <w:tcPr>
            <w:tcW w:w="1404" w:type="dxa"/>
          </w:tcPr>
          <w:p w14:paraId="6E583D49" w14:textId="6AD278AE" w:rsidR="00381EC0" w:rsidRPr="001178B4" w:rsidRDefault="00381EC0" w:rsidP="00DE2747">
            <w:pPr>
              <w:rPr>
                <w:sz w:val="18"/>
              </w:rPr>
            </w:pPr>
            <w:r w:rsidRPr="001178B4">
              <w:rPr>
                <w:sz w:val="18"/>
              </w:rPr>
              <w:t>Infection site</w:t>
            </w:r>
          </w:p>
        </w:tc>
        <w:tc>
          <w:tcPr>
            <w:tcW w:w="1114" w:type="dxa"/>
          </w:tcPr>
          <w:p w14:paraId="6FC6F700" w14:textId="04E5C4C3" w:rsidR="00381EC0" w:rsidRPr="001178B4" w:rsidRDefault="00381EC0" w:rsidP="00DE2747">
            <w:pPr>
              <w:rPr>
                <w:sz w:val="18"/>
              </w:rPr>
            </w:pPr>
            <w:r w:rsidRPr="001178B4">
              <w:rPr>
                <w:sz w:val="18"/>
              </w:rPr>
              <w:t>Response (metric)</w:t>
            </w:r>
          </w:p>
        </w:tc>
        <w:tc>
          <w:tcPr>
            <w:tcW w:w="1674" w:type="dxa"/>
            <w:gridSpan w:val="2"/>
          </w:tcPr>
          <w:p w14:paraId="276E2B12" w14:textId="4AFD3BEF" w:rsidR="00381EC0" w:rsidRPr="001178B4" w:rsidRDefault="00381EC0" w:rsidP="00DE2747">
            <w:pPr>
              <w:rPr>
                <w:sz w:val="18"/>
              </w:rPr>
            </w:pPr>
            <w:r w:rsidRPr="001178B4">
              <w:rPr>
                <w:sz w:val="18"/>
              </w:rPr>
              <w:t>Predictor (trait)</w:t>
            </w:r>
          </w:p>
        </w:tc>
        <w:tc>
          <w:tcPr>
            <w:tcW w:w="1914" w:type="dxa"/>
          </w:tcPr>
          <w:p w14:paraId="4C49B842" w14:textId="1E7FC9D1" w:rsidR="00381EC0" w:rsidRPr="001178B4" w:rsidRDefault="00381EC0" w:rsidP="00DE2747">
            <w:pPr>
              <w:rPr>
                <w:sz w:val="18"/>
              </w:rPr>
            </w:pPr>
            <w:r w:rsidRPr="001178B4">
              <w:rPr>
                <w:sz w:val="18"/>
              </w:rPr>
              <w:t xml:space="preserve">Coefficient </w:t>
            </w:r>
          </w:p>
        </w:tc>
        <w:tc>
          <w:tcPr>
            <w:tcW w:w="2196" w:type="dxa"/>
          </w:tcPr>
          <w:p w14:paraId="432E8D0D" w14:textId="79E3645A" w:rsidR="00381EC0" w:rsidRPr="001178B4" w:rsidRDefault="00381EC0" w:rsidP="00DE2747">
            <w:pPr>
              <w:rPr>
                <w:sz w:val="18"/>
              </w:rPr>
            </w:pPr>
            <w:r w:rsidRPr="001178B4">
              <w:rPr>
                <w:sz w:val="18"/>
              </w:rPr>
              <w:t>Confidence Interval</w:t>
            </w:r>
          </w:p>
        </w:tc>
        <w:tc>
          <w:tcPr>
            <w:tcW w:w="2154" w:type="dxa"/>
          </w:tcPr>
          <w:p w14:paraId="47351783" w14:textId="37690635" w:rsidR="00381EC0" w:rsidRPr="001178B4" w:rsidRDefault="00381EC0" w:rsidP="00DE2747">
            <w:pPr>
              <w:rPr>
                <w:sz w:val="18"/>
              </w:rPr>
            </w:pPr>
            <w:r w:rsidRPr="001178B4">
              <w:rPr>
                <w:sz w:val="18"/>
              </w:rPr>
              <w:t>Unit</w:t>
            </w:r>
          </w:p>
        </w:tc>
      </w:tr>
      <w:tr w:rsidR="00752C50" w:rsidRPr="001178B4" w14:paraId="2479117A" w14:textId="5AD3C904" w:rsidTr="001B1701">
        <w:tc>
          <w:tcPr>
            <w:tcW w:w="1404" w:type="dxa"/>
            <w:vMerge w:val="restart"/>
          </w:tcPr>
          <w:p w14:paraId="47FD2BB8" w14:textId="6E9EFE5D" w:rsidR="00752C50" w:rsidRPr="001178B4" w:rsidRDefault="00752C50" w:rsidP="00DE2747">
            <w:pPr>
              <w:rPr>
                <w:sz w:val="18"/>
              </w:rPr>
            </w:pPr>
            <w:proofErr w:type="spellStart"/>
            <w:r w:rsidRPr="001178B4">
              <w:rPr>
                <w:sz w:val="18"/>
              </w:rPr>
              <w:t>Endoparasite</w:t>
            </w:r>
            <w:proofErr w:type="spellEnd"/>
          </w:p>
        </w:tc>
        <w:tc>
          <w:tcPr>
            <w:tcW w:w="1114" w:type="dxa"/>
            <w:vMerge w:val="restart"/>
          </w:tcPr>
          <w:p w14:paraId="6FC415C3" w14:textId="4A340052" w:rsidR="00752C50" w:rsidRPr="001178B4" w:rsidRDefault="00752C50" w:rsidP="00DE2747">
            <w:pPr>
              <w:rPr>
                <w:sz w:val="18"/>
              </w:rPr>
            </w:pPr>
            <w:proofErr w:type="gramStart"/>
            <w:r w:rsidRPr="001178B4">
              <w:rPr>
                <w:sz w:val="18"/>
              </w:rPr>
              <w:t>degree</w:t>
            </w:r>
            <w:proofErr w:type="gramEnd"/>
          </w:p>
        </w:tc>
        <w:tc>
          <w:tcPr>
            <w:tcW w:w="1674" w:type="dxa"/>
            <w:gridSpan w:val="2"/>
          </w:tcPr>
          <w:p w14:paraId="1EAE1B14" w14:textId="5B69BE75" w:rsidR="00752C50" w:rsidRPr="001178B4" w:rsidRDefault="00752C50" w:rsidP="00DE2747">
            <w:pPr>
              <w:rPr>
                <w:sz w:val="18"/>
              </w:rPr>
            </w:pPr>
            <w:r w:rsidRPr="001178B4">
              <w:rPr>
                <w:sz w:val="18"/>
              </w:rPr>
              <w:t>Mean host body length</w:t>
            </w:r>
          </w:p>
        </w:tc>
        <w:tc>
          <w:tcPr>
            <w:tcW w:w="1914" w:type="dxa"/>
          </w:tcPr>
          <w:p w14:paraId="6AC1473A" w14:textId="48772AB4" w:rsidR="00752C50" w:rsidRPr="001178B4" w:rsidRDefault="00752C50" w:rsidP="00DE2747">
            <w:pPr>
              <w:rPr>
                <w:sz w:val="18"/>
              </w:rPr>
            </w:pPr>
            <w:r w:rsidRPr="001178B4">
              <w:rPr>
                <w:sz w:val="18"/>
              </w:rPr>
              <w:t>-0.00152</w:t>
            </w:r>
          </w:p>
        </w:tc>
        <w:tc>
          <w:tcPr>
            <w:tcW w:w="2196" w:type="dxa"/>
          </w:tcPr>
          <w:p w14:paraId="13D66F50" w14:textId="75C22BC8" w:rsidR="00752C50" w:rsidRPr="001178B4" w:rsidRDefault="00752C50" w:rsidP="00DE2747">
            <w:pPr>
              <w:rPr>
                <w:sz w:val="18"/>
              </w:rPr>
            </w:pPr>
            <w:r w:rsidRPr="001178B4">
              <w:rPr>
                <w:sz w:val="18"/>
              </w:rPr>
              <w:t>-0.00211, -0.000931</w:t>
            </w:r>
          </w:p>
        </w:tc>
        <w:tc>
          <w:tcPr>
            <w:tcW w:w="2154" w:type="dxa"/>
            <w:vMerge w:val="restart"/>
          </w:tcPr>
          <w:p w14:paraId="09D382C9" w14:textId="61C09838" w:rsidR="00752C50" w:rsidRPr="001178B4" w:rsidRDefault="00752C50" w:rsidP="00DE2747">
            <w:pPr>
              <w:rPr>
                <w:sz w:val="18"/>
              </w:rPr>
            </w:pPr>
            <w:proofErr w:type="gramStart"/>
            <w:r w:rsidRPr="001178B4">
              <w:rPr>
                <w:sz w:val="18"/>
              </w:rPr>
              <w:t>unit</w:t>
            </w:r>
            <w:proofErr w:type="gramEnd"/>
            <w:r w:rsidRPr="001178B4">
              <w:rPr>
                <w:sz w:val="18"/>
              </w:rPr>
              <w:t xml:space="preserve"> change in log degree per cm increase in length</w:t>
            </w:r>
          </w:p>
        </w:tc>
      </w:tr>
      <w:tr w:rsidR="00752C50" w:rsidRPr="001178B4" w14:paraId="0C16305D" w14:textId="124D14D1" w:rsidTr="001B1701">
        <w:tc>
          <w:tcPr>
            <w:tcW w:w="1404" w:type="dxa"/>
            <w:vMerge/>
          </w:tcPr>
          <w:p w14:paraId="7EB70F79" w14:textId="77777777" w:rsidR="00752C50" w:rsidRPr="001178B4" w:rsidRDefault="00752C50" w:rsidP="00DE2747">
            <w:pPr>
              <w:rPr>
                <w:sz w:val="18"/>
              </w:rPr>
            </w:pPr>
          </w:p>
        </w:tc>
        <w:tc>
          <w:tcPr>
            <w:tcW w:w="1114" w:type="dxa"/>
            <w:vMerge/>
          </w:tcPr>
          <w:p w14:paraId="53A03EC0" w14:textId="5657166C" w:rsidR="00752C50" w:rsidRPr="001178B4" w:rsidRDefault="00752C50" w:rsidP="00DE2747">
            <w:pPr>
              <w:rPr>
                <w:sz w:val="18"/>
              </w:rPr>
            </w:pPr>
          </w:p>
        </w:tc>
        <w:tc>
          <w:tcPr>
            <w:tcW w:w="1674" w:type="dxa"/>
            <w:gridSpan w:val="2"/>
          </w:tcPr>
          <w:p w14:paraId="09A90AAC" w14:textId="7CCBDEE0" w:rsidR="00752C50" w:rsidRPr="001178B4" w:rsidRDefault="00752C50" w:rsidP="00DE2747">
            <w:pPr>
              <w:rPr>
                <w:sz w:val="18"/>
              </w:rPr>
            </w:pPr>
            <w:r w:rsidRPr="001178B4">
              <w:rPr>
                <w:sz w:val="18"/>
              </w:rPr>
              <w:t>Max host body length</w:t>
            </w:r>
          </w:p>
        </w:tc>
        <w:tc>
          <w:tcPr>
            <w:tcW w:w="1914" w:type="dxa"/>
          </w:tcPr>
          <w:p w14:paraId="5F7E6302" w14:textId="18518005" w:rsidR="00752C50" w:rsidRPr="001178B4" w:rsidRDefault="00752C50" w:rsidP="00DE2747">
            <w:pPr>
              <w:rPr>
                <w:sz w:val="18"/>
              </w:rPr>
            </w:pPr>
            <w:r w:rsidRPr="001178B4">
              <w:rPr>
                <w:sz w:val="18"/>
              </w:rPr>
              <w:t>0.00545</w:t>
            </w:r>
          </w:p>
        </w:tc>
        <w:tc>
          <w:tcPr>
            <w:tcW w:w="2196" w:type="dxa"/>
          </w:tcPr>
          <w:p w14:paraId="0EA93300" w14:textId="61AB312F" w:rsidR="00752C50" w:rsidRPr="001178B4" w:rsidRDefault="00752C50" w:rsidP="00DE2747">
            <w:pPr>
              <w:rPr>
                <w:sz w:val="18"/>
              </w:rPr>
            </w:pPr>
            <w:r w:rsidRPr="001178B4">
              <w:rPr>
                <w:sz w:val="18"/>
              </w:rPr>
              <w:t>0.00507, 0.00583</w:t>
            </w:r>
          </w:p>
        </w:tc>
        <w:tc>
          <w:tcPr>
            <w:tcW w:w="2154" w:type="dxa"/>
            <w:vMerge/>
          </w:tcPr>
          <w:p w14:paraId="32244774" w14:textId="77777777" w:rsidR="00752C50" w:rsidRPr="001178B4" w:rsidRDefault="00752C50" w:rsidP="00DE2747">
            <w:pPr>
              <w:rPr>
                <w:sz w:val="18"/>
              </w:rPr>
            </w:pPr>
          </w:p>
        </w:tc>
      </w:tr>
      <w:tr w:rsidR="00752C50" w:rsidRPr="001178B4" w14:paraId="6BE06794" w14:textId="34D60974" w:rsidTr="001B1701">
        <w:tc>
          <w:tcPr>
            <w:tcW w:w="1404" w:type="dxa"/>
            <w:vMerge/>
          </w:tcPr>
          <w:p w14:paraId="67CF07FD" w14:textId="77777777" w:rsidR="00752C50" w:rsidRPr="001178B4" w:rsidRDefault="00752C50" w:rsidP="00DE2747">
            <w:pPr>
              <w:rPr>
                <w:sz w:val="18"/>
              </w:rPr>
            </w:pPr>
          </w:p>
        </w:tc>
        <w:tc>
          <w:tcPr>
            <w:tcW w:w="1114" w:type="dxa"/>
            <w:vMerge/>
            <w:tcBorders>
              <w:bottom w:val="single" w:sz="4" w:space="0" w:color="auto"/>
            </w:tcBorders>
          </w:tcPr>
          <w:p w14:paraId="4A4A1D73" w14:textId="77879D6D" w:rsidR="00752C50" w:rsidRPr="001178B4" w:rsidRDefault="00752C50" w:rsidP="00DE2747">
            <w:pPr>
              <w:rPr>
                <w:sz w:val="18"/>
              </w:rPr>
            </w:pPr>
          </w:p>
        </w:tc>
        <w:tc>
          <w:tcPr>
            <w:tcW w:w="1674" w:type="dxa"/>
            <w:gridSpan w:val="2"/>
            <w:tcBorders>
              <w:bottom w:val="single" w:sz="4" w:space="0" w:color="auto"/>
            </w:tcBorders>
          </w:tcPr>
          <w:p w14:paraId="08DFFFA7" w14:textId="324E7179" w:rsidR="00752C50" w:rsidRPr="001178B4" w:rsidRDefault="00752C50" w:rsidP="00DE2747">
            <w:pPr>
              <w:rPr>
                <w:sz w:val="18"/>
              </w:rPr>
            </w:pPr>
            <w:r w:rsidRPr="001178B4">
              <w:rPr>
                <w:sz w:val="18"/>
              </w:rPr>
              <w:t>CV host body length</w:t>
            </w:r>
          </w:p>
        </w:tc>
        <w:tc>
          <w:tcPr>
            <w:tcW w:w="1914" w:type="dxa"/>
            <w:tcBorders>
              <w:bottom w:val="single" w:sz="4" w:space="0" w:color="auto"/>
            </w:tcBorders>
          </w:tcPr>
          <w:p w14:paraId="1D9B649D" w14:textId="350B2D92" w:rsidR="00752C50" w:rsidRPr="001178B4" w:rsidRDefault="00752C50" w:rsidP="00DE2747">
            <w:pPr>
              <w:rPr>
                <w:sz w:val="18"/>
              </w:rPr>
            </w:pPr>
            <w:r w:rsidRPr="001178B4">
              <w:rPr>
                <w:sz w:val="18"/>
              </w:rPr>
              <w:t>1.43589</w:t>
            </w:r>
          </w:p>
        </w:tc>
        <w:tc>
          <w:tcPr>
            <w:tcW w:w="2196" w:type="dxa"/>
            <w:tcBorders>
              <w:bottom w:val="single" w:sz="4" w:space="0" w:color="auto"/>
            </w:tcBorders>
          </w:tcPr>
          <w:p w14:paraId="6D6F8F7C" w14:textId="722420C8" w:rsidR="00752C50" w:rsidRPr="001178B4" w:rsidRDefault="00752C50" w:rsidP="00DE2747">
            <w:pPr>
              <w:rPr>
                <w:sz w:val="18"/>
              </w:rPr>
            </w:pPr>
            <w:r w:rsidRPr="001178B4">
              <w:rPr>
                <w:sz w:val="18"/>
              </w:rPr>
              <w:t>1.27125, 1.60134</w:t>
            </w:r>
          </w:p>
        </w:tc>
        <w:tc>
          <w:tcPr>
            <w:tcW w:w="2154" w:type="dxa"/>
            <w:vMerge/>
            <w:tcBorders>
              <w:bottom w:val="single" w:sz="4" w:space="0" w:color="auto"/>
            </w:tcBorders>
          </w:tcPr>
          <w:p w14:paraId="12357897" w14:textId="77777777" w:rsidR="00752C50" w:rsidRPr="001178B4" w:rsidRDefault="00752C50" w:rsidP="00DE2747">
            <w:pPr>
              <w:rPr>
                <w:sz w:val="18"/>
              </w:rPr>
            </w:pPr>
          </w:p>
        </w:tc>
      </w:tr>
      <w:tr w:rsidR="00752C50" w:rsidRPr="001178B4" w14:paraId="378C4CB2" w14:textId="285FFD57" w:rsidTr="001B1701">
        <w:tc>
          <w:tcPr>
            <w:tcW w:w="1404" w:type="dxa"/>
            <w:vMerge/>
          </w:tcPr>
          <w:p w14:paraId="1BE463A7" w14:textId="77777777" w:rsidR="00752C50" w:rsidRPr="001178B4" w:rsidRDefault="00752C50" w:rsidP="00DE2747">
            <w:pPr>
              <w:rPr>
                <w:sz w:val="18"/>
              </w:rPr>
            </w:pPr>
          </w:p>
        </w:tc>
        <w:tc>
          <w:tcPr>
            <w:tcW w:w="1114" w:type="dxa"/>
            <w:vMerge w:val="restart"/>
            <w:tcBorders>
              <w:top w:val="single" w:sz="4" w:space="0" w:color="auto"/>
            </w:tcBorders>
          </w:tcPr>
          <w:p w14:paraId="63E2E63B" w14:textId="77777777" w:rsidR="00752C50" w:rsidRPr="001178B4" w:rsidRDefault="00752C50" w:rsidP="00DE2747">
            <w:pPr>
              <w:rPr>
                <w:sz w:val="18"/>
              </w:rPr>
            </w:pPr>
            <w:r w:rsidRPr="001178B4">
              <w:rPr>
                <w:sz w:val="18"/>
              </w:rPr>
              <w:t>G</w:t>
            </w:r>
          </w:p>
          <w:p w14:paraId="1AF28963" w14:textId="615A03D4" w:rsidR="00752C50" w:rsidRPr="001178B4" w:rsidRDefault="00752C50" w:rsidP="00DE2747">
            <w:pPr>
              <w:rPr>
                <w:sz w:val="18"/>
              </w:rPr>
            </w:pPr>
          </w:p>
        </w:tc>
        <w:tc>
          <w:tcPr>
            <w:tcW w:w="1674" w:type="dxa"/>
            <w:gridSpan w:val="2"/>
            <w:tcBorders>
              <w:top w:val="single" w:sz="4" w:space="0" w:color="auto"/>
            </w:tcBorders>
          </w:tcPr>
          <w:p w14:paraId="280C970F" w14:textId="3E2213CC" w:rsidR="00752C50" w:rsidRPr="001178B4" w:rsidRDefault="00752C50" w:rsidP="00DE2747">
            <w:pPr>
              <w:rPr>
                <w:sz w:val="18"/>
              </w:rPr>
            </w:pPr>
            <w:r w:rsidRPr="001178B4">
              <w:rPr>
                <w:sz w:val="18"/>
              </w:rPr>
              <w:t>Mean host body length</w:t>
            </w:r>
          </w:p>
        </w:tc>
        <w:tc>
          <w:tcPr>
            <w:tcW w:w="1914" w:type="dxa"/>
            <w:tcBorders>
              <w:top w:val="single" w:sz="4" w:space="0" w:color="auto"/>
            </w:tcBorders>
          </w:tcPr>
          <w:p w14:paraId="79129634" w14:textId="145F5355" w:rsidR="00752C50" w:rsidRPr="001178B4" w:rsidRDefault="00752C50" w:rsidP="00DE2747">
            <w:pPr>
              <w:rPr>
                <w:sz w:val="18"/>
              </w:rPr>
            </w:pPr>
            <w:r w:rsidRPr="001178B4">
              <w:rPr>
                <w:sz w:val="18"/>
              </w:rPr>
              <w:t>-0.00105</w:t>
            </w:r>
          </w:p>
        </w:tc>
        <w:tc>
          <w:tcPr>
            <w:tcW w:w="2196" w:type="dxa"/>
            <w:tcBorders>
              <w:top w:val="single" w:sz="4" w:space="0" w:color="auto"/>
            </w:tcBorders>
          </w:tcPr>
          <w:p w14:paraId="59193828" w14:textId="77F28FAA" w:rsidR="00752C50" w:rsidRPr="001178B4" w:rsidRDefault="00752C50" w:rsidP="00DE2747">
            <w:pPr>
              <w:rPr>
                <w:sz w:val="18"/>
              </w:rPr>
            </w:pPr>
            <w:r w:rsidRPr="001178B4">
              <w:rPr>
                <w:sz w:val="18"/>
              </w:rPr>
              <w:t>-0.00194, -0.000183</w:t>
            </w:r>
          </w:p>
        </w:tc>
        <w:tc>
          <w:tcPr>
            <w:tcW w:w="2154" w:type="dxa"/>
            <w:vMerge w:val="restart"/>
            <w:tcBorders>
              <w:top w:val="single" w:sz="4" w:space="0" w:color="auto"/>
            </w:tcBorders>
          </w:tcPr>
          <w:p w14:paraId="0586CD33" w14:textId="035DF72C" w:rsidR="00752C50" w:rsidRPr="001178B4" w:rsidRDefault="00752C50" w:rsidP="00DE2747">
            <w:pPr>
              <w:rPr>
                <w:sz w:val="18"/>
              </w:rPr>
            </w:pPr>
            <w:proofErr w:type="gramStart"/>
            <w:r w:rsidRPr="001178B4">
              <w:rPr>
                <w:sz w:val="18"/>
              </w:rPr>
              <w:t>log</w:t>
            </w:r>
            <w:proofErr w:type="gramEnd"/>
            <w:r w:rsidRPr="001178B4">
              <w:rPr>
                <w:sz w:val="18"/>
              </w:rPr>
              <w:t xml:space="preserve"> odds ratio per cm increase in length</w:t>
            </w:r>
          </w:p>
        </w:tc>
      </w:tr>
      <w:tr w:rsidR="00752C50" w:rsidRPr="001178B4" w14:paraId="243B4B97" w14:textId="1F7AC1CC" w:rsidTr="001B1701">
        <w:tc>
          <w:tcPr>
            <w:tcW w:w="1404" w:type="dxa"/>
            <w:vMerge/>
          </w:tcPr>
          <w:p w14:paraId="7377F6D7" w14:textId="77777777" w:rsidR="00752C50" w:rsidRPr="001178B4" w:rsidRDefault="00752C50" w:rsidP="00DE2747">
            <w:pPr>
              <w:rPr>
                <w:sz w:val="18"/>
              </w:rPr>
            </w:pPr>
          </w:p>
        </w:tc>
        <w:tc>
          <w:tcPr>
            <w:tcW w:w="1114" w:type="dxa"/>
            <w:vMerge/>
            <w:tcBorders>
              <w:bottom w:val="single" w:sz="4" w:space="0" w:color="auto"/>
            </w:tcBorders>
          </w:tcPr>
          <w:p w14:paraId="1C670D4D" w14:textId="09BAF202" w:rsidR="00752C50" w:rsidRPr="001178B4" w:rsidRDefault="00752C50" w:rsidP="00DE2747">
            <w:pPr>
              <w:rPr>
                <w:sz w:val="18"/>
              </w:rPr>
            </w:pPr>
          </w:p>
        </w:tc>
        <w:tc>
          <w:tcPr>
            <w:tcW w:w="1674" w:type="dxa"/>
            <w:gridSpan w:val="2"/>
            <w:tcBorders>
              <w:bottom w:val="single" w:sz="4" w:space="0" w:color="auto"/>
            </w:tcBorders>
          </w:tcPr>
          <w:p w14:paraId="0E40EAC4" w14:textId="397EAB84" w:rsidR="00752C50" w:rsidRPr="001178B4" w:rsidRDefault="00752C50" w:rsidP="00DE2747">
            <w:pPr>
              <w:rPr>
                <w:sz w:val="18"/>
              </w:rPr>
            </w:pPr>
            <w:r w:rsidRPr="001178B4">
              <w:rPr>
                <w:sz w:val="18"/>
              </w:rPr>
              <w:t>Max host body length</w:t>
            </w:r>
          </w:p>
        </w:tc>
        <w:tc>
          <w:tcPr>
            <w:tcW w:w="1914" w:type="dxa"/>
            <w:tcBorders>
              <w:bottom w:val="single" w:sz="4" w:space="0" w:color="auto"/>
            </w:tcBorders>
          </w:tcPr>
          <w:p w14:paraId="22AFD21A" w14:textId="060BD040" w:rsidR="00752C50" w:rsidRPr="001178B4" w:rsidRDefault="00752C50" w:rsidP="00DE2747">
            <w:pPr>
              <w:rPr>
                <w:sz w:val="18"/>
              </w:rPr>
            </w:pPr>
            <w:r w:rsidRPr="001178B4">
              <w:rPr>
                <w:sz w:val="18"/>
              </w:rPr>
              <w:t>0.00652</w:t>
            </w:r>
          </w:p>
        </w:tc>
        <w:tc>
          <w:tcPr>
            <w:tcW w:w="2196" w:type="dxa"/>
            <w:tcBorders>
              <w:bottom w:val="single" w:sz="4" w:space="0" w:color="auto"/>
            </w:tcBorders>
          </w:tcPr>
          <w:p w14:paraId="4E1C06BC" w14:textId="3CEE451D" w:rsidR="00752C50" w:rsidRPr="001178B4" w:rsidRDefault="00752C50" w:rsidP="00DE2747">
            <w:pPr>
              <w:rPr>
                <w:sz w:val="18"/>
              </w:rPr>
            </w:pPr>
            <w:r w:rsidRPr="001178B4">
              <w:rPr>
                <w:sz w:val="18"/>
              </w:rPr>
              <w:t>0.00567, 0.00740</w:t>
            </w:r>
          </w:p>
        </w:tc>
        <w:tc>
          <w:tcPr>
            <w:tcW w:w="2154" w:type="dxa"/>
            <w:vMerge/>
            <w:tcBorders>
              <w:bottom w:val="single" w:sz="4" w:space="0" w:color="auto"/>
            </w:tcBorders>
          </w:tcPr>
          <w:p w14:paraId="43695F4A" w14:textId="77777777" w:rsidR="00752C50" w:rsidRPr="001178B4" w:rsidRDefault="00752C50" w:rsidP="00DE2747">
            <w:pPr>
              <w:rPr>
                <w:sz w:val="18"/>
              </w:rPr>
            </w:pPr>
          </w:p>
        </w:tc>
      </w:tr>
      <w:tr w:rsidR="00752C50" w:rsidRPr="001178B4" w14:paraId="3A46BB20" w14:textId="3C796BDB" w:rsidTr="001B1701">
        <w:tc>
          <w:tcPr>
            <w:tcW w:w="1404" w:type="dxa"/>
            <w:vMerge/>
          </w:tcPr>
          <w:p w14:paraId="748A47AF" w14:textId="77777777" w:rsidR="00752C50" w:rsidRPr="001178B4" w:rsidRDefault="00752C50" w:rsidP="00DE2747">
            <w:pPr>
              <w:rPr>
                <w:sz w:val="18"/>
              </w:rPr>
            </w:pPr>
          </w:p>
        </w:tc>
        <w:tc>
          <w:tcPr>
            <w:tcW w:w="1114" w:type="dxa"/>
            <w:vMerge w:val="restart"/>
            <w:tcBorders>
              <w:top w:val="single" w:sz="4" w:space="0" w:color="auto"/>
            </w:tcBorders>
          </w:tcPr>
          <w:p w14:paraId="79037AB3" w14:textId="77777777" w:rsidR="00752C50" w:rsidRPr="001178B4" w:rsidRDefault="00752C50" w:rsidP="00DE2747">
            <w:pPr>
              <w:rPr>
                <w:sz w:val="18"/>
              </w:rPr>
            </w:pPr>
            <w:r w:rsidRPr="001178B4">
              <w:rPr>
                <w:sz w:val="18"/>
              </w:rPr>
              <w:t>PD</w:t>
            </w:r>
          </w:p>
          <w:p w14:paraId="11CFABE9" w14:textId="661AE484" w:rsidR="00752C50" w:rsidRPr="001178B4" w:rsidRDefault="00752C50" w:rsidP="00DE2747">
            <w:pPr>
              <w:rPr>
                <w:sz w:val="18"/>
              </w:rPr>
            </w:pPr>
          </w:p>
        </w:tc>
        <w:tc>
          <w:tcPr>
            <w:tcW w:w="1674" w:type="dxa"/>
            <w:gridSpan w:val="2"/>
            <w:tcBorders>
              <w:top w:val="single" w:sz="4" w:space="0" w:color="auto"/>
            </w:tcBorders>
          </w:tcPr>
          <w:p w14:paraId="69DE1F83" w14:textId="0043B7C2" w:rsidR="00752C50" w:rsidRPr="001178B4" w:rsidRDefault="00752C50" w:rsidP="00DE2747">
            <w:pPr>
              <w:rPr>
                <w:sz w:val="18"/>
              </w:rPr>
            </w:pPr>
            <w:r w:rsidRPr="001178B4">
              <w:rPr>
                <w:sz w:val="18"/>
              </w:rPr>
              <w:t>Mean host body length</w:t>
            </w:r>
          </w:p>
        </w:tc>
        <w:tc>
          <w:tcPr>
            <w:tcW w:w="1914" w:type="dxa"/>
            <w:tcBorders>
              <w:top w:val="single" w:sz="4" w:space="0" w:color="auto"/>
            </w:tcBorders>
          </w:tcPr>
          <w:p w14:paraId="7137A7BF" w14:textId="6B7B0790" w:rsidR="00752C50" w:rsidRPr="001178B4" w:rsidRDefault="00752C50" w:rsidP="00DE2747">
            <w:pPr>
              <w:rPr>
                <w:sz w:val="18"/>
              </w:rPr>
            </w:pPr>
            <w:r w:rsidRPr="001178B4">
              <w:rPr>
                <w:sz w:val="18"/>
              </w:rPr>
              <w:t>-0.00180</w:t>
            </w:r>
          </w:p>
        </w:tc>
        <w:tc>
          <w:tcPr>
            <w:tcW w:w="2196" w:type="dxa"/>
            <w:tcBorders>
              <w:top w:val="single" w:sz="4" w:space="0" w:color="auto"/>
            </w:tcBorders>
          </w:tcPr>
          <w:p w14:paraId="7F2B46C4" w14:textId="323F6D60" w:rsidR="00752C50" w:rsidRPr="001178B4" w:rsidRDefault="00752C50" w:rsidP="00DE2747">
            <w:pPr>
              <w:rPr>
                <w:sz w:val="18"/>
              </w:rPr>
            </w:pPr>
            <w:r w:rsidRPr="001178B4">
              <w:rPr>
                <w:sz w:val="18"/>
              </w:rPr>
              <w:t>-0.00264, -0.000956</w:t>
            </w:r>
          </w:p>
        </w:tc>
        <w:tc>
          <w:tcPr>
            <w:tcW w:w="2154" w:type="dxa"/>
            <w:vMerge w:val="restart"/>
            <w:tcBorders>
              <w:top w:val="single" w:sz="4" w:space="0" w:color="auto"/>
            </w:tcBorders>
          </w:tcPr>
          <w:p w14:paraId="192B7F76" w14:textId="2ED430C6" w:rsidR="00752C50" w:rsidRPr="001178B4" w:rsidRDefault="00752C50" w:rsidP="00DE2747">
            <w:pPr>
              <w:rPr>
                <w:sz w:val="18"/>
              </w:rPr>
            </w:pPr>
            <w:proofErr w:type="gramStart"/>
            <w:r w:rsidRPr="001178B4">
              <w:rPr>
                <w:sz w:val="18"/>
              </w:rPr>
              <w:t>unit</w:t>
            </w:r>
            <w:proofErr w:type="gramEnd"/>
            <w:r w:rsidRPr="001178B4">
              <w:rPr>
                <w:sz w:val="18"/>
              </w:rPr>
              <w:t xml:space="preserve"> change in log(PD+0.01) per cm increase in length</w:t>
            </w:r>
          </w:p>
        </w:tc>
      </w:tr>
      <w:tr w:rsidR="00752C50" w:rsidRPr="001178B4" w14:paraId="5999907B" w14:textId="34C58F9C" w:rsidTr="001B1701">
        <w:tc>
          <w:tcPr>
            <w:tcW w:w="1404" w:type="dxa"/>
            <w:vMerge/>
          </w:tcPr>
          <w:p w14:paraId="56F1E540" w14:textId="77777777" w:rsidR="00752C50" w:rsidRPr="001178B4" w:rsidRDefault="00752C50" w:rsidP="00DE2747">
            <w:pPr>
              <w:rPr>
                <w:sz w:val="18"/>
              </w:rPr>
            </w:pPr>
          </w:p>
        </w:tc>
        <w:tc>
          <w:tcPr>
            <w:tcW w:w="1114" w:type="dxa"/>
            <w:vMerge/>
          </w:tcPr>
          <w:p w14:paraId="46858015" w14:textId="4FC5F98D" w:rsidR="00752C50" w:rsidRPr="001178B4" w:rsidRDefault="00752C50" w:rsidP="00DE2747">
            <w:pPr>
              <w:rPr>
                <w:sz w:val="18"/>
              </w:rPr>
            </w:pPr>
          </w:p>
        </w:tc>
        <w:tc>
          <w:tcPr>
            <w:tcW w:w="1674" w:type="dxa"/>
            <w:gridSpan w:val="2"/>
          </w:tcPr>
          <w:p w14:paraId="09FE9F64" w14:textId="6A5A6B2A" w:rsidR="00752C50" w:rsidRPr="001178B4" w:rsidRDefault="00752C50" w:rsidP="00DE2747">
            <w:pPr>
              <w:rPr>
                <w:sz w:val="18"/>
              </w:rPr>
            </w:pPr>
            <w:r w:rsidRPr="001178B4">
              <w:rPr>
                <w:sz w:val="18"/>
              </w:rPr>
              <w:t>Max host body length</w:t>
            </w:r>
          </w:p>
        </w:tc>
        <w:tc>
          <w:tcPr>
            <w:tcW w:w="1914" w:type="dxa"/>
          </w:tcPr>
          <w:p w14:paraId="404A770C" w14:textId="096BDCB4" w:rsidR="00752C50" w:rsidRPr="001178B4" w:rsidRDefault="00752C50" w:rsidP="00DE2747">
            <w:pPr>
              <w:rPr>
                <w:sz w:val="18"/>
              </w:rPr>
            </w:pPr>
            <w:r w:rsidRPr="001178B4">
              <w:rPr>
                <w:sz w:val="18"/>
              </w:rPr>
              <w:t>0.00209</w:t>
            </w:r>
          </w:p>
        </w:tc>
        <w:tc>
          <w:tcPr>
            <w:tcW w:w="2196" w:type="dxa"/>
          </w:tcPr>
          <w:p w14:paraId="03C5E2C7" w14:textId="4BCE5F6A" w:rsidR="00752C50" w:rsidRPr="001178B4" w:rsidRDefault="00752C50" w:rsidP="00DE2747">
            <w:pPr>
              <w:rPr>
                <w:sz w:val="18"/>
              </w:rPr>
            </w:pPr>
            <w:r w:rsidRPr="001178B4">
              <w:rPr>
                <w:sz w:val="18"/>
              </w:rPr>
              <w:t>0.00170, 0.00249</w:t>
            </w:r>
          </w:p>
        </w:tc>
        <w:tc>
          <w:tcPr>
            <w:tcW w:w="2154" w:type="dxa"/>
            <w:vMerge/>
          </w:tcPr>
          <w:p w14:paraId="1A2320ED" w14:textId="77777777" w:rsidR="00752C50" w:rsidRPr="001178B4" w:rsidRDefault="00752C50" w:rsidP="00DE2747">
            <w:pPr>
              <w:rPr>
                <w:sz w:val="18"/>
              </w:rPr>
            </w:pPr>
          </w:p>
        </w:tc>
      </w:tr>
      <w:tr w:rsidR="00752C50" w:rsidRPr="001178B4" w14:paraId="03B5BE2E" w14:textId="77777777" w:rsidTr="001B1701">
        <w:tc>
          <w:tcPr>
            <w:tcW w:w="1404" w:type="dxa"/>
            <w:vMerge/>
          </w:tcPr>
          <w:p w14:paraId="448DA1F9" w14:textId="77777777" w:rsidR="00752C50" w:rsidRPr="001178B4" w:rsidRDefault="00752C50" w:rsidP="00DE2747">
            <w:pPr>
              <w:rPr>
                <w:sz w:val="18"/>
              </w:rPr>
            </w:pPr>
          </w:p>
        </w:tc>
        <w:tc>
          <w:tcPr>
            <w:tcW w:w="1114" w:type="dxa"/>
            <w:vMerge/>
            <w:tcBorders>
              <w:bottom w:val="single" w:sz="4" w:space="0" w:color="auto"/>
            </w:tcBorders>
          </w:tcPr>
          <w:p w14:paraId="088BB8FC" w14:textId="65C59E7B" w:rsidR="00752C50" w:rsidRPr="001178B4" w:rsidRDefault="00752C50" w:rsidP="00DE2747">
            <w:pPr>
              <w:rPr>
                <w:sz w:val="18"/>
              </w:rPr>
            </w:pPr>
          </w:p>
        </w:tc>
        <w:tc>
          <w:tcPr>
            <w:tcW w:w="1674" w:type="dxa"/>
            <w:gridSpan w:val="2"/>
            <w:tcBorders>
              <w:bottom w:val="single" w:sz="4" w:space="0" w:color="auto"/>
            </w:tcBorders>
          </w:tcPr>
          <w:p w14:paraId="032675AC" w14:textId="0610A83D" w:rsidR="00752C50" w:rsidRPr="001178B4" w:rsidRDefault="00752C50" w:rsidP="00DE2747">
            <w:pPr>
              <w:rPr>
                <w:sz w:val="18"/>
              </w:rPr>
            </w:pPr>
            <w:r w:rsidRPr="001178B4">
              <w:rPr>
                <w:sz w:val="18"/>
              </w:rPr>
              <w:t>CV host body length</w:t>
            </w:r>
          </w:p>
        </w:tc>
        <w:tc>
          <w:tcPr>
            <w:tcW w:w="1914" w:type="dxa"/>
            <w:tcBorders>
              <w:bottom w:val="single" w:sz="4" w:space="0" w:color="auto"/>
            </w:tcBorders>
          </w:tcPr>
          <w:p w14:paraId="1C9BA1BF" w14:textId="08356313" w:rsidR="00752C50" w:rsidRPr="001178B4" w:rsidRDefault="00752C50" w:rsidP="00DE2747">
            <w:pPr>
              <w:rPr>
                <w:sz w:val="18"/>
              </w:rPr>
            </w:pPr>
            <w:r w:rsidRPr="001178B4">
              <w:rPr>
                <w:sz w:val="18"/>
              </w:rPr>
              <w:t>1.16029</w:t>
            </w:r>
          </w:p>
        </w:tc>
        <w:tc>
          <w:tcPr>
            <w:tcW w:w="2196" w:type="dxa"/>
            <w:tcBorders>
              <w:bottom w:val="single" w:sz="4" w:space="0" w:color="auto"/>
            </w:tcBorders>
          </w:tcPr>
          <w:p w14:paraId="1998D004" w14:textId="2A748270" w:rsidR="00752C50" w:rsidRPr="001178B4" w:rsidRDefault="00752C50" w:rsidP="00DE2747">
            <w:pPr>
              <w:rPr>
                <w:sz w:val="18"/>
              </w:rPr>
            </w:pPr>
            <w:r w:rsidRPr="001178B4">
              <w:rPr>
                <w:sz w:val="18"/>
              </w:rPr>
              <w:t>1.02587, 1.29472</w:t>
            </w:r>
          </w:p>
        </w:tc>
        <w:tc>
          <w:tcPr>
            <w:tcW w:w="2154" w:type="dxa"/>
            <w:vMerge/>
            <w:tcBorders>
              <w:bottom w:val="single" w:sz="4" w:space="0" w:color="auto"/>
            </w:tcBorders>
          </w:tcPr>
          <w:p w14:paraId="1670E2B4" w14:textId="77777777" w:rsidR="00752C50" w:rsidRPr="001178B4" w:rsidRDefault="00752C50" w:rsidP="00DE2747">
            <w:pPr>
              <w:rPr>
                <w:sz w:val="18"/>
              </w:rPr>
            </w:pPr>
          </w:p>
        </w:tc>
      </w:tr>
      <w:tr w:rsidR="00752C50" w:rsidRPr="001178B4" w14:paraId="5EF2D2FE" w14:textId="77777777" w:rsidTr="001B1701">
        <w:tc>
          <w:tcPr>
            <w:tcW w:w="1404" w:type="dxa"/>
            <w:vMerge/>
          </w:tcPr>
          <w:p w14:paraId="724B700C" w14:textId="77777777" w:rsidR="00752C50" w:rsidRPr="001178B4" w:rsidRDefault="00752C50" w:rsidP="00DE2747">
            <w:pPr>
              <w:rPr>
                <w:sz w:val="18"/>
              </w:rPr>
            </w:pPr>
          </w:p>
        </w:tc>
        <w:tc>
          <w:tcPr>
            <w:tcW w:w="1114" w:type="dxa"/>
            <w:vMerge w:val="restart"/>
            <w:tcBorders>
              <w:top w:val="single" w:sz="4" w:space="0" w:color="auto"/>
            </w:tcBorders>
          </w:tcPr>
          <w:p w14:paraId="3AF2A1F1" w14:textId="77777777" w:rsidR="00752C50" w:rsidRPr="001178B4" w:rsidRDefault="00752C50" w:rsidP="00DE2747">
            <w:pPr>
              <w:rPr>
                <w:sz w:val="18"/>
              </w:rPr>
            </w:pPr>
            <w:r w:rsidRPr="001178B4">
              <w:rPr>
                <w:sz w:val="18"/>
              </w:rPr>
              <w:t>SPD</w:t>
            </w:r>
          </w:p>
          <w:p w14:paraId="531661E3" w14:textId="1D770037" w:rsidR="00752C50" w:rsidRPr="001178B4" w:rsidRDefault="00752C50" w:rsidP="00DE2747">
            <w:pPr>
              <w:rPr>
                <w:sz w:val="18"/>
              </w:rPr>
            </w:pPr>
          </w:p>
        </w:tc>
        <w:tc>
          <w:tcPr>
            <w:tcW w:w="1674" w:type="dxa"/>
            <w:gridSpan w:val="2"/>
            <w:tcBorders>
              <w:top w:val="single" w:sz="4" w:space="0" w:color="auto"/>
            </w:tcBorders>
          </w:tcPr>
          <w:p w14:paraId="54199F0B" w14:textId="07E00998" w:rsidR="00752C50" w:rsidRPr="001178B4" w:rsidRDefault="00752C50" w:rsidP="00DE2747">
            <w:pPr>
              <w:rPr>
                <w:sz w:val="18"/>
              </w:rPr>
            </w:pPr>
            <w:r w:rsidRPr="001178B4">
              <w:rPr>
                <w:sz w:val="18"/>
              </w:rPr>
              <w:t>Mean host body length</w:t>
            </w:r>
          </w:p>
        </w:tc>
        <w:tc>
          <w:tcPr>
            <w:tcW w:w="1914" w:type="dxa"/>
            <w:tcBorders>
              <w:top w:val="single" w:sz="4" w:space="0" w:color="auto"/>
            </w:tcBorders>
          </w:tcPr>
          <w:p w14:paraId="11FA48BC" w14:textId="757CE993" w:rsidR="00752C50" w:rsidRPr="001178B4" w:rsidRDefault="00752C50" w:rsidP="00DE2747">
            <w:pPr>
              <w:rPr>
                <w:sz w:val="18"/>
              </w:rPr>
            </w:pPr>
            <w:r w:rsidRPr="001178B4">
              <w:rPr>
                <w:sz w:val="18"/>
              </w:rPr>
              <w:t>-0.000093</w:t>
            </w:r>
          </w:p>
        </w:tc>
        <w:tc>
          <w:tcPr>
            <w:tcW w:w="2196" w:type="dxa"/>
            <w:tcBorders>
              <w:top w:val="single" w:sz="4" w:space="0" w:color="auto"/>
            </w:tcBorders>
          </w:tcPr>
          <w:p w14:paraId="49C50C1E" w14:textId="65532F44" w:rsidR="00752C50" w:rsidRPr="001178B4" w:rsidRDefault="00752C50" w:rsidP="00DE2747">
            <w:pPr>
              <w:rPr>
                <w:sz w:val="18"/>
              </w:rPr>
            </w:pPr>
            <w:r w:rsidRPr="001178B4">
              <w:rPr>
                <w:sz w:val="18"/>
              </w:rPr>
              <w:t>-0.000138, -0.0000477</w:t>
            </w:r>
          </w:p>
        </w:tc>
        <w:tc>
          <w:tcPr>
            <w:tcW w:w="2154" w:type="dxa"/>
            <w:vMerge w:val="restart"/>
            <w:tcBorders>
              <w:top w:val="single" w:sz="4" w:space="0" w:color="auto"/>
            </w:tcBorders>
          </w:tcPr>
          <w:p w14:paraId="276EC11A" w14:textId="64FDB77C" w:rsidR="00752C50" w:rsidRPr="001178B4" w:rsidRDefault="00752C50" w:rsidP="00DE2747">
            <w:pPr>
              <w:rPr>
                <w:sz w:val="18"/>
              </w:rPr>
            </w:pPr>
            <w:proofErr w:type="gramStart"/>
            <w:r w:rsidRPr="001178B4">
              <w:rPr>
                <w:sz w:val="18"/>
              </w:rPr>
              <w:t>unit</w:t>
            </w:r>
            <w:proofErr w:type="gramEnd"/>
            <w:r w:rsidRPr="001178B4">
              <w:rPr>
                <w:sz w:val="18"/>
              </w:rPr>
              <w:t xml:space="preserve"> change in SPD per cm increase in length</w:t>
            </w:r>
          </w:p>
        </w:tc>
      </w:tr>
      <w:tr w:rsidR="00752C50" w:rsidRPr="001178B4" w14:paraId="7B7BA3F7" w14:textId="77777777" w:rsidTr="001B1701">
        <w:tc>
          <w:tcPr>
            <w:tcW w:w="1404" w:type="dxa"/>
            <w:vMerge/>
          </w:tcPr>
          <w:p w14:paraId="7D076EA6" w14:textId="77777777" w:rsidR="00752C50" w:rsidRPr="001178B4" w:rsidRDefault="00752C50" w:rsidP="00DE2747">
            <w:pPr>
              <w:rPr>
                <w:sz w:val="18"/>
              </w:rPr>
            </w:pPr>
          </w:p>
        </w:tc>
        <w:tc>
          <w:tcPr>
            <w:tcW w:w="1114" w:type="dxa"/>
            <w:vMerge/>
          </w:tcPr>
          <w:p w14:paraId="212CC533" w14:textId="332203A5" w:rsidR="00752C50" w:rsidRPr="001178B4" w:rsidRDefault="00752C50" w:rsidP="00DE2747">
            <w:pPr>
              <w:rPr>
                <w:sz w:val="18"/>
              </w:rPr>
            </w:pPr>
          </w:p>
        </w:tc>
        <w:tc>
          <w:tcPr>
            <w:tcW w:w="1674" w:type="dxa"/>
            <w:gridSpan w:val="2"/>
          </w:tcPr>
          <w:p w14:paraId="2CBCFB88" w14:textId="2FF74FFD" w:rsidR="00752C50" w:rsidRPr="001178B4" w:rsidRDefault="00752C50" w:rsidP="00DE2747">
            <w:pPr>
              <w:rPr>
                <w:sz w:val="18"/>
              </w:rPr>
            </w:pPr>
            <w:r w:rsidRPr="001178B4">
              <w:rPr>
                <w:sz w:val="18"/>
              </w:rPr>
              <w:t>Max host body length</w:t>
            </w:r>
          </w:p>
        </w:tc>
        <w:tc>
          <w:tcPr>
            <w:tcW w:w="1914" w:type="dxa"/>
          </w:tcPr>
          <w:p w14:paraId="0FDB6634" w14:textId="75F75677" w:rsidR="00752C50" w:rsidRPr="001178B4" w:rsidRDefault="00752C50" w:rsidP="00DE2747">
            <w:pPr>
              <w:rPr>
                <w:sz w:val="18"/>
              </w:rPr>
            </w:pPr>
            <w:r w:rsidRPr="001178B4">
              <w:rPr>
                <w:sz w:val="18"/>
              </w:rPr>
              <w:t>0.000240</w:t>
            </w:r>
          </w:p>
        </w:tc>
        <w:tc>
          <w:tcPr>
            <w:tcW w:w="2196" w:type="dxa"/>
          </w:tcPr>
          <w:p w14:paraId="6EEC9D4C" w14:textId="62014F44" w:rsidR="00752C50" w:rsidRPr="001178B4" w:rsidRDefault="00752C50" w:rsidP="00DE2747">
            <w:pPr>
              <w:rPr>
                <w:sz w:val="18"/>
              </w:rPr>
            </w:pPr>
            <w:r w:rsidRPr="001178B4">
              <w:rPr>
                <w:sz w:val="18"/>
              </w:rPr>
              <w:t>0.000209, 0.000271</w:t>
            </w:r>
          </w:p>
        </w:tc>
        <w:tc>
          <w:tcPr>
            <w:tcW w:w="2154" w:type="dxa"/>
            <w:vMerge/>
          </w:tcPr>
          <w:p w14:paraId="065B6699" w14:textId="77777777" w:rsidR="00752C50" w:rsidRPr="001178B4" w:rsidRDefault="00752C50" w:rsidP="00DE2747">
            <w:pPr>
              <w:rPr>
                <w:sz w:val="18"/>
              </w:rPr>
            </w:pPr>
          </w:p>
        </w:tc>
      </w:tr>
      <w:tr w:rsidR="00752C50" w:rsidRPr="001178B4" w14:paraId="3AB1CC38" w14:textId="77777777" w:rsidTr="001B1701">
        <w:tc>
          <w:tcPr>
            <w:tcW w:w="1404" w:type="dxa"/>
            <w:vMerge/>
          </w:tcPr>
          <w:p w14:paraId="2E022407" w14:textId="77777777" w:rsidR="00752C50" w:rsidRPr="001178B4" w:rsidRDefault="00752C50" w:rsidP="00DE2747">
            <w:pPr>
              <w:rPr>
                <w:sz w:val="18"/>
              </w:rPr>
            </w:pPr>
          </w:p>
        </w:tc>
        <w:tc>
          <w:tcPr>
            <w:tcW w:w="1114" w:type="dxa"/>
            <w:vMerge/>
            <w:tcBorders>
              <w:bottom w:val="single" w:sz="4" w:space="0" w:color="auto"/>
            </w:tcBorders>
          </w:tcPr>
          <w:p w14:paraId="232CDD29" w14:textId="34F60055" w:rsidR="00752C50" w:rsidRPr="001178B4" w:rsidRDefault="00752C50" w:rsidP="00DE2747">
            <w:pPr>
              <w:rPr>
                <w:sz w:val="18"/>
              </w:rPr>
            </w:pPr>
          </w:p>
        </w:tc>
        <w:tc>
          <w:tcPr>
            <w:tcW w:w="1674" w:type="dxa"/>
            <w:gridSpan w:val="2"/>
            <w:tcBorders>
              <w:bottom w:val="single" w:sz="4" w:space="0" w:color="auto"/>
            </w:tcBorders>
          </w:tcPr>
          <w:p w14:paraId="4EB4CEE7" w14:textId="0EAF6C7C" w:rsidR="00752C50" w:rsidRPr="001178B4" w:rsidRDefault="00752C50" w:rsidP="00DE2747">
            <w:pPr>
              <w:rPr>
                <w:sz w:val="18"/>
              </w:rPr>
            </w:pPr>
            <w:r w:rsidRPr="001178B4">
              <w:rPr>
                <w:sz w:val="18"/>
              </w:rPr>
              <w:t>CV host body length</w:t>
            </w:r>
          </w:p>
        </w:tc>
        <w:tc>
          <w:tcPr>
            <w:tcW w:w="1914" w:type="dxa"/>
            <w:tcBorders>
              <w:bottom w:val="single" w:sz="4" w:space="0" w:color="auto"/>
            </w:tcBorders>
          </w:tcPr>
          <w:p w14:paraId="62D82C75" w14:textId="690A6440" w:rsidR="00752C50" w:rsidRPr="001178B4" w:rsidRDefault="00752C50" w:rsidP="00DE2747">
            <w:pPr>
              <w:rPr>
                <w:sz w:val="18"/>
              </w:rPr>
            </w:pPr>
            <w:r w:rsidRPr="001178B4">
              <w:rPr>
                <w:sz w:val="18"/>
              </w:rPr>
              <w:t>0.06276</w:t>
            </w:r>
          </w:p>
        </w:tc>
        <w:tc>
          <w:tcPr>
            <w:tcW w:w="2196" w:type="dxa"/>
            <w:tcBorders>
              <w:bottom w:val="single" w:sz="4" w:space="0" w:color="auto"/>
            </w:tcBorders>
          </w:tcPr>
          <w:p w14:paraId="1A2E8070" w14:textId="45F3E177" w:rsidR="00752C50" w:rsidRPr="001178B4" w:rsidRDefault="00752C50" w:rsidP="00DE2747">
            <w:pPr>
              <w:rPr>
                <w:sz w:val="18"/>
              </w:rPr>
            </w:pPr>
            <w:r w:rsidRPr="001178B4">
              <w:rPr>
                <w:sz w:val="18"/>
              </w:rPr>
              <w:t>0.05289, 0.07262</w:t>
            </w:r>
          </w:p>
        </w:tc>
        <w:tc>
          <w:tcPr>
            <w:tcW w:w="2154" w:type="dxa"/>
            <w:vMerge/>
            <w:tcBorders>
              <w:bottom w:val="single" w:sz="4" w:space="0" w:color="auto"/>
            </w:tcBorders>
          </w:tcPr>
          <w:p w14:paraId="05020CCD" w14:textId="77777777" w:rsidR="00752C50" w:rsidRPr="001178B4" w:rsidRDefault="00752C50" w:rsidP="00DE2747">
            <w:pPr>
              <w:rPr>
                <w:sz w:val="18"/>
              </w:rPr>
            </w:pPr>
          </w:p>
        </w:tc>
      </w:tr>
      <w:tr w:rsidR="001B1701" w:rsidRPr="001178B4" w14:paraId="2729DB8F" w14:textId="77777777" w:rsidTr="001B1701">
        <w:trPr>
          <w:trHeight w:val="661"/>
        </w:trPr>
        <w:tc>
          <w:tcPr>
            <w:tcW w:w="1404" w:type="dxa"/>
            <w:vMerge/>
          </w:tcPr>
          <w:p w14:paraId="0A7771D2" w14:textId="77777777" w:rsidR="001B1701" w:rsidRPr="001178B4" w:rsidRDefault="001B1701" w:rsidP="00DE2747">
            <w:pPr>
              <w:rPr>
                <w:sz w:val="18"/>
              </w:rPr>
            </w:pPr>
          </w:p>
        </w:tc>
        <w:tc>
          <w:tcPr>
            <w:tcW w:w="1114" w:type="dxa"/>
            <w:vMerge w:val="restart"/>
          </w:tcPr>
          <w:p w14:paraId="23562E47" w14:textId="2652A478" w:rsidR="001B1701" w:rsidRPr="001178B4" w:rsidRDefault="001B1701" w:rsidP="00DE2747">
            <w:pPr>
              <w:rPr>
                <w:sz w:val="18"/>
              </w:rPr>
            </w:pPr>
            <w:r>
              <w:rPr>
                <w:sz w:val="18"/>
              </w:rPr>
              <w:t>SES-PD</w:t>
            </w:r>
          </w:p>
        </w:tc>
        <w:tc>
          <w:tcPr>
            <w:tcW w:w="1674" w:type="dxa"/>
            <w:gridSpan w:val="2"/>
            <w:tcBorders>
              <w:top w:val="single" w:sz="4" w:space="0" w:color="auto"/>
              <w:bottom w:val="nil"/>
            </w:tcBorders>
          </w:tcPr>
          <w:p w14:paraId="3C3A1AFB" w14:textId="5813C343" w:rsidR="001B1701" w:rsidRPr="001178B4" w:rsidRDefault="001B1701" w:rsidP="00DE2747">
            <w:pPr>
              <w:rPr>
                <w:sz w:val="18"/>
              </w:rPr>
            </w:pPr>
            <w:r w:rsidRPr="001178B4">
              <w:rPr>
                <w:sz w:val="18"/>
              </w:rPr>
              <w:t>Mean host body length</w:t>
            </w:r>
          </w:p>
        </w:tc>
        <w:tc>
          <w:tcPr>
            <w:tcW w:w="1914" w:type="dxa"/>
            <w:tcBorders>
              <w:top w:val="single" w:sz="4" w:space="0" w:color="auto"/>
              <w:bottom w:val="nil"/>
            </w:tcBorders>
          </w:tcPr>
          <w:p w14:paraId="1C29EA13" w14:textId="027FA6EF" w:rsidR="001B1701" w:rsidRPr="001178B4" w:rsidRDefault="001B1701" w:rsidP="00DE2747">
            <w:pPr>
              <w:rPr>
                <w:sz w:val="18"/>
              </w:rPr>
            </w:pPr>
            <w:r>
              <w:t>-0.0108949</w:t>
            </w:r>
          </w:p>
        </w:tc>
        <w:tc>
          <w:tcPr>
            <w:tcW w:w="2196" w:type="dxa"/>
            <w:tcBorders>
              <w:top w:val="single" w:sz="4" w:space="0" w:color="auto"/>
              <w:bottom w:val="nil"/>
            </w:tcBorders>
          </w:tcPr>
          <w:p w14:paraId="0F059B0B" w14:textId="6A2542EA" w:rsidR="001B1701" w:rsidRPr="001178B4" w:rsidRDefault="001B1701" w:rsidP="00DE2747">
            <w:pPr>
              <w:rPr>
                <w:sz w:val="18"/>
              </w:rPr>
            </w:pPr>
            <w:r>
              <w:t>-0.0150664, -0.0067235</w:t>
            </w:r>
          </w:p>
        </w:tc>
        <w:tc>
          <w:tcPr>
            <w:tcW w:w="2154" w:type="dxa"/>
            <w:vMerge w:val="restart"/>
            <w:tcBorders>
              <w:top w:val="single" w:sz="4" w:space="0" w:color="auto"/>
            </w:tcBorders>
          </w:tcPr>
          <w:p w14:paraId="6519BB0D" w14:textId="058E4E3A" w:rsidR="001B1701" w:rsidRPr="001178B4" w:rsidRDefault="001B1701" w:rsidP="00DE2747">
            <w:pPr>
              <w:rPr>
                <w:sz w:val="18"/>
              </w:rPr>
            </w:pPr>
            <w:proofErr w:type="gramStart"/>
            <w:r w:rsidRPr="001178B4">
              <w:rPr>
                <w:sz w:val="18"/>
              </w:rPr>
              <w:t>unit</w:t>
            </w:r>
            <w:proofErr w:type="gramEnd"/>
            <w:r w:rsidRPr="001178B4">
              <w:rPr>
                <w:sz w:val="18"/>
              </w:rPr>
              <w:t xml:space="preserve"> change in S</w:t>
            </w:r>
            <w:r>
              <w:rPr>
                <w:sz w:val="18"/>
              </w:rPr>
              <w:t>ES-</w:t>
            </w:r>
            <w:r w:rsidRPr="001178B4">
              <w:rPr>
                <w:sz w:val="18"/>
              </w:rPr>
              <w:t>PD per cm increase in length</w:t>
            </w:r>
          </w:p>
        </w:tc>
      </w:tr>
      <w:tr w:rsidR="001B1701" w:rsidRPr="001178B4" w14:paraId="4AB905A0" w14:textId="77777777" w:rsidTr="001B1701">
        <w:trPr>
          <w:trHeight w:val="661"/>
        </w:trPr>
        <w:tc>
          <w:tcPr>
            <w:tcW w:w="1404" w:type="dxa"/>
            <w:vMerge/>
          </w:tcPr>
          <w:p w14:paraId="21FC3CA9" w14:textId="77777777" w:rsidR="001B1701" w:rsidRPr="001178B4" w:rsidRDefault="001B1701" w:rsidP="00DE2747">
            <w:pPr>
              <w:rPr>
                <w:sz w:val="18"/>
              </w:rPr>
            </w:pPr>
          </w:p>
        </w:tc>
        <w:tc>
          <w:tcPr>
            <w:tcW w:w="1114" w:type="dxa"/>
            <w:vMerge/>
          </w:tcPr>
          <w:p w14:paraId="64AFD857" w14:textId="77777777" w:rsidR="001B1701" w:rsidRDefault="001B1701" w:rsidP="00DE2747">
            <w:pPr>
              <w:rPr>
                <w:sz w:val="18"/>
              </w:rPr>
            </w:pPr>
          </w:p>
        </w:tc>
        <w:tc>
          <w:tcPr>
            <w:tcW w:w="1674" w:type="dxa"/>
            <w:gridSpan w:val="2"/>
            <w:tcBorders>
              <w:top w:val="nil"/>
              <w:bottom w:val="nil"/>
            </w:tcBorders>
          </w:tcPr>
          <w:p w14:paraId="490B5D3E" w14:textId="0936CD64" w:rsidR="001B1701" w:rsidRPr="001178B4" w:rsidRDefault="001B1701" w:rsidP="00DE2747">
            <w:pPr>
              <w:rPr>
                <w:sz w:val="18"/>
              </w:rPr>
            </w:pPr>
            <w:r w:rsidRPr="001178B4">
              <w:rPr>
                <w:sz w:val="18"/>
              </w:rPr>
              <w:t>Max host body length</w:t>
            </w:r>
          </w:p>
        </w:tc>
        <w:tc>
          <w:tcPr>
            <w:tcW w:w="1914" w:type="dxa"/>
            <w:tcBorders>
              <w:top w:val="nil"/>
              <w:bottom w:val="nil"/>
            </w:tcBorders>
          </w:tcPr>
          <w:p w14:paraId="5404F2FB" w14:textId="7633D4FF" w:rsidR="001B1701" w:rsidRPr="001178B4" w:rsidRDefault="001B1701" w:rsidP="00DE2747">
            <w:pPr>
              <w:rPr>
                <w:sz w:val="18"/>
              </w:rPr>
            </w:pPr>
            <w:r>
              <w:t>-0.0102986</w:t>
            </w:r>
          </w:p>
        </w:tc>
        <w:tc>
          <w:tcPr>
            <w:tcW w:w="2196" w:type="dxa"/>
            <w:tcBorders>
              <w:top w:val="nil"/>
              <w:bottom w:val="nil"/>
            </w:tcBorders>
          </w:tcPr>
          <w:p w14:paraId="5CEA70C2" w14:textId="3284F57B" w:rsidR="001B1701" w:rsidRPr="001178B4" w:rsidRDefault="001B1701" w:rsidP="00DE2747">
            <w:pPr>
              <w:rPr>
                <w:sz w:val="18"/>
              </w:rPr>
            </w:pPr>
            <w:r>
              <w:t>-0.0122554, -0.0083417</w:t>
            </w:r>
          </w:p>
        </w:tc>
        <w:tc>
          <w:tcPr>
            <w:tcW w:w="2154" w:type="dxa"/>
            <w:vMerge/>
          </w:tcPr>
          <w:p w14:paraId="28F499B2" w14:textId="77777777" w:rsidR="001B1701" w:rsidRPr="001178B4" w:rsidRDefault="001B1701" w:rsidP="00DE2747">
            <w:pPr>
              <w:rPr>
                <w:sz w:val="18"/>
              </w:rPr>
            </w:pPr>
          </w:p>
        </w:tc>
      </w:tr>
      <w:tr w:rsidR="001B1701" w:rsidRPr="001178B4" w14:paraId="346D0333" w14:textId="77777777" w:rsidTr="001B1701">
        <w:trPr>
          <w:trHeight w:val="661"/>
        </w:trPr>
        <w:tc>
          <w:tcPr>
            <w:tcW w:w="1404" w:type="dxa"/>
            <w:vMerge/>
            <w:tcBorders>
              <w:bottom w:val="single" w:sz="4" w:space="0" w:color="auto"/>
            </w:tcBorders>
          </w:tcPr>
          <w:p w14:paraId="008CCB97" w14:textId="77777777" w:rsidR="001B1701" w:rsidRPr="001178B4" w:rsidRDefault="001B1701" w:rsidP="00DE2747">
            <w:pPr>
              <w:rPr>
                <w:sz w:val="18"/>
              </w:rPr>
            </w:pPr>
          </w:p>
        </w:tc>
        <w:tc>
          <w:tcPr>
            <w:tcW w:w="1114" w:type="dxa"/>
            <w:vMerge/>
            <w:tcBorders>
              <w:bottom w:val="single" w:sz="4" w:space="0" w:color="auto"/>
            </w:tcBorders>
          </w:tcPr>
          <w:p w14:paraId="346B1FD8" w14:textId="77777777" w:rsidR="001B1701" w:rsidRDefault="001B1701" w:rsidP="00DE2747">
            <w:pPr>
              <w:rPr>
                <w:sz w:val="18"/>
              </w:rPr>
            </w:pPr>
          </w:p>
        </w:tc>
        <w:tc>
          <w:tcPr>
            <w:tcW w:w="1674" w:type="dxa"/>
            <w:gridSpan w:val="2"/>
            <w:tcBorders>
              <w:top w:val="nil"/>
              <w:bottom w:val="single" w:sz="4" w:space="0" w:color="auto"/>
            </w:tcBorders>
          </w:tcPr>
          <w:p w14:paraId="0CB17FF5" w14:textId="167225F6" w:rsidR="001B1701" w:rsidRPr="001178B4" w:rsidRDefault="001B1701" w:rsidP="00DE2747">
            <w:pPr>
              <w:rPr>
                <w:sz w:val="18"/>
              </w:rPr>
            </w:pPr>
            <w:r w:rsidRPr="001178B4">
              <w:rPr>
                <w:sz w:val="18"/>
              </w:rPr>
              <w:t>CV host body length</w:t>
            </w:r>
          </w:p>
        </w:tc>
        <w:tc>
          <w:tcPr>
            <w:tcW w:w="1914" w:type="dxa"/>
            <w:tcBorders>
              <w:top w:val="nil"/>
              <w:bottom w:val="single" w:sz="4" w:space="0" w:color="auto"/>
            </w:tcBorders>
          </w:tcPr>
          <w:p w14:paraId="10869ADC" w14:textId="3D7F20FE" w:rsidR="001B1701" w:rsidRPr="001178B4" w:rsidRDefault="001B1701" w:rsidP="00DE2747">
            <w:pPr>
              <w:rPr>
                <w:sz w:val="18"/>
              </w:rPr>
            </w:pPr>
            <w:r>
              <w:t>0.7280691</w:t>
            </w:r>
          </w:p>
        </w:tc>
        <w:tc>
          <w:tcPr>
            <w:tcW w:w="2196" w:type="dxa"/>
            <w:tcBorders>
              <w:top w:val="nil"/>
              <w:bottom w:val="single" w:sz="4" w:space="0" w:color="auto"/>
            </w:tcBorders>
          </w:tcPr>
          <w:p w14:paraId="16EF9246" w14:textId="31CA4DCB" w:rsidR="001B1701" w:rsidRPr="001178B4" w:rsidRDefault="001B1701" w:rsidP="00DE2747">
            <w:pPr>
              <w:rPr>
                <w:sz w:val="18"/>
              </w:rPr>
            </w:pPr>
            <w:r>
              <w:t>-0.0079981, 1.4641362</w:t>
            </w:r>
          </w:p>
        </w:tc>
        <w:tc>
          <w:tcPr>
            <w:tcW w:w="2154" w:type="dxa"/>
            <w:vMerge/>
            <w:tcBorders>
              <w:bottom w:val="single" w:sz="4" w:space="0" w:color="auto"/>
            </w:tcBorders>
          </w:tcPr>
          <w:p w14:paraId="7FCB46EE" w14:textId="77777777" w:rsidR="001B1701" w:rsidRPr="001178B4" w:rsidRDefault="001B1701" w:rsidP="00DE2747">
            <w:pPr>
              <w:rPr>
                <w:sz w:val="18"/>
              </w:rPr>
            </w:pPr>
          </w:p>
        </w:tc>
      </w:tr>
      <w:tr w:rsidR="001B1701" w:rsidRPr="001178B4" w14:paraId="7572DEEB" w14:textId="77777777" w:rsidTr="001B1701">
        <w:tc>
          <w:tcPr>
            <w:tcW w:w="1404" w:type="dxa"/>
            <w:vMerge w:val="restart"/>
            <w:tcBorders>
              <w:top w:val="single" w:sz="4" w:space="0" w:color="auto"/>
            </w:tcBorders>
          </w:tcPr>
          <w:p w14:paraId="5152C690" w14:textId="7D833B2D" w:rsidR="001B1701" w:rsidRPr="001178B4" w:rsidRDefault="001B1701" w:rsidP="00DE2747">
            <w:pPr>
              <w:rPr>
                <w:sz w:val="18"/>
              </w:rPr>
            </w:pPr>
            <w:proofErr w:type="spellStart"/>
            <w:r w:rsidRPr="001178B4">
              <w:rPr>
                <w:sz w:val="18"/>
              </w:rPr>
              <w:t>Ectoparasite</w:t>
            </w:r>
            <w:proofErr w:type="spellEnd"/>
          </w:p>
        </w:tc>
        <w:tc>
          <w:tcPr>
            <w:tcW w:w="1114" w:type="dxa"/>
            <w:vMerge w:val="restart"/>
            <w:tcBorders>
              <w:top w:val="single" w:sz="4" w:space="0" w:color="auto"/>
            </w:tcBorders>
          </w:tcPr>
          <w:p w14:paraId="6F986211" w14:textId="64419738" w:rsidR="001B1701" w:rsidRPr="001178B4" w:rsidRDefault="001B1701" w:rsidP="00DE2747">
            <w:pPr>
              <w:rPr>
                <w:sz w:val="18"/>
              </w:rPr>
            </w:pPr>
            <w:proofErr w:type="gramStart"/>
            <w:r w:rsidRPr="001178B4">
              <w:rPr>
                <w:sz w:val="18"/>
              </w:rPr>
              <w:t>degree</w:t>
            </w:r>
            <w:proofErr w:type="gramEnd"/>
          </w:p>
        </w:tc>
        <w:tc>
          <w:tcPr>
            <w:tcW w:w="1092" w:type="dxa"/>
            <w:vMerge w:val="restart"/>
            <w:tcBorders>
              <w:top w:val="single" w:sz="4" w:space="0" w:color="auto"/>
            </w:tcBorders>
          </w:tcPr>
          <w:p w14:paraId="43F72BA0" w14:textId="43531C54" w:rsidR="001B1701" w:rsidRPr="001178B4" w:rsidRDefault="001B1701" w:rsidP="00DE2747">
            <w:pPr>
              <w:rPr>
                <w:sz w:val="18"/>
              </w:rPr>
            </w:pPr>
            <w:r w:rsidRPr="001178B4">
              <w:rPr>
                <w:sz w:val="18"/>
              </w:rPr>
              <w:t>Mean host body length</w:t>
            </w:r>
          </w:p>
        </w:tc>
        <w:tc>
          <w:tcPr>
            <w:tcW w:w="582" w:type="dxa"/>
            <w:tcBorders>
              <w:top w:val="single" w:sz="4" w:space="0" w:color="auto"/>
            </w:tcBorders>
          </w:tcPr>
          <w:p w14:paraId="0476769D" w14:textId="1C9EE95B" w:rsidR="001B1701" w:rsidRPr="001178B4" w:rsidRDefault="001B1701" w:rsidP="00DE2747">
            <w:pPr>
              <w:rPr>
                <w:sz w:val="18"/>
              </w:rPr>
            </w:pPr>
            <w:r w:rsidRPr="001178B4">
              <w:rPr>
                <w:sz w:val="18"/>
              </w:rPr>
              <w:t>Q2</w:t>
            </w:r>
          </w:p>
        </w:tc>
        <w:tc>
          <w:tcPr>
            <w:tcW w:w="1914" w:type="dxa"/>
            <w:tcBorders>
              <w:top w:val="single" w:sz="4" w:space="0" w:color="auto"/>
              <w:bottom w:val="nil"/>
            </w:tcBorders>
          </w:tcPr>
          <w:p w14:paraId="7C515FEE" w14:textId="26A4DCCD" w:rsidR="001B1701" w:rsidRPr="001178B4" w:rsidRDefault="001B1701" w:rsidP="00DE2747">
            <w:pPr>
              <w:rPr>
                <w:sz w:val="18"/>
              </w:rPr>
            </w:pPr>
            <w:r w:rsidRPr="001178B4">
              <w:rPr>
                <w:sz w:val="18"/>
              </w:rPr>
              <w:t>0.2235999</w:t>
            </w:r>
          </w:p>
        </w:tc>
        <w:tc>
          <w:tcPr>
            <w:tcW w:w="2196" w:type="dxa"/>
            <w:tcBorders>
              <w:top w:val="single" w:sz="4" w:space="0" w:color="auto"/>
              <w:bottom w:val="nil"/>
            </w:tcBorders>
          </w:tcPr>
          <w:p w14:paraId="58DA2040" w14:textId="5B197190" w:rsidR="001B1701" w:rsidRPr="001178B4" w:rsidRDefault="001B1701" w:rsidP="00DE2747">
            <w:pPr>
              <w:rPr>
                <w:sz w:val="18"/>
              </w:rPr>
            </w:pPr>
            <w:r w:rsidRPr="001178B4">
              <w:rPr>
                <w:sz w:val="18"/>
              </w:rPr>
              <w:t>0.1423384, 0.3049629</w:t>
            </w:r>
          </w:p>
        </w:tc>
        <w:tc>
          <w:tcPr>
            <w:tcW w:w="2154" w:type="dxa"/>
            <w:vMerge w:val="restart"/>
            <w:tcBorders>
              <w:top w:val="single" w:sz="4" w:space="0" w:color="auto"/>
            </w:tcBorders>
          </w:tcPr>
          <w:p w14:paraId="43141B94" w14:textId="0083AD62" w:rsidR="001B1701" w:rsidRPr="001178B4" w:rsidRDefault="001B1701" w:rsidP="00DE2747">
            <w:pPr>
              <w:rPr>
                <w:sz w:val="18"/>
              </w:rPr>
            </w:pPr>
            <w:proofErr w:type="gramStart"/>
            <w:r w:rsidRPr="001178B4">
              <w:rPr>
                <w:sz w:val="18"/>
              </w:rPr>
              <w:t>unit</w:t>
            </w:r>
            <w:proofErr w:type="gramEnd"/>
            <w:r w:rsidRPr="001178B4">
              <w:rPr>
                <w:sz w:val="18"/>
              </w:rPr>
              <w:t xml:space="preserve"> change in log degree compared to 1</w:t>
            </w:r>
            <w:r w:rsidRPr="001178B4">
              <w:rPr>
                <w:sz w:val="18"/>
                <w:vertAlign w:val="superscript"/>
              </w:rPr>
              <w:t>st</w:t>
            </w:r>
            <w:r w:rsidRPr="001178B4">
              <w:rPr>
                <w:sz w:val="18"/>
              </w:rPr>
              <w:t xml:space="preserve"> quartile category</w:t>
            </w:r>
          </w:p>
        </w:tc>
      </w:tr>
      <w:tr w:rsidR="001B1701" w:rsidRPr="001178B4" w14:paraId="3C92D3F6" w14:textId="77777777" w:rsidTr="001B1701">
        <w:tc>
          <w:tcPr>
            <w:tcW w:w="1404" w:type="dxa"/>
            <w:vMerge/>
          </w:tcPr>
          <w:p w14:paraId="00D0E586" w14:textId="77777777" w:rsidR="001B1701" w:rsidRPr="001178B4" w:rsidRDefault="001B1701" w:rsidP="00DE2747">
            <w:pPr>
              <w:rPr>
                <w:sz w:val="18"/>
              </w:rPr>
            </w:pPr>
          </w:p>
        </w:tc>
        <w:tc>
          <w:tcPr>
            <w:tcW w:w="1114" w:type="dxa"/>
            <w:vMerge/>
            <w:tcBorders>
              <w:top w:val="single" w:sz="4" w:space="0" w:color="auto"/>
            </w:tcBorders>
          </w:tcPr>
          <w:p w14:paraId="6901F6D5" w14:textId="77777777" w:rsidR="001B1701" w:rsidRPr="001178B4" w:rsidRDefault="001B1701" w:rsidP="00DE2747">
            <w:pPr>
              <w:rPr>
                <w:sz w:val="18"/>
              </w:rPr>
            </w:pPr>
          </w:p>
        </w:tc>
        <w:tc>
          <w:tcPr>
            <w:tcW w:w="1092" w:type="dxa"/>
            <w:vMerge/>
          </w:tcPr>
          <w:p w14:paraId="0B672938" w14:textId="77777777" w:rsidR="001B1701" w:rsidRPr="001178B4" w:rsidRDefault="001B1701" w:rsidP="00DE2747">
            <w:pPr>
              <w:rPr>
                <w:sz w:val="18"/>
              </w:rPr>
            </w:pPr>
          </w:p>
        </w:tc>
        <w:tc>
          <w:tcPr>
            <w:tcW w:w="582" w:type="dxa"/>
          </w:tcPr>
          <w:p w14:paraId="57E3ACD0" w14:textId="584B953D" w:rsidR="001B1701" w:rsidRPr="001178B4" w:rsidRDefault="001B1701" w:rsidP="00DE2747">
            <w:pPr>
              <w:rPr>
                <w:sz w:val="18"/>
              </w:rPr>
            </w:pPr>
            <w:r w:rsidRPr="001178B4">
              <w:rPr>
                <w:sz w:val="18"/>
              </w:rPr>
              <w:t>Q3</w:t>
            </w:r>
          </w:p>
        </w:tc>
        <w:tc>
          <w:tcPr>
            <w:tcW w:w="1914" w:type="dxa"/>
            <w:tcBorders>
              <w:top w:val="nil"/>
              <w:bottom w:val="nil"/>
            </w:tcBorders>
          </w:tcPr>
          <w:p w14:paraId="0FA4EE23" w14:textId="7B773D32" w:rsidR="001B1701" w:rsidRPr="001178B4" w:rsidRDefault="001B1701" w:rsidP="00DE2747">
            <w:pPr>
              <w:rPr>
                <w:sz w:val="18"/>
              </w:rPr>
            </w:pPr>
            <w:r w:rsidRPr="001178B4">
              <w:rPr>
                <w:sz w:val="18"/>
              </w:rPr>
              <w:t>0.406262</w:t>
            </w:r>
          </w:p>
        </w:tc>
        <w:tc>
          <w:tcPr>
            <w:tcW w:w="2196" w:type="dxa"/>
            <w:tcBorders>
              <w:top w:val="nil"/>
              <w:bottom w:val="nil"/>
            </w:tcBorders>
          </w:tcPr>
          <w:p w14:paraId="45506F4F" w14:textId="7A269872" w:rsidR="001B1701" w:rsidRPr="001178B4" w:rsidRDefault="001B1701" w:rsidP="00DE2747">
            <w:pPr>
              <w:rPr>
                <w:sz w:val="18"/>
              </w:rPr>
            </w:pPr>
            <w:r w:rsidRPr="001178B4">
              <w:rPr>
                <w:sz w:val="18"/>
              </w:rPr>
              <w:t>0.334761, 0.4780085</w:t>
            </w:r>
          </w:p>
        </w:tc>
        <w:tc>
          <w:tcPr>
            <w:tcW w:w="2154" w:type="dxa"/>
            <w:vMerge/>
            <w:tcBorders>
              <w:top w:val="single" w:sz="4" w:space="0" w:color="auto"/>
            </w:tcBorders>
          </w:tcPr>
          <w:p w14:paraId="39CB0530" w14:textId="77777777" w:rsidR="001B1701" w:rsidRPr="001178B4" w:rsidRDefault="001B1701" w:rsidP="00DE2747">
            <w:pPr>
              <w:rPr>
                <w:sz w:val="18"/>
              </w:rPr>
            </w:pPr>
          </w:p>
        </w:tc>
      </w:tr>
      <w:tr w:rsidR="001B1701" w:rsidRPr="001178B4" w14:paraId="5838815C" w14:textId="77777777" w:rsidTr="001B1701">
        <w:tc>
          <w:tcPr>
            <w:tcW w:w="1404" w:type="dxa"/>
            <w:vMerge/>
          </w:tcPr>
          <w:p w14:paraId="298DA4DA" w14:textId="77777777" w:rsidR="001B1701" w:rsidRPr="001178B4" w:rsidRDefault="001B1701" w:rsidP="00DE2747">
            <w:pPr>
              <w:rPr>
                <w:sz w:val="18"/>
              </w:rPr>
            </w:pPr>
          </w:p>
        </w:tc>
        <w:tc>
          <w:tcPr>
            <w:tcW w:w="1114" w:type="dxa"/>
            <w:vMerge/>
            <w:tcBorders>
              <w:top w:val="single" w:sz="4" w:space="0" w:color="auto"/>
            </w:tcBorders>
          </w:tcPr>
          <w:p w14:paraId="39FA15D0" w14:textId="77777777" w:rsidR="001B1701" w:rsidRPr="001178B4" w:rsidRDefault="001B1701" w:rsidP="00DE2747">
            <w:pPr>
              <w:rPr>
                <w:sz w:val="18"/>
              </w:rPr>
            </w:pPr>
          </w:p>
        </w:tc>
        <w:tc>
          <w:tcPr>
            <w:tcW w:w="1092" w:type="dxa"/>
            <w:vMerge/>
            <w:tcBorders>
              <w:bottom w:val="nil"/>
            </w:tcBorders>
          </w:tcPr>
          <w:p w14:paraId="4A23A581" w14:textId="77777777" w:rsidR="001B1701" w:rsidRPr="001178B4" w:rsidRDefault="001B1701" w:rsidP="00DE2747">
            <w:pPr>
              <w:rPr>
                <w:sz w:val="18"/>
              </w:rPr>
            </w:pPr>
          </w:p>
        </w:tc>
        <w:tc>
          <w:tcPr>
            <w:tcW w:w="582" w:type="dxa"/>
            <w:tcBorders>
              <w:bottom w:val="nil"/>
            </w:tcBorders>
          </w:tcPr>
          <w:p w14:paraId="702E4BB9" w14:textId="4048C72E" w:rsidR="001B1701" w:rsidRPr="001178B4" w:rsidRDefault="001B1701" w:rsidP="00DE2747">
            <w:pPr>
              <w:rPr>
                <w:sz w:val="18"/>
              </w:rPr>
            </w:pPr>
            <w:r w:rsidRPr="001178B4">
              <w:rPr>
                <w:sz w:val="18"/>
              </w:rPr>
              <w:t>Q4</w:t>
            </w:r>
          </w:p>
        </w:tc>
        <w:tc>
          <w:tcPr>
            <w:tcW w:w="1914" w:type="dxa"/>
            <w:tcBorders>
              <w:top w:val="nil"/>
              <w:bottom w:val="nil"/>
            </w:tcBorders>
          </w:tcPr>
          <w:p w14:paraId="549110A4" w14:textId="4C17CEA3" w:rsidR="001B1701" w:rsidRPr="001178B4" w:rsidRDefault="001B1701" w:rsidP="00DE2747">
            <w:pPr>
              <w:rPr>
                <w:sz w:val="18"/>
              </w:rPr>
            </w:pPr>
            <w:r w:rsidRPr="001178B4">
              <w:rPr>
                <w:sz w:val="18"/>
              </w:rPr>
              <w:t>0.0995918</w:t>
            </w:r>
          </w:p>
        </w:tc>
        <w:tc>
          <w:tcPr>
            <w:tcW w:w="2196" w:type="dxa"/>
            <w:tcBorders>
              <w:top w:val="nil"/>
              <w:bottom w:val="nil"/>
            </w:tcBorders>
          </w:tcPr>
          <w:p w14:paraId="5C38480E" w14:textId="35B34646" w:rsidR="001B1701" w:rsidRPr="001178B4" w:rsidRDefault="001B1701" w:rsidP="00DE2747">
            <w:pPr>
              <w:rPr>
                <w:sz w:val="18"/>
              </w:rPr>
            </w:pPr>
            <w:r w:rsidRPr="001178B4">
              <w:rPr>
                <w:sz w:val="18"/>
              </w:rPr>
              <w:t>-0.0302969, 0.2285828</w:t>
            </w:r>
          </w:p>
        </w:tc>
        <w:tc>
          <w:tcPr>
            <w:tcW w:w="2154" w:type="dxa"/>
            <w:vMerge/>
            <w:tcBorders>
              <w:top w:val="single" w:sz="4" w:space="0" w:color="auto"/>
            </w:tcBorders>
          </w:tcPr>
          <w:p w14:paraId="7631312D" w14:textId="77777777" w:rsidR="001B1701" w:rsidRPr="001178B4" w:rsidRDefault="001B1701" w:rsidP="00DE2747">
            <w:pPr>
              <w:rPr>
                <w:sz w:val="18"/>
              </w:rPr>
            </w:pPr>
          </w:p>
        </w:tc>
      </w:tr>
      <w:tr w:rsidR="001B1701" w:rsidRPr="001178B4" w14:paraId="2DD15AD9" w14:textId="77777777" w:rsidTr="001B1701">
        <w:tc>
          <w:tcPr>
            <w:tcW w:w="1404" w:type="dxa"/>
            <w:vMerge/>
          </w:tcPr>
          <w:p w14:paraId="32848A06" w14:textId="77777777" w:rsidR="001B1701" w:rsidRPr="001178B4" w:rsidRDefault="001B1701" w:rsidP="00DE2747">
            <w:pPr>
              <w:rPr>
                <w:sz w:val="18"/>
              </w:rPr>
            </w:pPr>
          </w:p>
        </w:tc>
        <w:tc>
          <w:tcPr>
            <w:tcW w:w="1114" w:type="dxa"/>
            <w:vMerge/>
          </w:tcPr>
          <w:p w14:paraId="21AFE5C4" w14:textId="77777777" w:rsidR="001B1701" w:rsidRPr="001178B4" w:rsidRDefault="001B1701" w:rsidP="00DE2747">
            <w:pPr>
              <w:rPr>
                <w:sz w:val="18"/>
              </w:rPr>
            </w:pPr>
          </w:p>
        </w:tc>
        <w:tc>
          <w:tcPr>
            <w:tcW w:w="1092" w:type="dxa"/>
            <w:vMerge w:val="restart"/>
            <w:tcBorders>
              <w:top w:val="nil"/>
            </w:tcBorders>
          </w:tcPr>
          <w:p w14:paraId="740E6505" w14:textId="539702BC" w:rsidR="001B1701" w:rsidRPr="001178B4" w:rsidRDefault="001B1701" w:rsidP="00DE2747">
            <w:pPr>
              <w:rPr>
                <w:sz w:val="18"/>
              </w:rPr>
            </w:pPr>
            <w:r w:rsidRPr="001178B4">
              <w:rPr>
                <w:sz w:val="18"/>
              </w:rPr>
              <w:t>Max host body length</w:t>
            </w:r>
          </w:p>
        </w:tc>
        <w:tc>
          <w:tcPr>
            <w:tcW w:w="582" w:type="dxa"/>
            <w:tcBorders>
              <w:top w:val="nil"/>
            </w:tcBorders>
          </w:tcPr>
          <w:p w14:paraId="398EB77B" w14:textId="7F660C96" w:rsidR="001B1701" w:rsidRPr="001178B4" w:rsidRDefault="001B1701" w:rsidP="00DE2747">
            <w:pPr>
              <w:rPr>
                <w:sz w:val="18"/>
              </w:rPr>
            </w:pPr>
            <w:r w:rsidRPr="001178B4">
              <w:rPr>
                <w:sz w:val="18"/>
              </w:rPr>
              <w:t>Q2</w:t>
            </w:r>
          </w:p>
        </w:tc>
        <w:tc>
          <w:tcPr>
            <w:tcW w:w="1914" w:type="dxa"/>
            <w:tcBorders>
              <w:top w:val="nil"/>
              <w:bottom w:val="nil"/>
            </w:tcBorders>
          </w:tcPr>
          <w:p w14:paraId="67466255" w14:textId="1BA97D81" w:rsidR="001B1701" w:rsidRPr="001178B4" w:rsidRDefault="001B1701" w:rsidP="00DE2747">
            <w:pPr>
              <w:rPr>
                <w:sz w:val="18"/>
              </w:rPr>
            </w:pPr>
            <w:r w:rsidRPr="001178B4">
              <w:rPr>
                <w:sz w:val="18"/>
              </w:rPr>
              <w:t>0.2568647</w:t>
            </w:r>
          </w:p>
        </w:tc>
        <w:tc>
          <w:tcPr>
            <w:tcW w:w="2196" w:type="dxa"/>
            <w:tcBorders>
              <w:top w:val="nil"/>
              <w:bottom w:val="nil"/>
            </w:tcBorders>
          </w:tcPr>
          <w:p w14:paraId="123737EA" w14:textId="74D7866E" w:rsidR="001B1701" w:rsidRPr="001178B4" w:rsidRDefault="001B1701" w:rsidP="00DE2747">
            <w:pPr>
              <w:rPr>
                <w:sz w:val="18"/>
              </w:rPr>
            </w:pPr>
            <w:r w:rsidRPr="001178B4">
              <w:rPr>
                <w:sz w:val="18"/>
              </w:rPr>
              <w:t>0.1742667, 0.339628</w:t>
            </w:r>
          </w:p>
        </w:tc>
        <w:tc>
          <w:tcPr>
            <w:tcW w:w="2154" w:type="dxa"/>
            <w:vMerge/>
          </w:tcPr>
          <w:p w14:paraId="6B68C819" w14:textId="77777777" w:rsidR="001B1701" w:rsidRPr="001178B4" w:rsidRDefault="001B1701" w:rsidP="00DE2747">
            <w:pPr>
              <w:rPr>
                <w:sz w:val="18"/>
              </w:rPr>
            </w:pPr>
          </w:p>
        </w:tc>
      </w:tr>
      <w:tr w:rsidR="001B1701" w:rsidRPr="001178B4" w14:paraId="3E0B1BC7" w14:textId="77777777" w:rsidTr="001B1701">
        <w:tc>
          <w:tcPr>
            <w:tcW w:w="1404" w:type="dxa"/>
            <w:vMerge/>
          </w:tcPr>
          <w:p w14:paraId="0271CBFB" w14:textId="77777777" w:rsidR="001B1701" w:rsidRPr="001178B4" w:rsidRDefault="001B1701" w:rsidP="00DE2747">
            <w:pPr>
              <w:rPr>
                <w:sz w:val="18"/>
              </w:rPr>
            </w:pPr>
          </w:p>
        </w:tc>
        <w:tc>
          <w:tcPr>
            <w:tcW w:w="1114" w:type="dxa"/>
            <w:vMerge/>
          </w:tcPr>
          <w:p w14:paraId="62AB0ADD" w14:textId="77777777" w:rsidR="001B1701" w:rsidRPr="001178B4" w:rsidRDefault="001B1701" w:rsidP="00DE2747">
            <w:pPr>
              <w:rPr>
                <w:sz w:val="18"/>
              </w:rPr>
            </w:pPr>
          </w:p>
        </w:tc>
        <w:tc>
          <w:tcPr>
            <w:tcW w:w="1092" w:type="dxa"/>
            <w:vMerge/>
          </w:tcPr>
          <w:p w14:paraId="56CCA058" w14:textId="77777777" w:rsidR="001B1701" w:rsidRPr="001178B4" w:rsidRDefault="001B1701" w:rsidP="00DE2747">
            <w:pPr>
              <w:rPr>
                <w:sz w:val="18"/>
              </w:rPr>
            </w:pPr>
          </w:p>
        </w:tc>
        <w:tc>
          <w:tcPr>
            <w:tcW w:w="582" w:type="dxa"/>
          </w:tcPr>
          <w:p w14:paraId="3011EBF7" w14:textId="669A3942" w:rsidR="001B1701" w:rsidRPr="001178B4" w:rsidRDefault="001B1701" w:rsidP="00DE2747">
            <w:pPr>
              <w:rPr>
                <w:sz w:val="18"/>
              </w:rPr>
            </w:pPr>
            <w:r w:rsidRPr="001178B4">
              <w:rPr>
                <w:sz w:val="18"/>
              </w:rPr>
              <w:t>Q3</w:t>
            </w:r>
          </w:p>
        </w:tc>
        <w:tc>
          <w:tcPr>
            <w:tcW w:w="1914" w:type="dxa"/>
            <w:tcBorders>
              <w:top w:val="nil"/>
              <w:bottom w:val="nil"/>
            </w:tcBorders>
          </w:tcPr>
          <w:p w14:paraId="03303B92" w14:textId="54C68F60" w:rsidR="001B1701" w:rsidRPr="001178B4" w:rsidRDefault="001B1701" w:rsidP="00DE2747">
            <w:pPr>
              <w:rPr>
                <w:sz w:val="18"/>
              </w:rPr>
            </w:pPr>
            <w:r w:rsidRPr="001178B4">
              <w:rPr>
                <w:sz w:val="18"/>
              </w:rPr>
              <w:t>0.5386372</w:t>
            </w:r>
          </w:p>
        </w:tc>
        <w:tc>
          <w:tcPr>
            <w:tcW w:w="2196" w:type="dxa"/>
            <w:tcBorders>
              <w:top w:val="nil"/>
              <w:bottom w:val="nil"/>
            </w:tcBorders>
          </w:tcPr>
          <w:p w14:paraId="6C69FD38" w14:textId="0B4D11E4" w:rsidR="001B1701" w:rsidRPr="001178B4" w:rsidRDefault="001B1701" w:rsidP="00DE2747">
            <w:pPr>
              <w:rPr>
                <w:sz w:val="18"/>
              </w:rPr>
            </w:pPr>
            <w:r w:rsidRPr="001178B4">
              <w:rPr>
                <w:sz w:val="18"/>
              </w:rPr>
              <w:t>0.4648116, 0.6128243</w:t>
            </w:r>
          </w:p>
        </w:tc>
        <w:tc>
          <w:tcPr>
            <w:tcW w:w="2154" w:type="dxa"/>
            <w:vMerge/>
          </w:tcPr>
          <w:p w14:paraId="39243B7E" w14:textId="77777777" w:rsidR="001B1701" w:rsidRPr="001178B4" w:rsidRDefault="001B1701" w:rsidP="00DE2747">
            <w:pPr>
              <w:rPr>
                <w:sz w:val="18"/>
              </w:rPr>
            </w:pPr>
          </w:p>
        </w:tc>
      </w:tr>
      <w:tr w:rsidR="001B1701" w:rsidRPr="001178B4" w14:paraId="57C0D738" w14:textId="77777777" w:rsidTr="001B1701">
        <w:tc>
          <w:tcPr>
            <w:tcW w:w="1404" w:type="dxa"/>
            <w:vMerge/>
          </w:tcPr>
          <w:p w14:paraId="1F2BF504" w14:textId="77777777" w:rsidR="001B1701" w:rsidRPr="001178B4" w:rsidRDefault="001B1701" w:rsidP="00DE2747">
            <w:pPr>
              <w:rPr>
                <w:sz w:val="18"/>
              </w:rPr>
            </w:pPr>
          </w:p>
        </w:tc>
        <w:tc>
          <w:tcPr>
            <w:tcW w:w="1114" w:type="dxa"/>
            <w:vMerge/>
          </w:tcPr>
          <w:p w14:paraId="74636E38" w14:textId="77777777" w:rsidR="001B1701" w:rsidRPr="001178B4" w:rsidRDefault="001B1701" w:rsidP="00DE2747">
            <w:pPr>
              <w:rPr>
                <w:sz w:val="18"/>
              </w:rPr>
            </w:pPr>
          </w:p>
        </w:tc>
        <w:tc>
          <w:tcPr>
            <w:tcW w:w="1092" w:type="dxa"/>
            <w:vMerge/>
            <w:tcBorders>
              <w:bottom w:val="nil"/>
            </w:tcBorders>
          </w:tcPr>
          <w:p w14:paraId="25885D65" w14:textId="77777777" w:rsidR="001B1701" w:rsidRPr="001178B4" w:rsidRDefault="001B1701" w:rsidP="00DE2747">
            <w:pPr>
              <w:rPr>
                <w:sz w:val="18"/>
              </w:rPr>
            </w:pPr>
          </w:p>
        </w:tc>
        <w:tc>
          <w:tcPr>
            <w:tcW w:w="582" w:type="dxa"/>
            <w:tcBorders>
              <w:bottom w:val="nil"/>
            </w:tcBorders>
          </w:tcPr>
          <w:p w14:paraId="3159564E" w14:textId="5D64A937" w:rsidR="001B1701" w:rsidRPr="001178B4" w:rsidRDefault="001B1701" w:rsidP="00DE2747">
            <w:pPr>
              <w:rPr>
                <w:sz w:val="18"/>
              </w:rPr>
            </w:pPr>
            <w:r w:rsidRPr="001178B4">
              <w:rPr>
                <w:sz w:val="18"/>
              </w:rPr>
              <w:t>Q4</w:t>
            </w:r>
          </w:p>
        </w:tc>
        <w:tc>
          <w:tcPr>
            <w:tcW w:w="1914" w:type="dxa"/>
            <w:tcBorders>
              <w:top w:val="nil"/>
              <w:bottom w:val="nil"/>
            </w:tcBorders>
          </w:tcPr>
          <w:p w14:paraId="7B73B9B0" w14:textId="2FE73AC6" w:rsidR="001B1701" w:rsidRPr="001178B4" w:rsidRDefault="001B1701" w:rsidP="00DE2747">
            <w:pPr>
              <w:rPr>
                <w:sz w:val="18"/>
              </w:rPr>
            </w:pPr>
            <w:r w:rsidRPr="001178B4">
              <w:rPr>
                <w:sz w:val="18"/>
              </w:rPr>
              <w:t>1.019527</w:t>
            </w:r>
          </w:p>
        </w:tc>
        <w:tc>
          <w:tcPr>
            <w:tcW w:w="2196" w:type="dxa"/>
            <w:tcBorders>
              <w:top w:val="nil"/>
              <w:bottom w:val="nil"/>
            </w:tcBorders>
          </w:tcPr>
          <w:p w14:paraId="21A79884" w14:textId="26B408E8" w:rsidR="001B1701" w:rsidRPr="001178B4" w:rsidRDefault="001B1701" w:rsidP="00DE2747">
            <w:pPr>
              <w:rPr>
                <w:sz w:val="18"/>
              </w:rPr>
            </w:pPr>
            <w:r w:rsidRPr="001178B4">
              <w:rPr>
                <w:sz w:val="18"/>
              </w:rPr>
              <w:t>0.9210028, 1.1183049</w:t>
            </w:r>
          </w:p>
        </w:tc>
        <w:tc>
          <w:tcPr>
            <w:tcW w:w="2154" w:type="dxa"/>
            <w:vMerge/>
          </w:tcPr>
          <w:p w14:paraId="3592B1EE" w14:textId="77777777" w:rsidR="001B1701" w:rsidRPr="001178B4" w:rsidRDefault="001B1701" w:rsidP="00DE2747">
            <w:pPr>
              <w:rPr>
                <w:sz w:val="18"/>
              </w:rPr>
            </w:pPr>
          </w:p>
        </w:tc>
      </w:tr>
      <w:tr w:rsidR="001B1701" w:rsidRPr="001178B4" w14:paraId="7DD7F925" w14:textId="77777777" w:rsidTr="001B1701">
        <w:tc>
          <w:tcPr>
            <w:tcW w:w="1404" w:type="dxa"/>
            <w:vMerge/>
          </w:tcPr>
          <w:p w14:paraId="55416B2F" w14:textId="77777777" w:rsidR="001B1701" w:rsidRPr="001178B4" w:rsidRDefault="001B1701" w:rsidP="00DE2747">
            <w:pPr>
              <w:rPr>
                <w:sz w:val="18"/>
              </w:rPr>
            </w:pPr>
          </w:p>
        </w:tc>
        <w:tc>
          <w:tcPr>
            <w:tcW w:w="1114" w:type="dxa"/>
            <w:vMerge/>
          </w:tcPr>
          <w:p w14:paraId="49B9D05A" w14:textId="77777777" w:rsidR="001B1701" w:rsidRPr="001178B4" w:rsidRDefault="001B1701" w:rsidP="00DE2747">
            <w:pPr>
              <w:rPr>
                <w:sz w:val="18"/>
              </w:rPr>
            </w:pPr>
          </w:p>
        </w:tc>
        <w:tc>
          <w:tcPr>
            <w:tcW w:w="1092" w:type="dxa"/>
            <w:vMerge w:val="restart"/>
            <w:tcBorders>
              <w:top w:val="nil"/>
            </w:tcBorders>
          </w:tcPr>
          <w:p w14:paraId="787AE435" w14:textId="65F90110" w:rsidR="001B1701" w:rsidRPr="001178B4" w:rsidRDefault="001B1701" w:rsidP="00DE2747">
            <w:pPr>
              <w:rPr>
                <w:sz w:val="18"/>
              </w:rPr>
            </w:pPr>
            <w:r w:rsidRPr="001178B4">
              <w:rPr>
                <w:sz w:val="18"/>
              </w:rPr>
              <w:t>CV host body length</w:t>
            </w:r>
          </w:p>
        </w:tc>
        <w:tc>
          <w:tcPr>
            <w:tcW w:w="582" w:type="dxa"/>
            <w:tcBorders>
              <w:top w:val="nil"/>
            </w:tcBorders>
          </w:tcPr>
          <w:p w14:paraId="7524D7A1" w14:textId="711B8080" w:rsidR="001B1701" w:rsidRPr="001178B4" w:rsidRDefault="001B1701" w:rsidP="00DE2747">
            <w:pPr>
              <w:rPr>
                <w:sz w:val="18"/>
              </w:rPr>
            </w:pPr>
            <w:r w:rsidRPr="001178B4">
              <w:rPr>
                <w:sz w:val="18"/>
              </w:rPr>
              <w:t>Q2</w:t>
            </w:r>
          </w:p>
        </w:tc>
        <w:tc>
          <w:tcPr>
            <w:tcW w:w="1914" w:type="dxa"/>
            <w:tcBorders>
              <w:top w:val="nil"/>
              <w:bottom w:val="nil"/>
            </w:tcBorders>
          </w:tcPr>
          <w:p w14:paraId="1D91CB74" w14:textId="403E44EE" w:rsidR="001B1701" w:rsidRPr="001178B4" w:rsidRDefault="001B1701" w:rsidP="00DE2747">
            <w:pPr>
              <w:rPr>
                <w:sz w:val="18"/>
              </w:rPr>
            </w:pPr>
            <w:r w:rsidRPr="001178B4">
              <w:rPr>
                <w:sz w:val="18"/>
              </w:rPr>
              <w:t>0.1901761</w:t>
            </w:r>
          </w:p>
        </w:tc>
        <w:tc>
          <w:tcPr>
            <w:tcW w:w="2196" w:type="dxa"/>
            <w:tcBorders>
              <w:top w:val="nil"/>
              <w:bottom w:val="nil"/>
            </w:tcBorders>
          </w:tcPr>
          <w:p w14:paraId="7D36E0E7" w14:textId="23D66427" w:rsidR="001B1701" w:rsidRPr="001178B4" w:rsidRDefault="001B1701" w:rsidP="00DE2747">
            <w:pPr>
              <w:rPr>
                <w:sz w:val="18"/>
              </w:rPr>
            </w:pPr>
            <w:r w:rsidRPr="001178B4">
              <w:rPr>
                <w:sz w:val="18"/>
              </w:rPr>
              <w:t>0.0808269, 0.2996433</w:t>
            </w:r>
          </w:p>
        </w:tc>
        <w:tc>
          <w:tcPr>
            <w:tcW w:w="2154" w:type="dxa"/>
            <w:vMerge/>
          </w:tcPr>
          <w:p w14:paraId="3D5EEDDD" w14:textId="77777777" w:rsidR="001B1701" w:rsidRPr="001178B4" w:rsidRDefault="001B1701" w:rsidP="00DE2747">
            <w:pPr>
              <w:rPr>
                <w:sz w:val="18"/>
              </w:rPr>
            </w:pPr>
          </w:p>
        </w:tc>
      </w:tr>
      <w:tr w:rsidR="001B1701" w:rsidRPr="001178B4" w14:paraId="5EEA0C10" w14:textId="77777777" w:rsidTr="001B1701">
        <w:tc>
          <w:tcPr>
            <w:tcW w:w="1404" w:type="dxa"/>
            <w:vMerge/>
          </w:tcPr>
          <w:p w14:paraId="62897304" w14:textId="77777777" w:rsidR="001B1701" w:rsidRPr="001178B4" w:rsidRDefault="001B1701" w:rsidP="00DE2747">
            <w:pPr>
              <w:rPr>
                <w:sz w:val="18"/>
              </w:rPr>
            </w:pPr>
          </w:p>
        </w:tc>
        <w:tc>
          <w:tcPr>
            <w:tcW w:w="1114" w:type="dxa"/>
            <w:vMerge/>
          </w:tcPr>
          <w:p w14:paraId="4E0E3A97" w14:textId="77777777" w:rsidR="001B1701" w:rsidRPr="001178B4" w:rsidRDefault="001B1701" w:rsidP="00DE2747">
            <w:pPr>
              <w:rPr>
                <w:sz w:val="18"/>
              </w:rPr>
            </w:pPr>
          </w:p>
        </w:tc>
        <w:tc>
          <w:tcPr>
            <w:tcW w:w="1092" w:type="dxa"/>
            <w:vMerge/>
          </w:tcPr>
          <w:p w14:paraId="12EAA067" w14:textId="7CEB3263" w:rsidR="001B1701" w:rsidRPr="001178B4" w:rsidRDefault="001B1701" w:rsidP="00DE2747">
            <w:pPr>
              <w:rPr>
                <w:sz w:val="18"/>
              </w:rPr>
            </w:pPr>
          </w:p>
        </w:tc>
        <w:tc>
          <w:tcPr>
            <w:tcW w:w="582" w:type="dxa"/>
          </w:tcPr>
          <w:p w14:paraId="0E203D17" w14:textId="471DAE1A" w:rsidR="001B1701" w:rsidRPr="001178B4" w:rsidRDefault="001B1701" w:rsidP="00DE2747">
            <w:pPr>
              <w:rPr>
                <w:sz w:val="18"/>
              </w:rPr>
            </w:pPr>
            <w:r w:rsidRPr="001178B4">
              <w:rPr>
                <w:sz w:val="18"/>
              </w:rPr>
              <w:t>Q3</w:t>
            </w:r>
          </w:p>
        </w:tc>
        <w:tc>
          <w:tcPr>
            <w:tcW w:w="1914" w:type="dxa"/>
            <w:tcBorders>
              <w:top w:val="nil"/>
              <w:bottom w:val="nil"/>
            </w:tcBorders>
          </w:tcPr>
          <w:p w14:paraId="4E185853" w14:textId="5738FC92" w:rsidR="001B1701" w:rsidRPr="001178B4" w:rsidRDefault="001B1701" w:rsidP="00DE2747">
            <w:pPr>
              <w:rPr>
                <w:sz w:val="18"/>
              </w:rPr>
            </w:pPr>
            <w:r w:rsidRPr="001178B4">
              <w:rPr>
                <w:sz w:val="18"/>
              </w:rPr>
              <w:t>0.674365</w:t>
            </w:r>
          </w:p>
        </w:tc>
        <w:tc>
          <w:tcPr>
            <w:tcW w:w="2196" w:type="dxa"/>
            <w:tcBorders>
              <w:top w:val="nil"/>
              <w:bottom w:val="nil"/>
            </w:tcBorders>
          </w:tcPr>
          <w:p w14:paraId="170137E1" w14:textId="72CCF632" w:rsidR="001B1701" w:rsidRPr="001178B4" w:rsidRDefault="001B1701" w:rsidP="00DE2747">
            <w:pPr>
              <w:rPr>
                <w:sz w:val="18"/>
              </w:rPr>
            </w:pPr>
            <w:r w:rsidRPr="001178B4">
              <w:rPr>
                <w:sz w:val="18"/>
              </w:rPr>
              <w:t>0.5707044, 0.7783339</w:t>
            </w:r>
          </w:p>
        </w:tc>
        <w:tc>
          <w:tcPr>
            <w:tcW w:w="2154" w:type="dxa"/>
            <w:vMerge/>
          </w:tcPr>
          <w:p w14:paraId="24C97068" w14:textId="77777777" w:rsidR="001B1701" w:rsidRPr="001178B4" w:rsidRDefault="001B1701" w:rsidP="00DE2747">
            <w:pPr>
              <w:rPr>
                <w:sz w:val="18"/>
              </w:rPr>
            </w:pPr>
          </w:p>
        </w:tc>
      </w:tr>
      <w:tr w:rsidR="001B1701" w:rsidRPr="001178B4" w14:paraId="6D7128CF" w14:textId="77777777" w:rsidTr="001B1701">
        <w:tc>
          <w:tcPr>
            <w:tcW w:w="1404" w:type="dxa"/>
            <w:vMerge/>
          </w:tcPr>
          <w:p w14:paraId="2779083C" w14:textId="77777777" w:rsidR="001B1701" w:rsidRPr="001178B4" w:rsidRDefault="001B1701" w:rsidP="00DE2747">
            <w:pPr>
              <w:rPr>
                <w:sz w:val="18"/>
              </w:rPr>
            </w:pPr>
          </w:p>
        </w:tc>
        <w:tc>
          <w:tcPr>
            <w:tcW w:w="1114" w:type="dxa"/>
            <w:vMerge/>
            <w:tcBorders>
              <w:bottom w:val="single" w:sz="4" w:space="0" w:color="auto"/>
            </w:tcBorders>
          </w:tcPr>
          <w:p w14:paraId="693DBA3D" w14:textId="77777777" w:rsidR="001B1701" w:rsidRPr="001178B4" w:rsidRDefault="001B1701" w:rsidP="00DE2747">
            <w:pPr>
              <w:rPr>
                <w:sz w:val="18"/>
              </w:rPr>
            </w:pPr>
          </w:p>
        </w:tc>
        <w:tc>
          <w:tcPr>
            <w:tcW w:w="1092" w:type="dxa"/>
            <w:vMerge/>
            <w:tcBorders>
              <w:bottom w:val="single" w:sz="4" w:space="0" w:color="auto"/>
            </w:tcBorders>
          </w:tcPr>
          <w:p w14:paraId="001EAB34" w14:textId="51E35C9E" w:rsidR="001B1701" w:rsidRPr="001178B4" w:rsidRDefault="001B1701" w:rsidP="00DE2747">
            <w:pPr>
              <w:rPr>
                <w:sz w:val="18"/>
              </w:rPr>
            </w:pPr>
          </w:p>
        </w:tc>
        <w:tc>
          <w:tcPr>
            <w:tcW w:w="582" w:type="dxa"/>
            <w:tcBorders>
              <w:bottom w:val="single" w:sz="4" w:space="0" w:color="auto"/>
            </w:tcBorders>
          </w:tcPr>
          <w:p w14:paraId="3EEF1B62" w14:textId="58AD022C" w:rsidR="001B1701" w:rsidRPr="001178B4" w:rsidRDefault="001B1701" w:rsidP="00DE2747">
            <w:pPr>
              <w:rPr>
                <w:sz w:val="18"/>
              </w:rPr>
            </w:pPr>
            <w:r w:rsidRPr="001178B4">
              <w:rPr>
                <w:sz w:val="18"/>
              </w:rPr>
              <w:t>Q4</w:t>
            </w:r>
          </w:p>
        </w:tc>
        <w:tc>
          <w:tcPr>
            <w:tcW w:w="1914" w:type="dxa"/>
            <w:tcBorders>
              <w:top w:val="nil"/>
              <w:bottom w:val="single" w:sz="4" w:space="0" w:color="auto"/>
            </w:tcBorders>
          </w:tcPr>
          <w:p w14:paraId="339A92BA" w14:textId="3E2CC972" w:rsidR="001B1701" w:rsidRPr="001178B4" w:rsidRDefault="001B1701" w:rsidP="00DE2747">
            <w:pPr>
              <w:rPr>
                <w:sz w:val="18"/>
              </w:rPr>
            </w:pPr>
            <w:r w:rsidRPr="001178B4">
              <w:rPr>
                <w:sz w:val="18"/>
              </w:rPr>
              <w:t>0.2631751</w:t>
            </w:r>
          </w:p>
        </w:tc>
        <w:tc>
          <w:tcPr>
            <w:tcW w:w="2196" w:type="dxa"/>
            <w:tcBorders>
              <w:top w:val="nil"/>
              <w:bottom w:val="single" w:sz="4" w:space="0" w:color="auto"/>
            </w:tcBorders>
          </w:tcPr>
          <w:p w14:paraId="4BFBC330" w14:textId="3C0DC7B0" w:rsidR="001B1701" w:rsidRPr="001178B4" w:rsidRDefault="001B1701" w:rsidP="00DE2747">
            <w:pPr>
              <w:rPr>
                <w:sz w:val="18"/>
              </w:rPr>
            </w:pPr>
            <w:r w:rsidRPr="001178B4">
              <w:rPr>
                <w:sz w:val="18"/>
              </w:rPr>
              <w:t>0.1548948, 0.3716116</w:t>
            </w:r>
          </w:p>
        </w:tc>
        <w:tc>
          <w:tcPr>
            <w:tcW w:w="2154" w:type="dxa"/>
            <w:vMerge/>
            <w:tcBorders>
              <w:bottom w:val="single" w:sz="4" w:space="0" w:color="auto"/>
            </w:tcBorders>
          </w:tcPr>
          <w:p w14:paraId="147BD398" w14:textId="77777777" w:rsidR="001B1701" w:rsidRPr="001178B4" w:rsidRDefault="001B1701" w:rsidP="00DE2747">
            <w:pPr>
              <w:rPr>
                <w:sz w:val="18"/>
              </w:rPr>
            </w:pPr>
          </w:p>
        </w:tc>
      </w:tr>
      <w:tr w:rsidR="001B1701" w:rsidRPr="001178B4" w14:paraId="53E381E7" w14:textId="77777777" w:rsidTr="001B1701">
        <w:trPr>
          <w:trHeight w:val="124"/>
        </w:trPr>
        <w:tc>
          <w:tcPr>
            <w:tcW w:w="1404" w:type="dxa"/>
            <w:vMerge/>
          </w:tcPr>
          <w:p w14:paraId="0721003B" w14:textId="77777777" w:rsidR="001B1701" w:rsidRPr="001178B4" w:rsidRDefault="001B1701" w:rsidP="00DE2747">
            <w:pPr>
              <w:rPr>
                <w:sz w:val="18"/>
              </w:rPr>
            </w:pPr>
          </w:p>
        </w:tc>
        <w:tc>
          <w:tcPr>
            <w:tcW w:w="1114" w:type="dxa"/>
            <w:vMerge w:val="restart"/>
            <w:tcBorders>
              <w:top w:val="single" w:sz="4" w:space="0" w:color="auto"/>
            </w:tcBorders>
          </w:tcPr>
          <w:p w14:paraId="59FB6DA2" w14:textId="77777777" w:rsidR="001B1701" w:rsidRPr="001178B4" w:rsidRDefault="001B1701" w:rsidP="00DE2747">
            <w:pPr>
              <w:rPr>
                <w:sz w:val="18"/>
              </w:rPr>
            </w:pPr>
            <w:r w:rsidRPr="001178B4">
              <w:rPr>
                <w:sz w:val="18"/>
              </w:rPr>
              <w:t>G</w:t>
            </w:r>
          </w:p>
          <w:p w14:paraId="18128D29" w14:textId="77777777" w:rsidR="001B1701" w:rsidRPr="001178B4" w:rsidRDefault="001B1701" w:rsidP="00DE2747">
            <w:pPr>
              <w:rPr>
                <w:sz w:val="18"/>
              </w:rPr>
            </w:pPr>
          </w:p>
        </w:tc>
        <w:tc>
          <w:tcPr>
            <w:tcW w:w="1092" w:type="dxa"/>
            <w:vMerge w:val="restart"/>
            <w:tcBorders>
              <w:top w:val="single" w:sz="4" w:space="0" w:color="auto"/>
            </w:tcBorders>
          </w:tcPr>
          <w:p w14:paraId="1ABE1A70" w14:textId="1DA9BD37" w:rsidR="001B1701" w:rsidRPr="001178B4" w:rsidRDefault="001B1701" w:rsidP="00DE2747">
            <w:pPr>
              <w:rPr>
                <w:sz w:val="18"/>
              </w:rPr>
            </w:pPr>
            <w:r w:rsidRPr="001178B4">
              <w:rPr>
                <w:sz w:val="18"/>
              </w:rPr>
              <w:t>Mean host body length</w:t>
            </w:r>
          </w:p>
        </w:tc>
        <w:tc>
          <w:tcPr>
            <w:tcW w:w="582" w:type="dxa"/>
            <w:tcBorders>
              <w:top w:val="single" w:sz="4" w:space="0" w:color="auto"/>
            </w:tcBorders>
          </w:tcPr>
          <w:p w14:paraId="220582DE" w14:textId="09F01EF4" w:rsidR="001B1701" w:rsidRPr="001178B4" w:rsidRDefault="001B1701" w:rsidP="00DE2747">
            <w:pPr>
              <w:rPr>
                <w:sz w:val="18"/>
              </w:rPr>
            </w:pPr>
            <w:r w:rsidRPr="001178B4">
              <w:rPr>
                <w:sz w:val="18"/>
              </w:rPr>
              <w:t>Q2</w:t>
            </w:r>
          </w:p>
        </w:tc>
        <w:tc>
          <w:tcPr>
            <w:tcW w:w="1914" w:type="dxa"/>
            <w:tcBorders>
              <w:top w:val="single" w:sz="4" w:space="0" w:color="auto"/>
              <w:bottom w:val="nil"/>
            </w:tcBorders>
          </w:tcPr>
          <w:p w14:paraId="0A090B8A" w14:textId="75FA651A" w:rsidR="001B1701" w:rsidRPr="001178B4" w:rsidRDefault="001B1701" w:rsidP="00DE2747">
            <w:pPr>
              <w:rPr>
                <w:sz w:val="18"/>
              </w:rPr>
            </w:pPr>
            <w:r w:rsidRPr="001178B4">
              <w:rPr>
                <w:sz w:val="18"/>
              </w:rPr>
              <w:t>0.3274065</w:t>
            </w:r>
          </w:p>
        </w:tc>
        <w:tc>
          <w:tcPr>
            <w:tcW w:w="2196" w:type="dxa"/>
            <w:tcBorders>
              <w:top w:val="single" w:sz="4" w:space="0" w:color="auto"/>
            </w:tcBorders>
          </w:tcPr>
          <w:p w14:paraId="180C603D" w14:textId="236C27D0" w:rsidR="001B1701" w:rsidRPr="001178B4" w:rsidRDefault="001B1701" w:rsidP="00DE2747">
            <w:pPr>
              <w:rPr>
                <w:sz w:val="18"/>
              </w:rPr>
            </w:pPr>
            <w:r w:rsidRPr="001178B4">
              <w:rPr>
                <w:sz w:val="18"/>
              </w:rPr>
              <w:t>0.1475052, 0.5078821</w:t>
            </w:r>
          </w:p>
        </w:tc>
        <w:tc>
          <w:tcPr>
            <w:tcW w:w="2154" w:type="dxa"/>
            <w:vMerge w:val="restart"/>
            <w:tcBorders>
              <w:top w:val="single" w:sz="4" w:space="0" w:color="auto"/>
            </w:tcBorders>
          </w:tcPr>
          <w:p w14:paraId="2DD4B2FE" w14:textId="3A64DDA1" w:rsidR="001B1701" w:rsidRPr="001178B4" w:rsidRDefault="001B1701" w:rsidP="00DE2747">
            <w:pPr>
              <w:rPr>
                <w:sz w:val="18"/>
              </w:rPr>
            </w:pPr>
            <w:proofErr w:type="gramStart"/>
            <w:r w:rsidRPr="001178B4">
              <w:rPr>
                <w:sz w:val="18"/>
              </w:rPr>
              <w:t>log</w:t>
            </w:r>
            <w:proofErr w:type="gramEnd"/>
            <w:r w:rsidRPr="001178B4">
              <w:rPr>
                <w:sz w:val="18"/>
              </w:rPr>
              <w:t xml:space="preserve"> odds ratio compared to 1</w:t>
            </w:r>
            <w:r w:rsidRPr="001178B4">
              <w:rPr>
                <w:sz w:val="18"/>
                <w:vertAlign w:val="superscript"/>
              </w:rPr>
              <w:t>st</w:t>
            </w:r>
            <w:r w:rsidRPr="001178B4">
              <w:rPr>
                <w:sz w:val="18"/>
              </w:rPr>
              <w:t xml:space="preserve"> quartile category</w:t>
            </w:r>
          </w:p>
        </w:tc>
      </w:tr>
      <w:tr w:rsidR="001B1701" w:rsidRPr="001178B4" w14:paraId="1C5E7916" w14:textId="77777777" w:rsidTr="001B1701">
        <w:trPr>
          <w:trHeight w:val="122"/>
        </w:trPr>
        <w:tc>
          <w:tcPr>
            <w:tcW w:w="1404" w:type="dxa"/>
            <w:vMerge/>
          </w:tcPr>
          <w:p w14:paraId="2DFE5515" w14:textId="77777777" w:rsidR="001B1701" w:rsidRPr="001178B4" w:rsidRDefault="001B1701" w:rsidP="00DE2747">
            <w:pPr>
              <w:rPr>
                <w:sz w:val="18"/>
              </w:rPr>
            </w:pPr>
          </w:p>
        </w:tc>
        <w:tc>
          <w:tcPr>
            <w:tcW w:w="1114" w:type="dxa"/>
            <w:vMerge/>
          </w:tcPr>
          <w:p w14:paraId="1112CEDD" w14:textId="77777777" w:rsidR="001B1701" w:rsidRPr="001178B4" w:rsidRDefault="001B1701" w:rsidP="00DE2747">
            <w:pPr>
              <w:rPr>
                <w:sz w:val="18"/>
              </w:rPr>
            </w:pPr>
          </w:p>
        </w:tc>
        <w:tc>
          <w:tcPr>
            <w:tcW w:w="1092" w:type="dxa"/>
            <w:vMerge/>
          </w:tcPr>
          <w:p w14:paraId="1996ABA9" w14:textId="77777777" w:rsidR="001B1701" w:rsidRPr="001178B4" w:rsidRDefault="001B1701" w:rsidP="00DE2747">
            <w:pPr>
              <w:rPr>
                <w:sz w:val="18"/>
              </w:rPr>
            </w:pPr>
          </w:p>
        </w:tc>
        <w:tc>
          <w:tcPr>
            <w:tcW w:w="582" w:type="dxa"/>
          </w:tcPr>
          <w:p w14:paraId="17B00FF3" w14:textId="5BE0355B" w:rsidR="001B1701" w:rsidRPr="001178B4" w:rsidRDefault="001B1701" w:rsidP="00DE2747">
            <w:pPr>
              <w:rPr>
                <w:sz w:val="18"/>
              </w:rPr>
            </w:pPr>
            <w:r w:rsidRPr="001178B4">
              <w:rPr>
                <w:sz w:val="18"/>
              </w:rPr>
              <w:t>Q3</w:t>
            </w:r>
          </w:p>
        </w:tc>
        <w:tc>
          <w:tcPr>
            <w:tcW w:w="1914" w:type="dxa"/>
            <w:tcBorders>
              <w:top w:val="nil"/>
              <w:bottom w:val="nil"/>
            </w:tcBorders>
          </w:tcPr>
          <w:p w14:paraId="44442EC9" w14:textId="487A5231" w:rsidR="001B1701" w:rsidRPr="001178B4" w:rsidRDefault="001B1701" w:rsidP="00DE2747">
            <w:pPr>
              <w:rPr>
                <w:sz w:val="18"/>
              </w:rPr>
            </w:pPr>
            <w:r w:rsidRPr="001178B4">
              <w:rPr>
                <w:sz w:val="18"/>
              </w:rPr>
              <w:t>0.466491</w:t>
            </w:r>
          </w:p>
        </w:tc>
        <w:tc>
          <w:tcPr>
            <w:tcW w:w="2196" w:type="dxa"/>
          </w:tcPr>
          <w:p w14:paraId="06C3BE4C" w14:textId="0740283D" w:rsidR="001B1701" w:rsidRPr="001178B4" w:rsidRDefault="001B1701" w:rsidP="00DE2747">
            <w:pPr>
              <w:rPr>
                <w:sz w:val="18"/>
              </w:rPr>
            </w:pPr>
            <w:r w:rsidRPr="001178B4">
              <w:rPr>
                <w:sz w:val="18"/>
              </w:rPr>
              <w:t>0.3068503, 0.6274147</w:t>
            </w:r>
          </w:p>
        </w:tc>
        <w:tc>
          <w:tcPr>
            <w:tcW w:w="2154" w:type="dxa"/>
            <w:vMerge/>
          </w:tcPr>
          <w:p w14:paraId="1E6824F4" w14:textId="77777777" w:rsidR="001B1701" w:rsidRPr="001178B4" w:rsidRDefault="001B1701" w:rsidP="00DE2747">
            <w:pPr>
              <w:rPr>
                <w:sz w:val="18"/>
              </w:rPr>
            </w:pPr>
          </w:p>
        </w:tc>
      </w:tr>
      <w:tr w:rsidR="001B1701" w:rsidRPr="001178B4" w14:paraId="3170B767" w14:textId="77777777" w:rsidTr="001B1701">
        <w:trPr>
          <w:trHeight w:val="122"/>
        </w:trPr>
        <w:tc>
          <w:tcPr>
            <w:tcW w:w="1404" w:type="dxa"/>
            <w:vMerge/>
          </w:tcPr>
          <w:p w14:paraId="6F580FAA" w14:textId="77777777" w:rsidR="001B1701" w:rsidRPr="001178B4" w:rsidRDefault="001B1701" w:rsidP="00DE2747">
            <w:pPr>
              <w:rPr>
                <w:sz w:val="18"/>
              </w:rPr>
            </w:pPr>
          </w:p>
        </w:tc>
        <w:tc>
          <w:tcPr>
            <w:tcW w:w="1114" w:type="dxa"/>
            <w:vMerge/>
          </w:tcPr>
          <w:p w14:paraId="205DE253" w14:textId="77777777" w:rsidR="001B1701" w:rsidRPr="001178B4" w:rsidRDefault="001B1701" w:rsidP="00DE2747">
            <w:pPr>
              <w:rPr>
                <w:sz w:val="18"/>
              </w:rPr>
            </w:pPr>
          </w:p>
        </w:tc>
        <w:tc>
          <w:tcPr>
            <w:tcW w:w="1092" w:type="dxa"/>
            <w:vMerge/>
            <w:tcBorders>
              <w:bottom w:val="nil"/>
            </w:tcBorders>
          </w:tcPr>
          <w:p w14:paraId="4CC03D7A" w14:textId="77777777" w:rsidR="001B1701" w:rsidRPr="001178B4" w:rsidRDefault="001B1701" w:rsidP="00DE2747">
            <w:pPr>
              <w:rPr>
                <w:sz w:val="18"/>
              </w:rPr>
            </w:pPr>
          </w:p>
        </w:tc>
        <w:tc>
          <w:tcPr>
            <w:tcW w:w="582" w:type="dxa"/>
            <w:tcBorders>
              <w:bottom w:val="nil"/>
            </w:tcBorders>
          </w:tcPr>
          <w:p w14:paraId="0BAF4D03" w14:textId="436BBF2C" w:rsidR="001B1701" w:rsidRPr="001178B4" w:rsidRDefault="001B1701" w:rsidP="00DE2747">
            <w:pPr>
              <w:rPr>
                <w:sz w:val="18"/>
              </w:rPr>
            </w:pPr>
            <w:r w:rsidRPr="001178B4">
              <w:rPr>
                <w:sz w:val="18"/>
              </w:rPr>
              <w:t>Q4</w:t>
            </w:r>
          </w:p>
        </w:tc>
        <w:tc>
          <w:tcPr>
            <w:tcW w:w="1914" w:type="dxa"/>
            <w:tcBorders>
              <w:top w:val="nil"/>
              <w:bottom w:val="nil"/>
            </w:tcBorders>
          </w:tcPr>
          <w:p w14:paraId="06035B6C" w14:textId="58609134" w:rsidR="001B1701" w:rsidRPr="001178B4" w:rsidRDefault="001B1701" w:rsidP="00DE2747">
            <w:pPr>
              <w:rPr>
                <w:sz w:val="18"/>
              </w:rPr>
            </w:pPr>
            <w:r w:rsidRPr="001178B4">
              <w:rPr>
                <w:sz w:val="18"/>
              </w:rPr>
              <w:t>-0.2616669</w:t>
            </w:r>
          </w:p>
        </w:tc>
        <w:tc>
          <w:tcPr>
            <w:tcW w:w="2196" w:type="dxa"/>
          </w:tcPr>
          <w:p w14:paraId="49D6F981" w14:textId="43545F30" w:rsidR="001B1701" w:rsidRPr="001178B4" w:rsidRDefault="001B1701" w:rsidP="00DE2747">
            <w:pPr>
              <w:rPr>
                <w:sz w:val="18"/>
              </w:rPr>
            </w:pPr>
            <w:r w:rsidRPr="001178B4">
              <w:rPr>
                <w:sz w:val="18"/>
              </w:rPr>
              <w:t>-0.5719861, 0.0389363</w:t>
            </w:r>
          </w:p>
        </w:tc>
        <w:tc>
          <w:tcPr>
            <w:tcW w:w="2154" w:type="dxa"/>
            <w:vMerge/>
          </w:tcPr>
          <w:p w14:paraId="572E9757" w14:textId="77777777" w:rsidR="001B1701" w:rsidRPr="001178B4" w:rsidRDefault="001B1701" w:rsidP="00DE2747">
            <w:pPr>
              <w:rPr>
                <w:sz w:val="18"/>
              </w:rPr>
            </w:pPr>
          </w:p>
        </w:tc>
      </w:tr>
      <w:tr w:rsidR="001B1701" w:rsidRPr="001178B4" w14:paraId="44E1736F" w14:textId="77777777" w:rsidTr="001B1701">
        <w:trPr>
          <w:trHeight w:val="124"/>
        </w:trPr>
        <w:tc>
          <w:tcPr>
            <w:tcW w:w="1404" w:type="dxa"/>
            <w:vMerge/>
          </w:tcPr>
          <w:p w14:paraId="34790BC7" w14:textId="77777777" w:rsidR="001B1701" w:rsidRPr="001178B4" w:rsidRDefault="001B1701" w:rsidP="00DE2747">
            <w:pPr>
              <w:rPr>
                <w:sz w:val="18"/>
              </w:rPr>
            </w:pPr>
          </w:p>
        </w:tc>
        <w:tc>
          <w:tcPr>
            <w:tcW w:w="1114" w:type="dxa"/>
            <w:vMerge/>
          </w:tcPr>
          <w:p w14:paraId="22C597F4" w14:textId="77777777" w:rsidR="001B1701" w:rsidRPr="001178B4" w:rsidRDefault="001B1701" w:rsidP="00DE2747">
            <w:pPr>
              <w:rPr>
                <w:sz w:val="18"/>
              </w:rPr>
            </w:pPr>
          </w:p>
        </w:tc>
        <w:tc>
          <w:tcPr>
            <w:tcW w:w="1092" w:type="dxa"/>
            <w:vMerge w:val="restart"/>
            <w:tcBorders>
              <w:top w:val="nil"/>
            </w:tcBorders>
          </w:tcPr>
          <w:p w14:paraId="11632A22" w14:textId="18163707" w:rsidR="001B1701" w:rsidRPr="001178B4" w:rsidRDefault="001B1701" w:rsidP="00DE2747">
            <w:pPr>
              <w:rPr>
                <w:sz w:val="18"/>
              </w:rPr>
            </w:pPr>
            <w:r w:rsidRPr="001178B4">
              <w:rPr>
                <w:sz w:val="18"/>
              </w:rPr>
              <w:t>Max host body length</w:t>
            </w:r>
          </w:p>
        </w:tc>
        <w:tc>
          <w:tcPr>
            <w:tcW w:w="582" w:type="dxa"/>
            <w:tcBorders>
              <w:top w:val="nil"/>
            </w:tcBorders>
          </w:tcPr>
          <w:p w14:paraId="7003B895" w14:textId="1791D008" w:rsidR="001B1701" w:rsidRPr="001178B4" w:rsidRDefault="001B1701" w:rsidP="00DE2747">
            <w:pPr>
              <w:rPr>
                <w:sz w:val="18"/>
              </w:rPr>
            </w:pPr>
            <w:r w:rsidRPr="001178B4">
              <w:rPr>
                <w:sz w:val="18"/>
              </w:rPr>
              <w:t>Q2</w:t>
            </w:r>
          </w:p>
        </w:tc>
        <w:tc>
          <w:tcPr>
            <w:tcW w:w="1914" w:type="dxa"/>
            <w:tcBorders>
              <w:top w:val="nil"/>
              <w:bottom w:val="nil"/>
            </w:tcBorders>
          </w:tcPr>
          <w:p w14:paraId="24542090" w14:textId="5F2A2CC0" w:rsidR="001B1701" w:rsidRPr="001178B4" w:rsidRDefault="001B1701" w:rsidP="00DE2747">
            <w:pPr>
              <w:rPr>
                <w:sz w:val="18"/>
              </w:rPr>
            </w:pPr>
            <w:r w:rsidRPr="001178B4">
              <w:rPr>
                <w:sz w:val="18"/>
              </w:rPr>
              <w:t>0.7788821</w:t>
            </w:r>
          </w:p>
        </w:tc>
        <w:tc>
          <w:tcPr>
            <w:tcW w:w="2196" w:type="dxa"/>
          </w:tcPr>
          <w:p w14:paraId="4A71EF5B" w14:textId="4237686A" w:rsidR="001B1701" w:rsidRPr="001178B4" w:rsidRDefault="001B1701" w:rsidP="00DE2747">
            <w:pPr>
              <w:rPr>
                <w:sz w:val="18"/>
              </w:rPr>
            </w:pPr>
            <w:r w:rsidRPr="001178B4">
              <w:rPr>
                <w:sz w:val="18"/>
              </w:rPr>
              <w:t>0.590882, 0.968715</w:t>
            </w:r>
          </w:p>
        </w:tc>
        <w:tc>
          <w:tcPr>
            <w:tcW w:w="2154" w:type="dxa"/>
            <w:vMerge/>
          </w:tcPr>
          <w:p w14:paraId="0FF854FF" w14:textId="77777777" w:rsidR="001B1701" w:rsidRPr="001178B4" w:rsidRDefault="001B1701" w:rsidP="00DE2747">
            <w:pPr>
              <w:rPr>
                <w:sz w:val="18"/>
              </w:rPr>
            </w:pPr>
          </w:p>
        </w:tc>
      </w:tr>
      <w:tr w:rsidR="001B1701" w:rsidRPr="001178B4" w14:paraId="41009BD6" w14:textId="77777777" w:rsidTr="001B1701">
        <w:trPr>
          <w:trHeight w:val="122"/>
        </w:trPr>
        <w:tc>
          <w:tcPr>
            <w:tcW w:w="1404" w:type="dxa"/>
            <w:vMerge/>
          </w:tcPr>
          <w:p w14:paraId="527196F3" w14:textId="77777777" w:rsidR="001B1701" w:rsidRPr="001178B4" w:rsidRDefault="001B1701" w:rsidP="00DE2747">
            <w:pPr>
              <w:rPr>
                <w:sz w:val="18"/>
              </w:rPr>
            </w:pPr>
          </w:p>
        </w:tc>
        <w:tc>
          <w:tcPr>
            <w:tcW w:w="1114" w:type="dxa"/>
            <w:vMerge/>
          </w:tcPr>
          <w:p w14:paraId="6AB8BAEC" w14:textId="77777777" w:rsidR="001B1701" w:rsidRPr="001178B4" w:rsidRDefault="001B1701" w:rsidP="00DE2747">
            <w:pPr>
              <w:rPr>
                <w:sz w:val="18"/>
              </w:rPr>
            </w:pPr>
          </w:p>
        </w:tc>
        <w:tc>
          <w:tcPr>
            <w:tcW w:w="1092" w:type="dxa"/>
            <w:vMerge/>
          </w:tcPr>
          <w:p w14:paraId="4BE7D6FC" w14:textId="77777777" w:rsidR="001B1701" w:rsidRPr="001178B4" w:rsidRDefault="001B1701" w:rsidP="00DE2747">
            <w:pPr>
              <w:rPr>
                <w:sz w:val="18"/>
              </w:rPr>
            </w:pPr>
          </w:p>
        </w:tc>
        <w:tc>
          <w:tcPr>
            <w:tcW w:w="582" w:type="dxa"/>
          </w:tcPr>
          <w:p w14:paraId="2FA34532" w14:textId="4FE67C9A" w:rsidR="001B1701" w:rsidRPr="001178B4" w:rsidRDefault="001B1701" w:rsidP="00DE2747">
            <w:pPr>
              <w:rPr>
                <w:sz w:val="18"/>
              </w:rPr>
            </w:pPr>
            <w:r w:rsidRPr="001178B4">
              <w:rPr>
                <w:sz w:val="18"/>
              </w:rPr>
              <w:t>Q3</w:t>
            </w:r>
          </w:p>
        </w:tc>
        <w:tc>
          <w:tcPr>
            <w:tcW w:w="1914" w:type="dxa"/>
            <w:tcBorders>
              <w:top w:val="nil"/>
              <w:bottom w:val="nil"/>
            </w:tcBorders>
          </w:tcPr>
          <w:p w14:paraId="182F66ED" w14:textId="59CD2F7A" w:rsidR="001B1701" w:rsidRPr="001178B4" w:rsidRDefault="001B1701" w:rsidP="00DE2747">
            <w:pPr>
              <w:rPr>
                <w:sz w:val="18"/>
              </w:rPr>
            </w:pPr>
            <w:r w:rsidRPr="001178B4">
              <w:rPr>
                <w:sz w:val="18"/>
              </w:rPr>
              <w:t>1.0020415</w:t>
            </w:r>
          </w:p>
        </w:tc>
        <w:tc>
          <w:tcPr>
            <w:tcW w:w="2196" w:type="dxa"/>
          </w:tcPr>
          <w:p w14:paraId="6D8C62B8" w14:textId="62AD7C67" w:rsidR="001B1701" w:rsidRPr="001178B4" w:rsidRDefault="001B1701" w:rsidP="00DE2747">
            <w:pPr>
              <w:rPr>
                <w:sz w:val="18"/>
              </w:rPr>
            </w:pPr>
            <w:r w:rsidRPr="001178B4">
              <w:rPr>
                <w:sz w:val="18"/>
              </w:rPr>
              <w:t>0.8291696, 1.1774999</w:t>
            </w:r>
          </w:p>
        </w:tc>
        <w:tc>
          <w:tcPr>
            <w:tcW w:w="2154" w:type="dxa"/>
            <w:vMerge/>
          </w:tcPr>
          <w:p w14:paraId="3DB417C4" w14:textId="77777777" w:rsidR="001B1701" w:rsidRPr="001178B4" w:rsidRDefault="001B1701" w:rsidP="00DE2747">
            <w:pPr>
              <w:rPr>
                <w:sz w:val="18"/>
              </w:rPr>
            </w:pPr>
          </w:p>
        </w:tc>
      </w:tr>
      <w:tr w:rsidR="001B1701" w:rsidRPr="001178B4" w14:paraId="11D06134" w14:textId="77777777" w:rsidTr="001B1701">
        <w:trPr>
          <w:trHeight w:val="122"/>
        </w:trPr>
        <w:tc>
          <w:tcPr>
            <w:tcW w:w="1404" w:type="dxa"/>
            <w:vMerge/>
          </w:tcPr>
          <w:p w14:paraId="4F672E38" w14:textId="77777777" w:rsidR="001B1701" w:rsidRPr="001178B4" w:rsidRDefault="001B1701" w:rsidP="00DE2747">
            <w:pPr>
              <w:rPr>
                <w:sz w:val="18"/>
              </w:rPr>
            </w:pPr>
          </w:p>
        </w:tc>
        <w:tc>
          <w:tcPr>
            <w:tcW w:w="1114" w:type="dxa"/>
            <w:vMerge/>
            <w:tcBorders>
              <w:bottom w:val="single" w:sz="4" w:space="0" w:color="auto"/>
            </w:tcBorders>
          </w:tcPr>
          <w:p w14:paraId="4464ED24" w14:textId="77777777" w:rsidR="001B1701" w:rsidRPr="001178B4" w:rsidRDefault="001B1701" w:rsidP="00DE2747">
            <w:pPr>
              <w:rPr>
                <w:sz w:val="18"/>
              </w:rPr>
            </w:pPr>
          </w:p>
        </w:tc>
        <w:tc>
          <w:tcPr>
            <w:tcW w:w="1092" w:type="dxa"/>
            <w:vMerge/>
            <w:tcBorders>
              <w:bottom w:val="single" w:sz="4" w:space="0" w:color="auto"/>
            </w:tcBorders>
          </w:tcPr>
          <w:p w14:paraId="6EEA4CE6" w14:textId="77777777" w:rsidR="001B1701" w:rsidRPr="001178B4" w:rsidRDefault="001B1701" w:rsidP="00DE2747">
            <w:pPr>
              <w:rPr>
                <w:sz w:val="18"/>
              </w:rPr>
            </w:pPr>
          </w:p>
        </w:tc>
        <w:tc>
          <w:tcPr>
            <w:tcW w:w="582" w:type="dxa"/>
            <w:tcBorders>
              <w:bottom w:val="single" w:sz="4" w:space="0" w:color="auto"/>
            </w:tcBorders>
          </w:tcPr>
          <w:p w14:paraId="60AC13AA" w14:textId="5846F48A" w:rsidR="001B1701" w:rsidRPr="001178B4" w:rsidRDefault="001B1701" w:rsidP="00DE2747">
            <w:pPr>
              <w:rPr>
                <w:sz w:val="18"/>
              </w:rPr>
            </w:pPr>
            <w:r w:rsidRPr="001178B4">
              <w:rPr>
                <w:sz w:val="18"/>
              </w:rPr>
              <w:t>Q4</w:t>
            </w:r>
          </w:p>
        </w:tc>
        <w:tc>
          <w:tcPr>
            <w:tcW w:w="1914" w:type="dxa"/>
            <w:tcBorders>
              <w:top w:val="nil"/>
              <w:bottom w:val="single" w:sz="4" w:space="0" w:color="auto"/>
            </w:tcBorders>
          </w:tcPr>
          <w:p w14:paraId="2D95170E" w14:textId="25A25BE4" w:rsidR="001B1701" w:rsidRPr="001178B4" w:rsidRDefault="001B1701" w:rsidP="00DE2747">
            <w:pPr>
              <w:rPr>
                <w:sz w:val="18"/>
              </w:rPr>
            </w:pPr>
            <w:r w:rsidRPr="001178B4">
              <w:rPr>
                <w:sz w:val="18"/>
              </w:rPr>
              <w:t>1.0857277</w:t>
            </w:r>
          </w:p>
        </w:tc>
        <w:tc>
          <w:tcPr>
            <w:tcW w:w="2196" w:type="dxa"/>
            <w:tcBorders>
              <w:bottom w:val="single" w:sz="4" w:space="0" w:color="auto"/>
            </w:tcBorders>
          </w:tcPr>
          <w:p w14:paraId="4BA24588" w14:textId="348A69B7" w:rsidR="001B1701" w:rsidRPr="001178B4" w:rsidRDefault="001B1701" w:rsidP="00DE2747">
            <w:pPr>
              <w:rPr>
                <w:sz w:val="18"/>
              </w:rPr>
            </w:pPr>
            <w:r w:rsidRPr="001178B4">
              <w:rPr>
                <w:sz w:val="18"/>
              </w:rPr>
              <w:t>0.8338062, 1.3381528</w:t>
            </w:r>
          </w:p>
        </w:tc>
        <w:tc>
          <w:tcPr>
            <w:tcW w:w="2154" w:type="dxa"/>
            <w:vMerge/>
            <w:tcBorders>
              <w:bottom w:val="single" w:sz="4" w:space="0" w:color="auto"/>
            </w:tcBorders>
          </w:tcPr>
          <w:p w14:paraId="2B525D41" w14:textId="77777777" w:rsidR="001B1701" w:rsidRPr="001178B4" w:rsidRDefault="001B1701" w:rsidP="00DE2747">
            <w:pPr>
              <w:rPr>
                <w:sz w:val="18"/>
              </w:rPr>
            </w:pPr>
          </w:p>
        </w:tc>
      </w:tr>
      <w:tr w:rsidR="001B1701" w:rsidRPr="001178B4" w14:paraId="0A16CBC8" w14:textId="77777777" w:rsidTr="001B1701">
        <w:trPr>
          <w:trHeight w:val="124"/>
        </w:trPr>
        <w:tc>
          <w:tcPr>
            <w:tcW w:w="1404" w:type="dxa"/>
            <w:vMerge/>
          </w:tcPr>
          <w:p w14:paraId="21744B30" w14:textId="77777777" w:rsidR="001B1701" w:rsidRPr="001178B4" w:rsidRDefault="001B1701" w:rsidP="00DE2747">
            <w:pPr>
              <w:rPr>
                <w:sz w:val="18"/>
              </w:rPr>
            </w:pPr>
          </w:p>
        </w:tc>
        <w:tc>
          <w:tcPr>
            <w:tcW w:w="1114" w:type="dxa"/>
            <w:vMerge w:val="restart"/>
            <w:tcBorders>
              <w:top w:val="single" w:sz="4" w:space="0" w:color="auto"/>
            </w:tcBorders>
          </w:tcPr>
          <w:p w14:paraId="27947E77" w14:textId="77777777" w:rsidR="001B1701" w:rsidRPr="001178B4" w:rsidRDefault="001B1701" w:rsidP="00DE2747">
            <w:pPr>
              <w:rPr>
                <w:sz w:val="18"/>
              </w:rPr>
            </w:pPr>
            <w:r w:rsidRPr="001178B4">
              <w:rPr>
                <w:sz w:val="18"/>
              </w:rPr>
              <w:t>PD</w:t>
            </w:r>
          </w:p>
          <w:p w14:paraId="05753886" w14:textId="77777777" w:rsidR="001B1701" w:rsidRPr="001178B4" w:rsidRDefault="001B1701" w:rsidP="00DE2747">
            <w:pPr>
              <w:rPr>
                <w:sz w:val="18"/>
              </w:rPr>
            </w:pPr>
          </w:p>
        </w:tc>
        <w:tc>
          <w:tcPr>
            <w:tcW w:w="1092" w:type="dxa"/>
            <w:vMerge w:val="restart"/>
            <w:tcBorders>
              <w:top w:val="single" w:sz="4" w:space="0" w:color="auto"/>
            </w:tcBorders>
          </w:tcPr>
          <w:p w14:paraId="7D06161D" w14:textId="06C467A9" w:rsidR="001B1701" w:rsidRPr="001178B4" w:rsidRDefault="001B1701" w:rsidP="00DE2747">
            <w:pPr>
              <w:rPr>
                <w:sz w:val="18"/>
              </w:rPr>
            </w:pPr>
            <w:r w:rsidRPr="001178B4">
              <w:rPr>
                <w:sz w:val="18"/>
              </w:rPr>
              <w:t>Mean host body length</w:t>
            </w:r>
          </w:p>
        </w:tc>
        <w:tc>
          <w:tcPr>
            <w:tcW w:w="582" w:type="dxa"/>
            <w:tcBorders>
              <w:top w:val="single" w:sz="4" w:space="0" w:color="auto"/>
            </w:tcBorders>
          </w:tcPr>
          <w:p w14:paraId="4B0A3D23" w14:textId="35202EBF" w:rsidR="001B1701" w:rsidRPr="001178B4" w:rsidRDefault="001B1701" w:rsidP="00DE2747">
            <w:pPr>
              <w:rPr>
                <w:sz w:val="18"/>
              </w:rPr>
            </w:pPr>
            <w:r w:rsidRPr="001178B4">
              <w:rPr>
                <w:sz w:val="18"/>
              </w:rPr>
              <w:t>Q2</w:t>
            </w:r>
          </w:p>
        </w:tc>
        <w:tc>
          <w:tcPr>
            <w:tcW w:w="1914" w:type="dxa"/>
            <w:tcBorders>
              <w:top w:val="single" w:sz="4" w:space="0" w:color="auto"/>
              <w:bottom w:val="nil"/>
              <w:right w:val="nil"/>
            </w:tcBorders>
          </w:tcPr>
          <w:p w14:paraId="3A69D4BE" w14:textId="447B58CB" w:rsidR="001B1701" w:rsidRPr="001178B4" w:rsidRDefault="001B1701" w:rsidP="00DE2747">
            <w:pPr>
              <w:rPr>
                <w:sz w:val="18"/>
              </w:rPr>
            </w:pPr>
            <w:r w:rsidRPr="001178B4">
              <w:rPr>
                <w:sz w:val="18"/>
              </w:rPr>
              <w:t>0.0292508</w:t>
            </w:r>
          </w:p>
        </w:tc>
        <w:tc>
          <w:tcPr>
            <w:tcW w:w="2196" w:type="dxa"/>
            <w:tcBorders>
              <w:top w:val="single" w:sz="4" w:space="0" w:color="auto"/>
              <w:left w:val="nil"/>
              <w:bottom w:val="nil"/>
            </w:tcBorders>
          </w:tcPr>
          <w:p w14:paraId="125DE6EF" w14:textId="5D51DC2F" w:rsidR="001B1701" w:rsidRPr="001178B4" w:rsidRDefault="001B1701" w:rsidP="00DE2747">
            <w:pPr>
              <w:rPr>
                <w:sz w:val="18"/>
              </w:rPr>
            </w:pPr>
            <w:r w:rsidRPr="001178B4">
              <w:rPr>
                <w:sz w:val="18"/>
              </w:rPr>
              <w:t>-0.0882624, 0.1467641</w:t>
            </w:r>
          </w:p>
        </w:tc>
        <w:tc>
          <w:tcPr>
            <w:tcW w:w="2154" w:type="dxa"/>
            <w:vMerge w:val="restart"/>
            <w:tcBorders>
              <w:top w:val="single" w:sz="4" w:space="0" w:color="auto"/>
            </w:tcBorders>
          </w:tcPr>
          <w:p w14:paraId="37712149" w14:textId="010E6883" w:rsidR="001B1701" w:rsidRPr="001178B4" w:rsidRDefault="001B1701" w:rsidP="00DE2747">
            <w:pPr>
              <w:rPr>
                <w:sz w:val="18"/>
              </w:rPr>
            </w:pPr>
            <w:proofErr w:type="gramStart"/>
            <w:r w:rsidRPr="001178B4">
              <w:rPr>
                <w:sz w:val="18"/>
              </w:rPr>
              <w:t>unit</w:t>
            </w:r>
            <w:proofErr w:type="gramEnd"/>
            <w:r w:rsidRPr="001178B4">
              <w:rPr>
                <w:sz w:val="18"/>
              </w:rPr>
              <w:t xml:space="preserve"> change in log(PD+0.01) compared to 1</w:t>
            </w:r>
            <w:r w:rsidRPr="001178B4">
              <w:rPr>
                <w:sz w:val="18"/>
                <w:vertAlign w:val="superscript"/>
              </w:rPr>
              <w:t>st</w:t>
            </w:r>
            <w:r w:rsidRPr="001178B4">
              <w:rPr>
                <w:sz w:val="18"/>
              </w:rPr>
              <w:t xml:space="preserve"> quartile category</w:t>
            </w:r>
          </w:p>
        </w:tc>
      </w:tr>
      <w:tr w:rsidR="001B1701" w:rsidRPr="001178B4" w14:paraId="11CD86C0" w14:textId="77777777" w:rsidTr="001B1701">
        <w:trPr>
          <w:trHeight w:val="122"/>
        </w:trPr>
        <w:tc>
          <w:tcPr>
            <w:tcW w:w="1404" w:type="dxa"/>
            <w:vMerge/>
          </w:tcPr>
          <w:p w14:paraId="54F40FD8" w14:textId="77777777" w:rsidR="001B1701" w:rsidRPr="001178B4" w:rsidRDefault="001B1701" w:rsidP="00DE2747">
            <w:pPr>
              <w:rPr>
                <w:sz w:val="18"/>
              </w:rPr>
            </w:pPr>
          </w:p>
        </w:tc>
        <w:tc>
          <w:tcPr>
            <w:tcW w:w="1114" w:type="dxa"/>
            <w:vMerge/>
          </w:tcPr>
          <w:p w14:paraId="3210C396" w14:textId="77777777" w:rsidR="001B1701" w:rsidRPr="001178B4" w:rsidRDefault="001B1701" w:rsidP="00DE2747">
            <w:pPr>
              <w:rPr>
                <w:sz w:val="18"/>
              </w:rPr>
            </w:pPr>
          </w:p>
        </w:tc>
        <w:tc>
          <w:tcPr>
            <w:tcW w:w="1092" w:type="dxa"/>
            <w:vMerge/>
          </w:tcPr>
          <w:p w14:paraId="482C1D78" w14:textId="77777777" w:rsidR="001B1701" w:rsidRPr="001178B4" w:rsidRDefault="001B1701" w:rsidP="00DE2747">
            <w:pPr>
              <w:rPr>
                <w:sz w:val="18"/>
              </w:rPr>
            </w:pPr>
          </w:p>
        </w:tc>
        <w:tc>
          <w:tcPr>
            <w:tcW w:w="582" w:type="dxa"/>
          </w:tcPr>
          <w:p w14:paraId="1B9A2A4E" w14:textId="2EAE1C58" w:rsidR="001B1701" w:rsidRPr="001178B4" w:rsidRDefault="001B1701" w:rsidP="00DE2747">
            <w:pPr>
              <w:rPr>
                <w:sz w:val="18"/>
              </w:rPr>
            </w:pPr>
            <w:r w:rsidRPr="001178B4">
              <w:rPr>
                <w:sz w:val="18"/>
              </w:rPr>
              <w:t>Q3</w:t>
            </w:r>
          </w:p>
        </w:tc>
        <w:tc>
          <w:tcPr>
            <w:tcW w:w="1914" w:type="dxa"/>
            <w:tcBorders>
              <w:top w:val="nil"/>
              <w:bottom w:val="nil"/>
              <w:right w:val="nil"/>
            </w:tcBorders>
          </w:tcPr>
          <w:p w14:paraId="1E6A57CD" w14:textId="62D835F0" w:rsidR="001B1701" w:rsidRPr="001178B4" w:rsidRDefault="001B1701" w:rsidP="00DE2747">
            <w:pPr>
              <w:rPr>
                <w:sz w:val="18"/>
              </w:rPr>
            </w:pPr>
            <w:r w:rsidRPr="001178B4">
              <w:rPr>
                <w:sz w:val="18"/>
              </w:rPr>
              <w:t>0.0802839</w:t>
            </w:r>
          </w:p>
        </w:tc>
        <w:tc>
          <w:tcPr>
            <w:tcW w:w="2196" w:type="dxa"/>
            <w:tcBorders>
              <w:top w:val="nil"/>
              <w:left w:val="nil"/>
              <w:bottom w:val="nil"/>
            </w:tcBorders>
          </w:tcPr>
          <w:p w14:paraId="5F736579" w14:textId="2878CE5E" w:rsidR="001B1701" w:rsidRPr="001178B4" w:rsidRDefault="001B1701" w:rsidP="00DE2747">
            <w:pPr>
              <w:rPr>
                <w:sz w:val="18"/>
              </w:rPr>
            </w:pPr>
            <w:r w:rsidRPr="001178B4">
              <w:rPr>
                <w:sz w:val="18"/>
              </w:rPr>
              <w:t>-0.0241731, 0.1847409</w:t>
            </w:r>
          </w:p>
        </w:tc>
        <w:tc>
          <w:tcPr>
            <w:tcW w:w="2154" w:type="dxa"/>
            <w:vMerge/>
          </w:tcPr>
          <w:p w14:paraId="6908CDD6" w14:textId="77777777" w:rsidR="001B1701" w:rsidRPr="001178B4" w:rsidRDefault="001B1701" w:rsidP="00DE2747">
            <w:pPr>
              <w:rPr>
                <w:sz w:val="18"/>
              </w:rPr>
            </w:pPr>
          </w:p>
        </w:tc>
      </w:tr>
      <w:tr w:rsidR="001B1701" w:rsidRPr="001178B4" w14:paraId="04FA3162" w14:textId="77777777" w:rsidTr="001B1701">
        <w:trPr>
          <w:trHeight w:val="122"/>
        </w:trPr>
        <w:tc>
          <w:tcPr>
            <w:tcW w:w="1404" w:type="dxa"/>
            <w:vMerge/>
          </w:tcPr>
          <w:p w14:paraId="14B73ED5" w14:textId="77777777" w:rsidR="001B1701" w:rsidRPr="001178B4" w:rsidRDefault="001B1701" w:rsidP="00DE2747">
            <w:pPr>
              <w:rPr>
                <w:sz w:val="18"/>
              </w:rPr>
            </w:pPr>
          </w:p>
        </w:tc>
        <w:tc>
          <w:tcPr>
            <w:tcW w:w="1114" w:type="dxa"/>
            <w:vMerge/>
          </w:tcPr>
          <w:p w14:paraId="54F22501" w14:textId="77777777" w:rsidR="001B1701" w:rsidRPr="001178B4" w:rsidRDefault="001B1701" w:rsidP="00DE2747">
            <w:pPr>
              <w:rPr>
                <w:sz w:val="18"/>
              </w:rPr>
            </w:pPr>
          </w:p>
        </w:tc>
        <w:tc>
          <w:tcPr>
            <w:tcW w:w="1092" w:type="dxa"/>
            <w:vMerge/>
            <w:tcBorders>
              <w:bottom w:val="nil"/>
            </w:tcBorders>
          </w:tcPr>
          <w:p w14:paraId="688276F8" w14:textId="77777777" w:rsidR="001B1701" w:rsidRPr="001178B4" w:rsidRDefault="001B1701" w:rsidP="00DE2747">
            <w:pPr>
              <w:rPr>
                <w:sz w:val="18"/>
              </w:rPr>
            </w:pPr>
          </w:p>
        </w:tc>
        <w:tc>
          <w:tcPr>
            <w:tcW w:w="582" w:type="dxa"/>
            <w:tcBorders>
              <w:bottom w:val="nil"/>
            </w:tcBorders>
          </w:tcPr>
          <w:p w14:paraId="6872E3F1" w14:textId="68823655" w:rsidR="001B1701" w:rsidRPr="001178B4" w:rsidRDefault="001B1701" w:rsidP="00DE2747">
            <w:pPr>
              <w:rPr>
                <w:sz w:val="18"/>
              </w:rPr>
            </w:pPr>
            <w:r w:rsidRPr="001178B4">
              <w:rPr>
                <w:sz w:val="18"/>
              </w:rPr>
              <w:t>Q4</w:t>
            </w:r>
          </w:p>
        </w:tc>
        <w:tc>
          <w:tcPr>
            <w:tcW w:w="1914" w:type="dxa"/>
            <w:tcBorders>
              <w:top w:val="nil"/>
              <w:bottom w:val="nil"/>
              <w:right w:val="nil"/>
            </w:tcBorders>
          </w:tcPr>
          <w:p w14:paraId="59E3BFE1" w14:textId="0455BE51" w:rsidR="001B1701" w:rsidRPr="001178B4" w:rsidRDefault="001B1701" w:rsidP="00DE2747">
            <w:pPr>
              <w:rPr>
                <w:sz w:val="18"/>
              </w:rPr>
            </w:pPr>
            <w:r w:rsidRPr="001178B4">
              <w:rPr>
                <w:sz w:val="18"/>
              </w:rPr>
              <w:t>-0.4862968</w:t>
            </w:r>
          </w:p>
        </w:tc>
        <w:tc>
          <w:tcPr>
            <w:tcW w:w="2196" w:type="dxa"/>
            <w:tcBorders>
              <w:top w:val="nil"/>
              <w:left w:val="nil"/>
              <w:bottom w:val="nil"/>
            </w:tcBorders>
          </w:tcPr>
          <w:p w14:paraId="701AFF9A" w14:textId="3D91B714" w:rsidR="001B1701" w:rsidRPr="001178B4" w:rsidRDefault="001B1701" w:rsidP="00DE2747">
            <w:pPr>
              <w:rPr>
                <w:sz w:val="18"/>
              </w:rPr>
            </w:pPr>
            <w:r w:rsidRPr="001178B4">
              <w:rPr>
                <w:sz w:val="18"/>
              </w:rPr>
              <w:t>-0.6968441, -0.2757497</w:t>
            </w:r>
          </w:p>
        </w:tc>
        <w:tc>
          <w:tcPr>
            <w:tcW w:w="2154" w:type="dxa"/>
            <w:vMerge/>
          </w:tcPr>
          <w:p w14:paraId="56CCAC48" w14:textId="77777777" w:rsidR="001B1701" w:rsidRPr="001178B4" w:rsidRDefault="001B1701" w:rsidP="00DE2747">
            <w:pPr>
              <w:rPr>
                <w:sz w:val="18"/>
              </w:rPr>
            </w:pPr>
          </w:p>
        </w:tc>
      </w:tr>
      <w:tr w:rsidR="001B1701" w:rsidRPr="001178B4" w14:paraId="6E8A8387" w14:textId="77777777" w:rsidTr="001B1701">
        <w:trPr>
          <w:trHeight w:val="124"/>
        </w:trPr>
        <w:tc>
          <w:tcPr>
            <w:tcW w:w="1404" w:type="dxa"/>
            <w:vMerge/>
          </w:tcPr>
          <w:p w14:paraId="1CBE8945" w14:textId="77777777" w:rsidR="001B1701" w:rsidRPr="001178B4" w:rsidRDefault="001B1701" w:rsidP="00DE2747">
            <w:pPr>
              <w:rPr>
                <w:sz w:val="18"/>
              </w:rPr>
            </w:pPr>
          </w:p>
        </w:tc>
        <w:tc>
          <w:tcPr>
            <w:tcW w:w="1114" w:type="dxa"/>
            <w:vMerge/>
          </w:tcPr>
          <w:p w14:paraId="54A4DBAE" w14:textId="77777777" w:rsidR="001B1701" w:rsidRPr="001178B4" w:rsidRDefault="001B1701" w:rsidP="00DE2747">
            <w:pPr>
              <w:rPr>
                <w:sz w:val="18"/>
              </w:rPr>
            </w:pPr>
          </w:p>
        </w:tc>
        <w:tc>
          <w:tcPr>
            <w:tcW w:w="1092" w:type="dxa"/>
            <w:vMerge w:val="restart"/>
            <w:tcBorders>
              <w:top w:val="nil"/>
            </w:tcBorders>
          </w:tcPr>
          <w:p w14:paraId="538C8437" w14:textId="52E4D5D7" w:rsidR="001B1701" w:rsidRPr="001178B4" w:rsidRDefault="001B1701" w:rsidP="00DE2747">
            <w:pPr>
              <w:rPr>
                <w:sz w:val="18"/>
              </w:rPr>
            </w:pPr>
            <w:r w:rsidRPr="001178B4">
              <w:rPr>
                <w:sz w:val="18"/>
              </w:rPr>
              <w:t>Max host body length</w:t>
            </w:r>
          </w:p>
        </w:tc>
        <w:tc>
          <w:tcPr>
            <w:tcW w:w="582" w:type="dxa"/>
            <w:tcBorders>
              <w:top w:val="nil"/>
            </w:tcBorders>
          </w:tcPr>
          <w:p w14:paraId="764E6AF7" w14:textId="372732D9" w:rsidR="001B1701" w:rsidRPr="001178B4" w:rsidRDefault="001B1701" w:rsidP="00DE2747">
            <w:pPr>
              <w:rPr>
                <w:sz w:val="18"/>
              </w:rPr>
            </w:pPr>
            <w:r w:rsidRPr="001178B4">
              <w:rPr>
                <w:sz w:val="18"/>
              </w:rPr>
              <w:t>Q2</w:t>
            </w:r>
          </w:p>
        </w:tc>
        <w:tc>
          <w:tcPr>
            <w:tcW w:w="1914" w:type="dxa"/>
            <w:tcBorders>
              <w:top w:val="nil"/>
              <w:bottom w:val="nil"/>
              <w:right w:val="nil"/>
            </w:tcBorders>
          </w:tcPr>
          <w:p w14:paraId="44A41A1A" w14:textId="1A9F8F70" w:rsidR="001B1701" w:rsidRPr="001178B4" w:rsidRDefault="001B1701" w:rsidP="00DE2747">
            <w:pPr>
              <w:rPr>
                <w:sz w:val="18"/>
              </w:rPr>
            </w:pPr>
            <w:r w:rsidRPr="001178B4">
              <w:rPr>
                <w:sz w:val="18"/>
              </w:rPr>
              <w:t>0.0143388</w:t>
            </w:r>
          </w:p>
        </w:tc>
        <w:tc>
          <w:tcPr>
            <w:tcW w:w="2196" w:type="dxa"/>
            <w:tcBorders>
              <w:top w:val="nil"/>
              <w:left w:val="nil"/>
              <w:bottom w:val="nil"/>
            </w:tcBorders>
          </w:tcPr>
          <w:p w14:paraId="6965A229" w14:textId="4328204E" w:rsidR="001B1701" w:rsidRPr="001178B4" w:rsidRDefault="001B1701" w:rsidP="00DE2747">
            <w:pPr>
              <w:rPr>
                <w:sz w:val="18"/>
              </w:rPr>
            </w:pPr>
            <w:r w:rsidRPr="001178B4">
              <w:rPr>
                <w:sz w:val="18"/>
              </w:rPr>
              <w:t>-0.1141987, 0.1428764</w:t>
            </w:r>
          </w:p>
        </w:tc>
        <w:tc>
          <w:tcPr>
            <w:tcW w:w="2154" w:type="dxa"/>
            <w:vMerge/>
          </w:tcPr>
          <w:p w14:paraId="7B0AF5F4" w14:textId="77777777" w:rsidR="001B1701" w:rsidRPr="001178B4" w:rsidRDefault="001B1701" w:rsidP="00DE2747">
            <w:pPr>
              <w:rPr>
                <w:sz w:val="18"/>
              </w:rPr>
            </w:pPr>
          </w:p>
        </w:tc>
      </w:tr>
      <w:tr w:rsidR="001B1701" w:rsidRPr="001178B4" w14:paraId="47896216" w14:textId="77777777" w:rsidTr="001B1701">
        <w:trPr>
          <w:trHeight w:val="122"/>
        </w:trPr>
        <w:tc>
          <w:tcPr>
            <w:tcW w:w="1404" w:type="dxa"/>
            <w:vMerge/>
          </w:tcPr>
          <w:p w14:paraId="5B690E10" w14:textId="77777777" w:rsidR="001B1701" w:rsidRPr="001178B4" w:rsidRDefault="001B1701" w:rsidP="00DE2747">
            <w:pPr>
              <w:rPr>
                <w:sz w:val="18"/>
              </w:rPr>
            </w:pPr>
          </w:p>
        </w:tc>
        <w:tc>
          <w:tcPr>
            <w:tcW w:w="1114" w:type="dxa"/>
            <w:vMerge/>
          </w:tcPr>
          <w:p w14:paraId="684D6622" w14:textId="77777777" w:rsidR="001B1701" w:rsidRPr="001178B4" w:rsidRDefault="001B1701" w:rsidP="00DE2747">
            <w:pPr>
              <w:rPr>
                <w:sz w:val="18"/>
              </w:rPr>
            </w:pPr>
          </w:p>
        </w:tc>
        <w:tc>
          <w:tcPr>
            <w:tcW w:w="1092" w:type="dxa"/>
            <w:vMerge/>
          </w:tcPr>
          <w:p w14:paraId="7C541CE2" w14:textId="77777777" w:rsidR="001B1701" w:rsidRPr="001178B4" w:rsidRDefault="001B1701" w:rsidP="00DE2747">
            <w:pPr>
              <w:rPr>
                <w:sz w:val="18"/>
              </w:rPr>
            </w:pPr>
          </w:p>
        </w:tc>
        <w:tc>
          <w:tcPr>
            <w:tcW w:w="582" w:type="dxa"/>
          </w:tcPr>
          <w:p w14:paraId="446AAD20" w14:textId="75D68C44" w:rsidR="001B1701" w:rsidRPr="001178B4" w:rsidRDefault="001B1701" w:rsidP="00DE2747">
            <w:pPr>
              <w:rPr>
                <w:sz w:val="18"/>
              </w:rPr>
            </w:pPr>
            <w:r w:rsidRPr="001178B4">
              <w:rPr>
                <w:sz w:val="18"/>
              </w:rPr>
              <w:t>Q3</w:t>
            </w:r>
          </w:p>
        </w:tc>
        <w:tc>
          <w:tcPr>
            <w:tcW w:w="1914" w:type="dxa"/>
            <w:tcBorders>
              <w:top w:val="nil"/>
              <w:bottom w:val="nil"/>
              <w:right w:val="nil"/>
            </w:tcBorders>
          </w:tcPr>
          <w:p w14:paraId="6D2F4619" w14:textId="396A772C" w:rsidR="001B1701" w:rsidRPr="001178B4" w:rsidRDefault="001B1701" w:rsidP="00DE2747">
            <w:pPr>
              <w:rPr>
                <w:sz w:val="18"/>
              </w:rPr>
            </w:pPr>
            <w:r w:rsidRPr="001178B4">
              <w:rPr>
                <w:sz w:val="18"/>
              </w:rPr>
              <w:t>0.110301</w:t>
            </w:r>
          </w:p>
        </w:tc>
        <w:tc>
          <w:tcPr>
            <w:tcW w:w="2196" w:type="dxa"/>
            <w:tcBorders>
              <w:top w:val="nil"/>
              <w:left w:val="nil"/>
              <w:bottom w:val="nil"/>
            </w:tcBorders>
          </w:tcPr>
          <w:p w14:paraId="41E517F1" w14:textId="756C1A36" w:rsidR="001B1701" w:rsidRPr="001178B4" w:rsidRDefault="001B1701" w:rsidP="00DE2747">
            <w:pPr>
              <w:rPr>
                <w:sz w:val="18"/>
              </w:rPr>
            </w:pPr>
            <w:r w:rsidRPr="001178B4">
              <w:rPr>
                <w:sz w:val="18"/>
              </w:rPr>
              <w:t>-0.0082226, 0.2288246</w:t>
            </w:r>
          </w:p>
        </w:tc>
        <w:tc>
          <w:tcPr>
            <w:tcW w:w="2154" w:type="dxa"/>
            <w:vMerge/>
          </w:tcPr>
          <w:p w14:paraId="0CD44C8D" w14:textId="77777777" w:rsidR="001B1701" w:rsidRPr="001178B4" w:rsidRDefault="001B1701" w:rsidP="00DE2747">
            <w:pPr>
              <w:rPr>
                <w:sz w:val="18"/>
              </w:rPr>
            </w:pPr>
          </w:p>
        </w:tc>
      </w:tr>
      <w:tr w:rsidR="001B1701" w:rsidRPr="001178B4" w14:paraId="4A99BC16" w14:textId="77777777" w:rsidTr="001B1701">
        <w:trPr>
          <w:trHeight w:val="122"/>
        </w:trPr>
        <w:tc>
          <w:tcPr>
            <w:tcW w:w="1404" w:type="dxa"/>
            <w:vMerge/>
          </w:tcPr>
          <w:p w14:paraId="7C84CDEA" w14:textId="77777777" w:rsidR="001B1701" w:rsidRPr="001178B4" w:rsidRDefault="001B1701" w:rsidP="00DE2747">
            <w:pPr>
              <w:rPr>
                <w:sz w:val="18"/>
              </w:rPr>
            </w:pPr>
          </w:p>
        </w:tc>
        <w:tc>
          <w:tcPr>
            <w:tcW w:w="1114" w:type="dxa"/>
            <w:vMerge/>
          </w:tcPr>
          <w:p w14:paraId="0DDC87BE" w14:textId="77777777" w:rsidR="001B1701" w:rsidRPr="001178B4" w:rsidRDefault="001B1701" w:rsidP="00DE2747">
            <w:pPr>
              <w:rPr>
                <w:sz w:val="18"/>
              </w:rPr>
            </w:pPr>
          </w:p>
        </w:tc>
        <w:tc>
          <w:tcPr>
            <w:tcW w:w="1092" w:type="dxa"/>
            <w:vMerge/>
            <w:tcBorders>
              <w:bottom w:val="nil"/>
            </w:tcBorders>
          </w:tcPr>
          <w:p w14:paraId="60502FB4" w14:textId="77777777" w:rsidR="001B1701" w:rsidRPr="001178B4" w:rsidRDefault="001B1701" w:rsidP="00DE2747">
            <w:pPr>
              <w:rPr>
                <w:sz w:val="18"/>
              </w:rPr>
            </w:pPr>
          </w:p>
        </w:tc>
        <w:tc>
          <w:tcPr>
            <w:tcW w:w="582" w:type="dxa"/>
            <w:tcBorders>
              <w:bottom w:val="nil"/>
            </w:tcBorders>
          </w:tcPr>
          <w:p w14:paraId="18B4AD1B" w14:textId="42CFF9F3" w:rsidR="001B1701" w:rsidRPr="001178B4" w:rsidRDefault="001B1701" w:rsidP="00DE2747">
            <w:pPr>
              <w:rPr>
                <w:sz w:val="18"/>
              </w:rPr>
            </w:pPr>
            <w:r w:rsidRPr="001178B4">
              <w:rPr>
                <w:sz w:val="18"/>
              </w:rPr>
              <w:t>Q4</w:t>
            </w:r>
          </w:p>
        </w:tc>
        <w:tc>
          <w:tcPr>
            <w:tcW w:w="1914" w:type="dxa"/>
            <w:tcBorders>
              <w:top w:val="nil"/>
              <w:bottom w:val="nil"/>
              <w:right w:val="nil"/>
            </w:tcBorders>
          </w:tcPr>
          <w:p w14:paraId="11DC999F" w14:textId="4B806BCE" w:rsidR="001B1701" w:rsidRPr="001178B4" w:rsidRDefault="001B1701" w:rsidP="00DE2747">
            <w:pPr>
              <w:rPr>
                <w:sz w:val="18"/>
              </w:rPr>
            </w:pPr>
            <w:r w:rsidRPr="001178B4">
              <w:rPr>
                <w:sz w:val="18"/>
              </w:rPr>
              <w:t>0.3628297</w:t>
            </w:r>
          </w:p>
        </w:tc>
        <w:tc>
          <w:tcPr>
            <w:tcW w:w="2196" w:type="dxa"/>
            <w:tcBorders>
              <w:top w:val="nil"/>
              <w:left w:val="nil"/>
              <w:bottom w:val="nil"/>
            </w:tcBorders>
          </w:tcPr>
          <w:p w14:paraId="7F43089E" w14:textId="4F368D91" w:rsidR="001B1701" w:rsidRPr="001178B4" w:rsidRDefault="001B1701" w:rsidP="00DE2747">
            <w:pPr>
              <w:rPr>
                <w:sz w:val="18"/>
              </w:rPr>
            </w:pPr>
            <w:r w:rsidRPr="001178B4">
              <w:rPr>
                <w:sz w:val="18"/>
              </w:rPr>
              <w:t>0.2027306, 0.5229288</w:t>
            </w:r>
          </w:p>
        </w:tc>
        <w:tc>
          <w:tcPr>
            <w:tcW w:w="2154" w:type="dxa"/>
            <w:vMerge/>
          </w:tcPr>
          <w:p w14:paraId="49AE9BBF" w14:textId="77777777" w:rsidR="001B1701" w:rsidRPr="001178B4" w:rsidRDefault="001B1701" w:rsidP="00DE2747">
            <w:pPr>
              <w:rPr>
                <w:sz w:val="18"/>
              </w:rPr>
            </w:pPr>
          </w:p>
        </w:tc>
      </w:tr>
      <w:tr w:rsidR="001B1701" w:rsidRPr="001178B4" w14:paraId="53662757" w14:textId="77777777" w:rsidTr="001B1701">
        <w:trPr>
          <w:trHeight w:val="124"/>
        </w:trPr>
        <w:tc>
          <w:tcPr>
            <w:tcW w:w="1404" w:type="dxa"/>
            <w:vMerge/>
          </w:tcPr>
          <w:p w14:paraId="1888B200" w14:textId="77777777" w:rsidR="001B1701" w:rsidRPr="001178B4" w:rsidRDefault="001B1701" w:rsidP="00DE2747">
            <w:pPr>
              <w:rPr>
                <w:sz w:val="18"/>
              </w:rPr>
            </w:pPr>
          </w:p>
        </w:tc>
        <w:tc>
          <w:tcPr>
            <w:tcW w:w="1114" w:type="dxa"/>
            <w:vMerge/>
          </w:tcPr>
          <w:p w14:paraId="4F217B99" w14:textId="77777777" w:rsidR="001B1701" w:rsidRPr="001178B4" w:rsidRDefault="001B1701" w:rsidP="00DE2747">
            <w:pPr>
              <w:rPr>
                <w:sz w:val="18"/>
              </w:rPr>
            </w:pPr>
          </w:p>
        </w:tc>
        <w:tc>
          <w:tcPr>
            <w:tcW w:w="1092" w:type="dxa"/>
            <w:vMerge w:val="restart"/>
            <w:tcBorders>
              <w:top w:val="nil"/>
            </w:tcBorders>
          </w:tcPr>
          <w:p w14:paraId="528F6F01" w14:textId="11000741" w:rsidR="001B1701" w:rsidRPr="001178B4" w:rsidRDefault="001B1701" w:rsidP="00DE2747">
            <w:pPr>
              <w:rPr>
                <w:sz w:val="18"/>
              </w:rPr>
            </w:pPr>
            <w:r w:rsidRPr="001178B4">
              <w:rPr>
                <w:sz w:val="18"/>
              </w:rPr>
              <w:t>CV host body length</w:t>
            </w:r>
          </w:p>
        </w:tc>
        <w:tc>
          <w:tcPr>
            <w:tcW w:w="582" w:type="dxa"/>
            <w:tcBorders>
              <w:top w:val="nil"/>
            </w:tcBorders>
          </w:tcPr>
          <w:p w14:paraId="4D57A96F" w14:textId="3FB4B2D3" w:rsidR="001B1701" w:rsidRPr="001178B4" w:rsidRDefault="001B1701" w:rsidP="00DE2747">
            <w:pPr>
              <w:rPr>
                <w:sz w:val="18"/>
              </w:rPr>
            </w:pPr>
            <w:r w:rsidRPr="001178B4">
              <w:rPr>
                <w:sz w:val="18"/>
              </w:rPr>
              <w:t>Q2</w:t>
            </w:r>
          </w:p>
        </w:tc>
        <w:tc>
          <w:tcPr>
            <w:tcW w:w="1914" w:type="dxa"/>
            <w:tcBorders>
              <w:top w:val="nil"/>
              <w:bottom w:val="nil"/>
              <w:right w:val="nil"/>
            </w:tcBorders>
          </w:tcPr>
          <w:p w14:paraId="4274A4A7" w14:textId="6661B488" w:rsidR="001B1701" w:rsidRPr="001178B4" w:rsidRDefault="001B1701" w:rsidP="00DE2747">
            <w:pPr>
              <w:rPr>
                <w:sz w:val="18"/>
              </w:rPr>
            </w:pPr>
            <w:r w:rsidRPr="001178B4">
              <w:rPr>
                <w:sz w:val="18"/>
              </w:rPr>
              <w:t>0.11333</w:t>
            </w:r>
          </w:p>
        </w:tc>
        <w:tc>
          <w:tcPr>
            <w:tcW w:w="2196" w:type="dxa"/>
            <w:tcBorders>
              <w:top w:val="nil"/>
              <w:left w:val="nil"/>
              <w:bottom w:val="nil"/>
            </w:tcBorders>
          </w:tcPr>
          <w:p w14:paraId="643F507E" w14:textId="4210C258" w:rsidR="001B1701" w:rsidRPr="001178B4" w:rsidRDefault="001B1701" w:rsidP="00DE2747">
            <w:pPr>
              <w:rPr>
                <w:sz w:val="18"/>
              </w:rPr>
            </w:pPr>
            <w:r w:rsidRPr="001178B4">
              <w:rPr>
                <w:sz w:val="18"/>
              </w:rPr>
              <w:t>0.0033182, 0.2233418</w:t>
            </w:r>
          </w:p>
        </w:tc>
        <w:tc>
          <w:tcPr>
            <w:tcW w:w="2154" w:type="dxa"/>
            <w:vMerge/>
          </w:tcPr>
          <w:p w14:paraId="6BFFE7A2" w14:textId="77777777" w:rsidR="001B1701" w:rsidRPr="001178B4" w:rsidRDefault="001B1701" w:rsidP="00DE2747">
            <w:pPr>
              <w:rPr>
                <w:sz w:val="18"/>
              </w:rPr>
            </w:pPr>
          </w:p>
        </w:tc>
      </w:tr>
      <w:tr w:rsidR="001B1701" w:rsidRPr="001178B4" w14:paraId="2A76421C" w14:textId="77777777" w:rsidTr="001B1701">
        <w:trPr>
          <w:trHeight w:val="122"/>
        </w:trPr>
        <w:tc>
          <w:tcPr>
            <w:tcW w:w="1404" w:type="dxa"/>
            <w:vMerge/>
          </w:tcPr>
          <w:p w14:paraId="4D34FC37" w14:textId="77777777" w:rsidR="001B1701" w:rsidRPr="001178B4" w:rsidRDefault="001B1701" w:rsidP="00DE2747">
            <w:pPr>
              <w:rPr>
                <w:sz w:val="18"/>
              </w:rPr>
            </w:pPr>
          </w:p>
        </w:tc>
        <w:tc>
          <w:tcPr>
            <w:tcW w:w="1114" w:type="dxa"/>
            <w:vMerge/>
          </w:tcPr>
          <w:p w14:paraId="04BCA5D9" w14:textId="77777777" w:rsidR="001B1701" w:rsidRPr="001178B4" w:rsidRDefault="001B1701" w:rsidP="00DE2747">
            <w:pPr>
              <w:rPr>
                <w:sz w:val="18"/>
              </w:rPr>
            </w:pPr>
          </w:p>
        </w:tc>
        <w:tc>
          <w:tcPr>
            <w:tcW w:w="1092" w:type="dxa"/>
            <w:vMerge/>
          </w:tcPr>
          <w:p w14:paraId="54331D78" w14:textId="77777777" w:rsidR="001B1701" w:rsidRPr="001178B4" w:rsidRDefault="001B1701" w:rsidP="00DE2747">
            <w:pPr>
              <w:rPr>
                <w:sz w:val="18"/>
              </w:rPr>
            </w:pPr>
          </w:p>
        </w:tc>
        <w:tc>
          <w:tcPr>
            <w:tcW w:w="582" w:type="dxa"/>
          </w:tcPr>
          <w:p w14:paraId="609B5978" w14:textId="123D1070" w:rsidR="001B1701" w:rsidRPr="001178B4" w:rsidRDefault="001B1701" w:rsidP="00DE2747">
            <w:pPr>
              <w:rPr>
                <w:sz w:val="18"/>
              </w:rPr>
            </w:pPr>
            <w:r w:rsidRPr="001178B4">
              <w:rPr>
                <w:sz w:val="18"/>
              </w:rPr>
              <w:t>Q3</w:t>
            </w:r>
          </w:p>
        </w:tc>
        <w:tc>
          <w:tcPr>
            <w:tcW w:w="1914" w:type="dxa"/>
            <w:tcBorders>
              <w:top w:val="nil"/>
              <w:bottom w:val="nil"/>
              <w:right w:val="nil"/>
            </w:tcBorders>
          </w:tcPr>
          <w:p w14:paraId="033E4478" w14:textId="370BF3F9" w:rsidR="001B1701" w:rsidRPr="001178B4" w:rsidRDefault="001B1701" w:rsidP="00DE2747">
            <w:pPr>
              <w:rPr>
                <w:sz w:val="18"/>
              </w:rPr>
            </w:pPr>
            <w:r w:rsidRPr="001178B4">
              <w:rPr>
                <w:sz w:val="18"/>
              </w:rPr>
              <w:t>0.5111788</w:t>
            </w:r>
          </w:p>
        </w:tc>
        <w:tc>
          <w:tcPr>
            <w:tcW w:w="2196" w:type="dxa"/>
            <w:tcBorders>
              <w:top w:val="nil"/>
              <w:left w:val="nil"/>
              <w:bottom w:val="nil"/>
            </w:tcBorders>
          </w:tcPr>
          <w:p w14:paraId="47FE61CE" w14:textId="17FC8D54" w:rsidR="001B1701" w:rsidRPr="001178B4" w:rsidRDefault="001B1701" w:rsidP="00DE2747">
            <w:pPr>
              <w:rPr>
                <w:sz w:val="18"/>
              </w:rPr>
            </w:pPr>
            <w:r w:rsidRPr="001178B4">
              <w:rPr>
                <w:sz w:val="18"/>
              </w:rPr>
              <w:t>0.4013089, 0.6210488</w:t>
            </w:r>
          </w:p>
        </w:tc>
        <w:tc>
          <w:tcPr>
            <w:tcW w:w="2154" w:type="dxa"/>
            <w:vMerge/>
          </w:tcPr>
          <w:p w14:paraId="04FAF42E" w14:textId="77777777" w:rsidR="001B1701" w:rsidRPr="001178B4" w:rsidRDefault="001B1701" w:rsidP="00DE2747">
            <w:pPr>
              <w:rPr>
                <w:sz w:val="18"/>
              </w:rPr>
            </w:pPr>
          </w:p>
        </w:tc>
      </w:tr>
      <w:tr w:rsidR="001B1701" w:rsidRPr="001178B4" w14:paraId="629D3522" w14:textId="77777777" w:rsidTr="001B1701">
        <w:trPr>
          <w:trHeight w:val="122"/>
        </w:trPr>
        <w:tc>
          <w:tcPr>
            <w:tcW w:w="1404" w:type="dxa"/>
            <w:vMerge/>
          </w:tcPr>
          <w:p w14:paraId="15D2E4E5" w14:textId="77777777" w:rsidR="001B1701" w:rsidRPr="001178B4" w:rsidRDefault="001B1701" w:rsidP="00DE2747">
            <w:pPr>
              <w:rPr>
                <w:sz w:val="18"/>
              </w:rPr>
            </w:pPr>
          </w:p>
        </w:tc>
        <w:tc>
          <w:tcPr>
            <w:tcW w:w="1114" w:type="dxa"/>
            <w:vMerge/>
            <w:tcBorders>
              <w:bottom w:val="single" w:sz="4" w:space="0" w:color="auto"/>
            </w:tcBorders>
          </w:tcPr>
          <w:p w14:paraId="56A3EBEC" w14:textId="77777777" w:rsidR="001B1701" w:rsidRPr="001178B4" w:rsidRDefault="001B1701" w:rsidP="00DE2747">
            <w:pPr>
              <w:rPr>
                <w:sz w:val="18"/>
              </w:rPr>
            </w:pPr>
          </w:p>
        </w:tc>
        <w:tc>
          <w:tcPr>
            <w:tcW w:w="1092" w:type="dxa"/>
            <w:vMerge/>
            <w:tcBorders>
              <w:bottom w:val="single" w:sz="4" w:space="0" w:color="auto"/>
            </w:tcBorders>
          </w:tcPr>
          <w:p w14:paraId="699EA88E" w14:textId="77777777" w:rsidR="001B1701" w:rsidRPr="001178B4" w:rsidRDefault="001B1701" w:rsidP="00DE2747">
            <w:pPr>
              <w:rPr>
                <w:sz w:val="18"/>
              </w:rPr>
            </w:pPr>
          </w:p>
        </w:tc>
        <w:tc>
          <w:tcPr>
            <w:tcW w:w="582" w:type="dxa"/>
            <w:tcBorders>
              <w:bottom w:val="single" w:sz="4" w:space="0" w:color="auto"/>
            </w:tcBorders>
          </w:tcPr>
          <w:p w14:paraId="7AC21450" w14:textId="4BAC4C9D" w:rsidR="001B1701" w:rsidRPr="001178B4" w:rsidRDefault="001B1701" w:rsidP="00DE2747">
            <w:pPr>
              <w:rPr>
                <w:sz w:val="18"/>
              </w:rPr>
            </w:pPr>
            <w:r w:rsidRPr="001178B4">
              <w:rPr>
                <w:sz w:val="18"/>
              </w:rPr>
              <w:t>Q4</w:t>
            </w:r>
          </w:p>
        </w:tc>
        <w:tc>
          <w:tcPr>
            <w:tcW w:w="1914" w:type="dxa"/>
            <w:tcBorders>
              <w:top w:val="nil"/>
              <w:bottom w:val="single" w:sz="4" w:space="0" w:color="auto"/>
              <w:right w:val="nil"/>
            </w:tcBorders>
          </w:tcPr>
          <w:p w14:paraId="42704A3E" w14:textId="42C42B68" w:rsidR="001B1701" w:rsidRPr="001178B4" w:rsidRDefault="001B1701" w:rsidP="00DE2747">
            <w:pPr>
              <w:rPr>
                <w:sz w:val="18"/>
              </w:rPr>
            </w:pPr>
            <w:r w:rsidRPr="001178B4">
              <w:rPr>
                <w:sz w:val="18"/>
              </w:rPr>
              <w:t>0.5073291</w:t>
            </w:r>
          </w:p>
        </w:tc>
        <w:tc>
          <w:tcPr>
            <w:tcW w:w="2196" w:type="dxa"/>
            <w:tcBorders>
              <w:top w:val="nil"/>
              <w:left w:val="nil"/>
              <w:bottom w:val="single" w:sz="4" w:space="0" w:color="auto"/>
            </w:tcBorders>
          </w:tcPr>
          <w:p w14:paraId="06B5380A" w14:textId="4EC67D72" w:rsidR="001B1701" w:rsidRPr="001178B4" w:rsidRDefault="001B1701" w:rsidP="00DE2747">
            <w:pPr>
              <w:rPr>
                <w:sz w:val="18"/>
              </w:rPr>
            </w:pPr>
            <w:r w:rsidRPr="001178B4">
              <w:rPr>
                <w:sz w:val="18"/>
              </w:rPr>
              <w:t>0.3973884, 0.6172698</w:t>
            </w:r>
          </w:p>
        </w:tc>
        <w:tc>
          <w:tcPr>
            <w:tcW w:w="2154" w:type="dxa"/>
            <w:vMerge/>
            <w:tcBorders>
              <w:bottom w:val="single" w:sz="4" w:space="0" w:color="auto"/>
            </w:tcBorders>
          </w:tcPr>
          <w:p w14:paraId="7133930C" w14:textId="77777777" w:rsidR="001B1701" w:rsidRPr="001178B4" w:rsidRDefault="001B1701" w:rsidP="00DE2747">
            <w:pPr>
              <w:rPr>
                <w:sz w:val="18"/>
              </w:rPr>
            </w:pPr>
          </w:p>
        </w:tc>
      </w:tr>
      <w:tr w:rsidR="001B1701" w:rsidRPr="001178B4" w14:paraId="5750215F" w14:textId="77777777" w:rsidTr="001B1701">
        <w:trPr>
          <w:trHeight w:val="124"/>
        </w:trPr>
        <w:tc>
          <w:tcPr>
            <w:tcW w:w="1404" w:type="dxa"/>
            <w:vMerge/>
          </w:tcPr>
          <w:p w14:paraId="67B264B3" w14:textId="77777777" w:rsidR="001B1701" w:rsidRPr="001178B4" w:rsidRDefault="001B1701" w:rsidP="00DE2747">
            <w:pPr>
              <w:rPr>
                <w:sz w:val="18"/>
              </w:rPr>
            </w:pPr>
          </w:p>
        </w:tc>
        <w:tc>
          <w:tcPr>
            <w:tcW w:w="1114" w:type="dxa"/>
            <w:vMerge w:val="restart"/>
            <w:tcBorders>
              <w:top w:val="single" w:sz="4" w:space="0" w:color="auto"/>
            </w:tcBorders>
          </w:tcPr>
          <w:p w14:paraId="381D16F3" w14:textId="77777777" w:rsidR="001B1701" w:rsidRPr="001178B4" w:rsidRDefault="001B1701" w:rsidP="00DE2747">
            <w:pPr>
              <w:rPr>
                <w:sz w:val="18"/>
              </w:rPr>
            </w:pPr>
            <w:r w:rsidRPr="001178B4">
              <w:rPr>
                <w:sz w:val="18"/>
              </w:rPr>
              <w:t>SPD</w:t>
            </w:r>
          </w:p>
          <w:p w14:paraId="41CE0D01" w14:textId="77777777" w:rsidR="001B1701" w:rsidRPr="001178B4" w:rsidRDefault="001B1701" w:rsidP="00DE2747">
            <w:pPr>
              <w:rPr>
                <w:sz w:val="18"/>
              </w:rPr>
            </w:pPr>
          </w:p>
        </w:tc>
        <w:tc>
          <w:tcPr>
            <w:tcW w:w="1092" w:type="dxa"/>
            <w:vMerge w:val="restart"/>
            <w:tcBorders>
              <w:top w:val="single" w:sz="4" w:space="0" w:color="auto"/>
            </w:tcBorders>
          </w:tcPr>
          <w:p w14:paraId="18D5C15F" w14:textId="4F062F29" w:rsidR="001B1701" w:rsidRPr="001178B4" w:rsidRDefault="001B1701" w:rsidP="00DE2747">
            <w:pPr>
              <w:rPr>
                <w:sz w:val="18"/>
              </w:rPr>
            </w:pPr>
            <w:r w:rsidRPr="001178B4">
              <w:rPr>
                <w:sz w:val="18"/>
              </w:rPr>
              <w:t>Mean host body length</w:t>
            </w:r>
          </w:p>
        </w:tc>
        <w:tc>
          <w:tcPr>
            <w:tcW w:w="582" w:type="dxa"/>
            <w:tcBorders>
              <w:top w:val="single" w:sz="4" w:space="0" w:color="auto"/>
            </w:tcBorders>
          </w:tcPr>
          <w:p w14:paraId="3D85DA8E" w14:textId="2C03F828" w:rsidR="001B1701" w:rsidRPr="001178B4" w:rsidRDefault="001B1701" w:rsidP="00DE2747">
            <w:pPr>
              <w:rPr>
                <w:sz w:val="18"/>
              </w:rPr>
            </w:pPr>
            <w:r w:rsidRPr="001178B4">
              <w:rPr>
                <w:sz w:val="18"/>
              </w:rPr>
              <w:t>Q2</w:t>
            </w:r>
          </w:p>
        </w:tc>
        <w:tc>
          <w:tcPr>
            <w:tcW w:w="1914" w:type="dxa"/>
            <w:tcBorders>
              <w:top w:val="single" w:sz="4" w:space="0" w:color="auto"/>
              <w:bottom w:val="nil"/>
            </w:tcBorders>
          </w:tcPr>
          <w:p w14:paraId="782E8B15" w14:textId="0292319C" w:rsidR="001B1701" w:rsidRPr="001178B4" w:rsidRDefault="001B1701" w:rsidP="00DE2747">
            <w:pPr>
              <w:rPr>
                <w:sz w:val="18"/>
              </w:rPr>
            </w:pPr>
            <w:r w:rsidRPr="001178B4">
              <w:rPr>
                <w:sz w:val="18"/>
              </w:rPr>
              <w:t>0.010031</w:t>
            </w:r>
          </w:p>
        </w:tc>
        <w:tc>
          <w:tcPr>
            <w:tcW w:w="2196" w:type="dxa"/>
            <w:tcBorders>
              <w:top w:val="single" w:sz="4" w:space="0" w:color="auto"/>
              <w:bottom w:val="nil"/>
            </w:tcBorders>
          </w:tcPr>
          <w:p w14:paraId="452570C9" w14:textId="0AE7A4E3" w:rsidR="001B1701" w:rsidRPr="001178B4" w:rsidRDefault="001B1701" w:rsidP="00DE2747">
            <w:pPr>
              <w:rPr>
                <w:sz w:val="18"/>
              </w:rPr>
            </w:pPr>
            <w:r w:rsidRPr="001178B4">
              <w:rPr>
                <w:sz w:val="18"/>
              </w:rPr>
              <w:t>0.0022415, 0.0178204</w:t>
            </w:r>
          </w:p>
        </w:tc>
        <w:tc>
          <w:tcPr>
            <w:tcW w:w="2154" w:type="dxa"/>
            <w:vMerge w:val="restart"/>
            <w:tcBorders>
              <w:top w:val="single" w:sz="4" w:space="0" w:color="auto"/>
            </w:tcBorders>
          </w:tcPr>
          <w:p w14:paraId="48649FB8" w14:textId="3925AFA4" w:rsidR="001B1701" w:rsidRPr="001178B4" w:rsidRDefault="001B1701" w:rsidP="00DE2747">
            <w:pPr>
              <w:rPr>
                <w:sz w:val="18"/>
              </w:rPr>
            </w:pPr>
            <w:proofErr w:type="gramStart"/>
            <w:r w:rsidRPr="001178B4">
              <w:rPr>
                <w:sz w:val="18"/>
              </w:rPr>
              <w:t>unit</w:t>
            </w:r>
            <w:proofErr w:type="gramEnd"/>
            <w:r w:rsidRPr="001178B4">
              <w:rPr>
                <w:sz w:val="18"/>
              </w:rPr>
              <w:t xml:space="preserve"> change in SPD compared to 1</w:t>
            </w:r>
            <w:r w:rsidRPr="001178B4">
              <w:rPr>
                <w:sz w:val="18"/>
                <w:vertAlign w:val="superscript"/>
              </w:rPr>
              <w:t>st</w:t>
            </w:r>
            <w:r w:rsidRPr="001178B4">
              <w:rPr>
                <w:sz w:val="18"/>
              </w:rPr>
              <w:t xml:space="preserve"> quartile category</w:t>
            </w:r>
          </w:p>
        </w:tc>
      </w:tr>
      <w:tr w:rsidR="001B1701" w:rsidRPr="001178B4" w14:paraId="4A28DB52" w14:textId="77777777" w:rsidTr="001B1701">
        <w:trPr>
          <w:trHeight w:val="122"/>
        </w:trPr>
        <w:tc>
          <w:tcPr>
            <w:tcW w:w="1404" w:type="dxa"/>
            <w:vMerge/>
          </w:tcPr>
          <w:p w14:paraId="6889E88A" w14:textId="77777777" w:rsidR="001B1701" w:rsidRPr="001178B4" w:rsidRDefault="001B1701" w:rsidP="00DE2747">
            <w:pPr>
              <w:rPr>
                <w:sz w:val="18"/>
              </w:rPr>
            </w:pPr>
          </w:p>
        </w:tc>
        <w:tc>
          <w:tcPr>
            <w:tcW w:w="1114" w:type="dxa"/>
            <w:vMerge/>
          </w:tcPr>
          <w:p w14:paraId="0DAADCDD" w14:textId="77777777" w:rsidR="001B1701" w:rsidRPr="001178B4" w:rsidRDefault="001B1701" w:rsidP="00DE2747">
            <w:pPr>
              <w:rPr>
                <w:sz w:val="18"/>
              </w:rPr>
            </w:pPr>
          </w:p>
        </w:tc>
        <w:tc>
          <w:tcPr>
            <w:tcW w:w="1092" w:type="dxa"/>
            <w:vMerge/>
          </w:tcPr>
          <w:p w14:paraId="6EE7BEE2" w14:textId="77777777" w:rsidR="001B1701" w:rsidRPr="001178B4" w:rsidRDefault="001B1701" w:rsidP="00DE2747">
            <w:pPr>
              <w:rPr>
                <w:sz w:val="18"/>
              </w:rPr>
            </w:pPr>
          </w:p>
        </w:tc>
        <w:tc>
          <w:tcPr>
            <w:tcW w:w="582" w:type="dxa"/>
          </w:tcPr>
          <w:p w14:paraId="4C511255" w14:textId="2F53D732" w:rsidR="001B1701" w:rsidRPr="001178B4" w:rsidRDefault="001B1701" w:rsidP="00DE2747">
            <w:pPr>
              <w:rPr>
                <w:sz w:val="18"/>
              </w:rPr>
            </w:pPr>
            <w:r w:rsidRPr="001178B4">
              <w:rPr>
                <w:sz w:val="18"/>
              </w:rPr>
              <w:t>Q3</w:t>
            </w:r>
          </w:p>
        </w:tc>
        <w:tc>
          <w:tcPr>
            <w:tcW w:w="1914" w:type="dxa"/>
            <w:tcBorders>
              <w:top w:val="nil"/>
              <w:bottom w:val="nil"/>
            </w:tcBorders>
          </w:tcPr>
          <w:p w14:paraId="33DF718C" w14:textId="531E4BDC" w:rsidR="001B1701" w:rsidRPr="001178B4" w:rsidRDefault="001B1701" w:rsidP="00DE2747">
            <w:pPr>
              <w:rPr>
                <w:sz w:val="18"/>
              </w:rPr>
            </w:pPr>
            <w:r w:rsidRPr="001178B4">
              <w:rPr>
                <w:sz w:val="18"/>
              </w:rPr>
              <w:t>0.012963</w:t>
            </w:r>
          </w:p>
        </w:tc>
        <w:tc>
          <w:tcPr>
            <w:tcW w:w="2196" w:type="dxa"/>
            <w:tcBorders>
              <w:top w:val="nil"/>
              <w:bottom w:val="nil"/>
            </w:tcBorders>
          </w:tcPr>
          <w:p w14:paraId="4B92D192" w14:textId="73AD4DA9" w:rsidR="001B1701" w:rsidRPr="001178B4" w:rsidRDefault="001B1701" w:rsidP="00DE2747">
            <w:pPr>
              <w:rPr>
                <w:sz w:val="18"/>
              </w:rPr>
            </w:pPr>
            <w:r w:rsidRPr="001178B4">
              <w:rPr>
                <w:sz w:val="18"/>
              </w:rPr>
              <w:t>0.0060482, 0.0198778</w:t>
            </w:r>
          </w:p>
        </w:tc>
        <w:tc>
          <w:tcPr>
            <w:tcW w:w="2154" w:type="dxa"/>
            <w:vMerge/>
          </w:tcPr>
          <w:p w14:paraId="5A7EB66A" w14:textId="77777777" w:rsidR="001B1701" w:rsidRPr="001178B4" w:rsidRDefault="001B1701" w:rsidP="00DE2747">
            <w:pPr>
              <w:rPr>
                <w:sz w:val="18"/>
              </w:rPr>
            </w:pPr>
          </w:p>
        </w:tc>
      </w:tr>
      <w:tr w:rsidR="001B1701" w:rsidRPr="001178B4" w14:paraId="25C9EDD7" w14:textId="77777777" w:rsidTr="001B1701">
        <w:trPr>
          <w:trHeight w:val="122"/>
        </w:trPr>
        <w:tc>
          <w:tcPr>
            <w:tcW w:w="1404" w:type="dxa"/>
            <w:vMerge/>
          </w:tcPr>
          <w:p w14:paraId="1C72B853" w14:textId="77777777" w:rsidR="001B1701" w:rsidRPr="001178B4" w:rsidRDefault="001B1701" w:rsidP="00DE2747">
            <w:pPr>
              <w:rPr>
                <w:sz w:val="18"/>
              </w:rPr>
            </w:pPr>
          </w:p>
        </w:tc>
        <w:tc>
          <w:tcPr>
            <w:tcW w:w="1114" w:type="dxa"/>
            <w:vMerge/>
          </w:tcPr>
          <w:p w14:paraId="78161254" w14:textId="77777777" w:rsidR="001B1701" w:rsidRPr="001178B4" w:rsidRDefault="001B1701" w:rsidP="00DE2747">
            <w:pPr>
              <w:rPr>
                <w:sz w:val="18"/>
              </w:rPr>
            </w:pPr>
          </w:p>
        </w:tc>
        <w:tc>
          <w:tcPr>
            <w:tcW w:w="1092" w:type="dxa"/>
            <w:vMerge/>
            <w:tcBorders>
              <w:bottom w:val="nil"/>
            </w:tcBorders>
          </w:tcPr>
          <w:p w14:paraId="01CA19FA" w14:textId="77777777" w:rsidR="001B1701" w:rsidRPr="001178B4" w:rsidRDefault="001B1701" w:rsidP="00DE2747">
            <w:pPr>
              <w:rPr>
                <w:sz w:val="18"/>
              </w:rPr>
            </w:pPr>
          </w:p>
        </w:tc>
        <w:tc>
          <w:tcPr>
            <w:tcW w:w="582" w:type="dxa"/>
            <w:tcBorders>
              <w:bottom w:val="nil"/>
            </w:tcBorders>
          </w:tcPr>
          <w:p w14:paraId="771E5CAE" w14:textId="3E7369A3" w:rsidR="001B1701" w:rsidRPr="001178B4" w:rsidRDefault="001B1701" w:rsidP="00DE2747">
            <w:pPr>
              <w:rPr>
                <w:sz w:val="18"/>
              </w:rPr>
            </w:pPr>
            <w:r w:rsidRPr="001178B4">
              <w:rPr>
                <w:sz w:val="18"/>
              </w:rPr>
              <w:t>Q4</w:t>
            </w:r>
          </w:p>
        </w:tc>
        <w:tc>
          <w:tcPr>
            <w:tcW w:w="1914" w:type="dxa"/>
            <w:tcBorders>
              <w:top w:val="nil"/>
              <w:bottom w:val="nil"/>
            </w:tcBorders>
          </w:tcPr>
          <w:p w14:paraId="77B4F9B1" w14:textId="5D3937CB" w:rsidR="001B1701" w:rsidRPr="001178B4" w:rsidRDefault="001B1701" w:rsidP="00DE2747">
            <w:pPr>
              <w:rPr>
                <w:sz w:val="18"/>
              </w:rPr>
            </w:pPr>
            <w:r w:rsidRPr="001178B4">
              <w:rPr>
                <w:sz w:val="18"/>
              </w:rPr>
              <w:t>-0.0244058</w:t>
            </w:r>
          </w:p>
        </w:tc>
        <w:tc>
          <w:tcPr>
            <w:tcW w:w="2196" w:type="dxa"/>
            <w:tcBorders>
              <w:top w:val="nil"/>
              <w:bottom w:val="nil"/>
            </w:tcBorders>
          </w:tcPr>
          <w:p w14:paraId="4153503B" w14:textId="5A894B3F" w:rsidR="001B1701" w:rsidRPr="001178B4" w:rsidRDefault="001B1701" w:rsidP="00DE2747">
            <w:pPr>
              <w:rPr>
                <w:sz w:val="18"/>
              </w:rPr>
            </w:pPr>
            <w:r w:rsidRPr="001178B4">
              <w:rPr>
                <w:sz w:val="18"/>
              </w:rPr>
              <w:t>-0.0366981, -0.0121134</w:t>
            </w:r>
          </w:p>
        </w:tc>
        <w:tc>
          <w:tcPr>
            <w:tcW w:w="2154" w:type="dxa"/>
            <w:vMerge/>
          </w:tcPr>
          <w:p w14:paraId="3439BB0F" w14:textId="77777777" w:rsidR="001B1701" w:rsidRPr="001178B4" w:rsidRDefault="001B1701" w:rsidP="00DE2747">
            <w:pPr>
              <w:rPr>
                <w:sz w:val="18"/>
              </w:rPr>
            </w:pPr>
          </w:p>
        </w:tc>
      </w:tr>
      <w:tr w:rsidR="001B1701" w:rsidRPr="001178B4" w14:paraId="20FF2AFC" w14:textId="77777777" w:rsidTr="001B1701">
        <w:trPr>
          <w:trHeight w:val="124"/>
        </w:trPr>
        <w:tc>
          <w:tcPr>
            <w:tcW w:w="1404" w:type="dxa"/>
            <w:vMerge/>
          </w:tcPr>
          <w:p w14:paraId="281F8CB0" w14:textId="77777777" w:rsidR="001B1701" w:rsidRPr="001178B4" w:rsidRDefault="001B1701" w:rsidP="00DE2747">
            <w:pPr>
              <w:rPr>
                <w:sz w:val="18"/>
              </w:rPr>
            </w:pPr>
          </w:p>
        </w:tc>
        <w:tc>
          <w:tcPr>
            <w:tcW w:w="1114" w:type="dxa"/>
            <w:vMerge/>
          </w:tcPr>
          <w:p w14:paraId="5D65152D" w14:textId="77777777" w:rsidR="001B1701" w:rsidRPr="001178B4" w:rsidRDefault="001B1701" w:rsidP="00DE2747">
            <w:pPr>
              <w:rPr>
                <w:sz w:val="18"/>
              </w:rPr>
            </w:pPr>
          </w:p>
        </w:tc>
        <w:tc>
          <w:tcPr>
            <w:tcW w:w="1092" w:type="dxa"/>
            <w:vMerge w:val="restart"/>
            <w:tcBorders>
              <w:top w:val="nil"/>
            </w:tcBorders>
          </w:tcPr>
          <w:p w14:paraId="09EA4601" w14:textId="7820D771" w:rsidR="001B1701" w:rsidRPr="001178B4" w:rsidRDefault="001B1701" w:rsidP="00DE2747">
            <w:pPr>
              <w:rPr>
                <w:sz w:val="18"/>
              </w:rPr>
            </w:pPr>
            <w:r w:rsidRPr="001178B4">
              <w:rPr>
                <w:sz w:val="18"/>
              </w:rPr>
              <w:t>Max host body length</w:t>
            </w:r>
          </w:p>
        </w:tc>
        <w:tc>
          <w:tcPr>
            <w:tcW w:w="582" w:type="dxa"/>
            <w:tcBorders>
              <w:top w:val="nil"/>
            </w:tcBorders>
          </w:tcPr>
          <w:p w14:paraId="59531DB8" w14:textId="333BC2C0" w:rsidR="001B1701" w:rsidRPr="001178B4" w:rsidRDefault="001B1701" w:rsidP="00DE2747">
            <w:pPr>
              <w:rPr>
                <w:sz w:val="18"/>
              </w:rPr>
            </w:pPr>
            <w:r w:rsidRPr="001178B4">
              <w:rPr>
                <w:sz w:val="18"/>
              </w:rPr>
              <w:t>Q2</w:t>
            </w:r>
          </w:p>
        </w:tc>
        <w:tc>
          <w:tcPr>
            <w:tcW w:w="1914" w:type="dxa"/>
            <w:tcBorders>
              <w:top w:val="nil"/>
              <w:bottom w:val="nil"/>
            </w:tcBorders>
          </w:tcPr>
          <w:p w14:paraId="71520137" w14:textId="62D67BAA" w:rsidR="001B1701" w:rsidRPr="001178B4" w:rsidRDefault="001B1701" w:rsidP="00DE2747">
            <w:pPr>
              <w:rPr>
                <w:sz w:val="18"/>
              </w:rPr>
            </w:pPr>
            <w:r w:rsidRPr="001178B4">
              <w:rPr>
                <w:sz w:val="18"/>
              </w:rPr>
              <w:t>0.0255724</w:t>
            </w:r>
          </w:p>
        </w:tc>
        <w:tc>
          <w:tcPr>
            <w:tcW w:w="2196" w:type="dxa"/>
            <w:tcBorders>
              <w:top w:val="nil"/>
              <w:bottom w:val="nil"/>
            </w:tcBorders>
          </w:tcPr>
          <w:p w14:paraId="4ECC9EDD" w14:textId="0CC12E5F" w:rsidR="001B1701" w:rsidRPr="001178B4" w:rsidRDefault="001B1701" w:rsidP="00DE2747">
            <w:pPr>
              <w:rPr>
                <w:sz w:val="18"/>
              </w:rPr>
            </w:pPr>
            <w:r w:rsidRPr="001178B4">
              <w:rPr>
                <w:sz w:val="18"/>
              </w:rPr>
              <w:t>0.0179175, 0.0332273</w:t>
            </w:r>
          </w:p>
        </w:tc>
        <w:tc>
          <w:tcPr>
            <w:tcW w:w="2154" w:type="dxa"/>
            <w:vMerge/>
          </w:tcPr>
          <w:p w14:paraId="1AF76C37" w14:textId="77777777" w:rsidR="001B1701" w:rsidRPr="001178B4" w:rsidRDefault="001B1701" w:rsidP="00DE2747">
            <w:pPr>
              <w:rPr>
                <w:sz w:val="18"/>
              </w:rPr>
            </w:pPr>
          </w:p>
        </w:tc>
      </w:tr>
      <w:tr w:rsidR="001B1701" w:rsidRPr="001178B4" w14:paraId="538603B7" w14:textId="77777777" w:rsidTr="001B1701">
        <w:trPr>
          <w:trHeight w:val="122"/>
        </w:trPr>
        <w:tc>
          <w:tcPr>
            <w:tcW w:w="1404" w:type="dxa"/>
            <w:vMerge/>
          </w:tcPr>
          <w:p w14:paraId="37773F76" w14:textId="77777777" w:rsidR="001B1701" w:rsidRPr="001178B4" w:rsidRDefault="001B1701" w:rsidP="00DE2747">
            <w:pPr>
              <w:rPr>
                <w:sz w:val="18"/>
              </w:rPr>
            </w:pPr>
          </w:p>
        </w:tc>
        <w:tc>
          <w:tcPr>
            <w:tcW w:w="1114" w:type="dxa"/>
            <w:vMerge/>
          </w:tcPr>
          <w:p w14:paraId="74CA5C58" w14:textId="77777777" w:rsidR="001B1701" w:rsidRPr="001178B4" w:rsidRDefault="001B1701" w:rsidP="00DE2747">
            <w:pPr>
              <w:rPr>
                <w:sz w:val="18"/>
              </w:rPr>
            </w:pPr>
          </w:p>
        </w:tc>
        <w:tc>
          <w:tcPr>
            <w:tcW w:w="1092" w:type="dxa"/>
            <w:vMerge/>
          </w:tcPr>
          <w:p w14:paraId="12458AF1" w14:textId="77777777" w:rsidR="001B1701" w:rsidRPr="001178B4" w:rsidRDefault="001B1701" w:rsidP="00DE2747">
            <w:pPr>
              <w:rPr>
                <w:sz w:val="18"/>
              </w:rPr>
            </w:pPr>
          </w:p>
        </w:tc>
        <w:tc>
          <w:tcPr>
            <w:tcW w:w="582" w:type="dxa"/>
          </w:tcPr>
          <w:p w14:paraId="1DA5486D" w14:textId="16AB1698" w:rsidR="001B1701" w:rsidRPr="001178B4" w:rsidRDefault="001B1701" w:rsidP="00DE2747">
            <w:pPr>
              <w:rPr>
                <w:sz w:val="18"/>
              </w:rPr>
            </w:pPr>
            <w:r w:rsidRPr="001178B4">
              <w:rPr>
                <w:sz w:val="18"/>
              </w:rPr>
              <w:t>Q3</w:t>
            </w:r>
          </w:p>
        </w:tc>
        <w:tc>
          <w:tcPr>
            <w:tcW w:w="1914" w:type="dxa"/>
            <w:tcBorders>
              <w:top w:val="nil"/>
              <w:bottom w:val="nil"/>
            </w:tcBorders>
          </w:tcPr>
          <w:p w14:paraId="25A88597" w14:textId="64A80A70" w:rsidR="001B1701" w:rsidRPr="001178B4" w:rsidRDefault="001B1701" w:rsidP="00DE2747">
            <w:pPr>
              <w:rPr>
                <w:sz w:val="18"/>
              </w:rPr>
            </w:pPr>
            <w:r w:rsidRPr="001178B4">
              <w:rPr>
                <w:sz w:val="18"/>
              </w:rPr>
              <w:t>0.0291506</w:t>
            </w:r>
          </w:p>
        </w:tc>
        <w:tc>
          <w:tcPr>
            <w:tcW w:w="2196" w:type="dxa"/>
            <w:tcBorders>
              <w:top w:val="nil"/>
              <w:bottom w:val="nil"/>
            </w:tcBorders>
          </w:tcPr>
          <w:p w14:paraId="10EFF37B" w14:textId="6A1CBA71" w:rsidR="001B1701" w:rsidRPr="001178B4" w:rsidRDefault="001B1701" w:rsidP="00DE2747">
            <w:pPr>
              <w:rPr>
                <w:sz w:val="18"/>
              </w:rPr>
            </w:pPr>
            <w:r w:rsidRPr="001178B4">
              <w:rPr>
                <w:sz w:val="18"/>
              </w:rPr>
              <w:t>0.0221589, 0.0361422</w:t>
            </w:r>
          </w:p>
        </w:tc>
        <w:tc>
          <w:tcPr>
            <w:tcW w:w="2154" w:type="dxa"/>
            <w:vMerge/>
          </w:tcPr>
          <w:p w14:paraId="605C6470" w14:textId="77777777" w:rsidR="001B1701" w:rsidRPr="001178B4" w:rsidRDefault="001B1701" w:rsidP="00DE2747">
            <w:pPr>
              <w:rPr>
                <w:sz w:val="18"/>
              </w:rPr>
            </w:pPr>
          </w:p>
        </w:tc>
      </w:tr>
      <w:tr w:rsidR="001B1701" w:rsidRPr="001178B4" w14:paraId="729CE69D" w14:textId="77777777" w:rsidTr="001B1701">
        <w:trPr>
          <w:trHeight w:val="122"/>
        </w:trPr>
        <w:tc>
          <w:tcPr>
            <w:tcW w:w="1404" w:type="dxa"/>
            <w:vMerge/>
          </w:tcPr>
          <w:p w14:paraId="574953F4" w14:textId="77777777" w:rsidR="001B1701" w:rsidRPr="001178B4" w:rsidRDefault="001B1701" w:rsidP="00DE2747">
            <w:pPr>
              <w:rPr>
                <w:sz w:val="18"/>
              </w:rPr>
            </w:pPr>
          </w:p>
        </w:tc>
        <w:tc>
          <w:tcPr>
            <w:tcW w:w="1114" w:type="dxa"/>
            <w:vMerge/>
          </w:tcPr>
          <w:p w14:paraId="332694A1" w14:textId="77777777" w:rsidR="001B1701" w:rsidRPr="001178B4" w:rsidRDefault="001B1701" w:rsidP="00DE2747">
            <w:pPr>
              <w:rPr>
                <w:sz w:val="18"/>
              </w:rPr>
            </w:pPr>
          </w:p>
        </w:tc>
        <w:tc>
          <w:tcPr>
            <w:tcW w:w="1092" w:type="dxa"/>
            <w:vMerge/>
            <w:tcBorders>
              <w:bottom w:val="nil"/>
            </w:tcBorders>
          </w:tcPr>
          <w:p w14:paraId="6A20A7EC" w14:textId="77777777" w:rsidR="001B1701" w:rsidRPr="001178B4" w:rsidRDefault="001B1701" w:rsidP="00DE2747">
            <w:pPr>
              <w:rPr>
                <w:sz w:val="18"/>
              </w:rPr>
            </w:pPr>
          </w:p>
        </w:tc>
        <w:tc>
          <w:tcPr>
            <w:tcW w:w="582" w:type="dxa"/>
            <w:tcBorders>
              <w:bottom w:val="nil"/>
            </w:tcBorders>
          </w:tcPr>
          <w:p w14:paraId="4A35882F" w14:textId="3C8E8CB3" w:rsidR="001B1701" w:rsidRPr="001178B4" w:rsidRDefault="001B1701" w:rsidP="00DE2747">
            <w:pPr>
              <w:rPr>
                <w:sz w:val="18"/>
              </w:rPr>
            </w:pPr>
            <w:r w:rsidRPr="001178B4">
              <w:rPr>
                <w:sz w:val="18"/>
              </w:rPr>
              <w:t>Q4</w:t>
            </w:r>
          </w:p>
        </w:tc>
        <w:tc>
          <w:tcPr>
            <w:tcW w:w="1914" w:type="dxa"/>
            <w:tcBorders>
              <w:top w:val="nil"/>
              <w:bottom w:val="nil"/>
            </w:tcBorders>
          </w:tcPr>
          <w:p w14:paraId="10AB553B" w14:textId="68D839FD" w:rsidR="001B1701" w:rsidRPr="001178B4" w:rsidRDefault="001B1701" w:rsidP="00DE2747">
            <w:pPr>
              <w:rPr>
                <w:sz w:val="18"/>
              </w:rPr>
            </w:pPr>
            <w:r w:rsidRPr="001178B4">
              <w:rPr>
                <w:sz w:val="18"/>
              </w:rPr>
              <w:t>0.0384315</w:t>
            </w:r>
          </w:p>
        </w:tc>
        <w:tc>
          <w:tcPr>
            <w:tcW w:w="2196" w:type="dxa"/>
            <w:tcBorders>
              <w:top w:val="nil"/>
              <w:bottom w:val="nil"/>
            </w:tcBorders>
          </w:tcPr>
          <w:p w14:paraId="01D6F4DC" w14:textId="6B296946" w:rsidR="001B1701" w:rsidRPr="001178B4" w:rsidRDefault="001B1701" w:rsidP="00DE2747">
            <w:pPr>
              <w:rPr>
                <w:sz w:val="18"/>
              </w:rPr>
            </w:pPr>
            <w:r w:rsidRPr="001178B4">
              <w:rPr>
                <w:sz w:val="18"/>
              </w:rPr>
              <w:t>0.0276104, 0.0492526</w:t>
            </w:r>
          </w:p>
        </w:tc>
        <w:tc>
          <w:tcPr>
            <w:tcW w:w="2154" w:type="dxa"/>
            <w:vMerge/>
          </w:tcPr>
          <w:p w14:paraId="2E7C5385" w14:textId="77777777" w:rsidR="001B1701" w:rsidRPr="001178B4" w:rsidRDefault="001B1701" w:rsidP="00DE2747">
            <w:pPr>
              <w:rPr>
                <w:sz w:val="18"/>
              </w:rPr>
            </w:pPr>
          </w:p>
        </w:tc>
      </w:tr>
      <w:tr w:rsidR="001B1701" w:rsidRPr="001178B4" w14:paraId="37C7496F" w14:textId="77777777" w:rsidTr="001B1701">
        <w:trPr>
          <w:trHeight w:val="124"/>
        </w:trPr>
        <w:tc>
          <w:tcPr>
            <w:tcW w:w="1404" w:type="dxa"/>
            <w:vMerge/>
          </w:tcPr>
          <w:p w14:paraId="304C85A0" w14:textId="77777777" w:rsidR="001B1701" w:rsidRPr="001178B4" w:rsidRDefault="001B1701" w:rsidP="00DE2747">
            <w:pPr>
              <w:rPr>
                <w:sz w:val="18"/>
              </w:rPr>
            </w:pPr>
          </w:p>
        </w:tc>
        <w:tc>
          <w:tcPr>
            <w:tcW w:w="1114" w:type="dxa"/>
            <w:vMerge/>
          </w:tcPr>
          <w:p w14:paraId="02AF08CC" w14:textId="77777777" w:rsidR="001B1701" w:rsidRPr="001178B4" w:rsidRDefault="001B1701" w:rsidP="00DE2747">
            <w:pPr>
              <w:rPr>
                <w:sz w:val="18"/>
              </w:rPr>
            </w:pPr>
          </w:p>
        </w:tc>
        <w:tc>
          <w:tcPr>
            <w:tcW w:w="1092" w:type="dxa"/>
            <w:vMerge w:val="restart"/>
            <w:tcBorders>
              <w:top w:val="nil"/>
            </w:tcBorders>
          </w:tcPr>
          <w:p w14:paraId="0FF11A08" w14:textId="73590847" w:rsidR="001B1701" w:rsidRPr="001178B4" w:rsidRDefault="001B1701" w:rsidP="00DE2747">
            <w:pPr>
              <w:rPr>
                <w:sz w:val="18"/>
              </w:rPr>
            </w:pPr>
            <w:r w:rsidRPr="001178B4">
              <w:rPr>
                <w:sz w:val="18"/>
              </w:rPr>
              <w:t>CV host body length</w:t>
            </w:r>
          </w:p>
        </w:tc>
        <w:tc>
          <w:tcPr>
            <w:tcW w:w="582" w:type="dxa"/>
            <w:tcBorders>
              <w:top w:val="nil"/>
            </w:tcBorders>
          </w:tcPr>
          <w:p w14:paraId="27DF511A" w14:textId="43B893CE" w:rsidR="001B1701" w:rsidRPr="001178B4" w:rsidRDefault="001B1701" w:rsidP="00DE2747">
            <w:pPr>
              <w:rPr>
                <w:sz w:val="18"/>
              </w:rPr>
            </w:pPr>
            <w:r w:rsidRPr="001178B4">
              <w:rPr>
                <w:sz w:val="18"/>
              </w:rPr>
              <w:t>Q2</w:t>
            </w:r>
          </w:p>
        </w:tc>
        <w:tc>
          <w:tcPr>
            <w:tcW w:w="1914" w:type="dxa"/>
            <w:tcBorders>
              <w:top w:val="nil"/>
              <w:bottom w:val="nil"/>
            </w:tcBorders>
          </w:tcPr>
          <w:p w14:paraId="5876C332" w14:textId="02B654C9" w:rsidR="001B1701" w:rsidRPr="001178B4" w:rsidRDefault="001B1701" w:rsidP="00DE2747">
            <w:pPr>
              <w:rPr>
                <w:sz w:val="18"/>
              </w:rPr>
            </w:pPr>
            <w:r w:rsidRPr="001178B4">
              <w:rPr>
                <w:sz w:val="18"/>
              </w:rPr>
              <w:t>-0.0019701</w:t>
            </w:r>
          </w:p>
        </w:tc>
        <w:tc>
          <w:tcPr>
            <w:tcW w:w="2196" w:type="dxa"/>
            <w:tcBorders>
              <w:top w:val="nil"/>
              <w:bottom w:val="nil"/>
            </w:tcBorders>
          </w:tcPr>
          <w:p w14:paraId="6BF9372F" w14:textId="6508176D" w:rsidR="001B1701" w:rsidRPr="001178B4" w:rsidRDefault="001B1701" w:rsidP="00DE2747">
            <w:pPr>
              <w:rPr>
                <w:sz w:val="18"/>
              </w:rPr>
            </w:pPr>
            <w:r w:rsidRPr="001178B4">
              <w:rPr>
                <w:sz w:val="18"/>
              </w:rPr>
              <w:t>-0.012041, 0.0081007</w:t>
            </w:r>
          </w:p>
        </w:tc>
        <w:tc>
          <w:tcPr>
            <w:tcW w:w="2154" w:type="dxa"/>
            <w:vMerge/>
          </w:tcPr>
          <w:p w14:paraId="52C702E7" w14:textId="77777777" w:rsidR="001B1701" w:rsidRPr="001178B4" w:rsidRDefault="001B1701" w:rsidP="00DE2747">
            <w:pPr>
              <w:rPr>
                <w:sz w:val="18"/>
              </w:rPr>
            </w:pPr>
          </w:p>
        </w:tc>
      </w:tr>
      <w:tr w:rsidR="001B1701" w:rsidRPr="001178B4" w14:paraId="0BDD3842" w14:textId="77777777" w:rsidTr="001B1701">
        <w:trPr>
          <w:trHeight w:val="122"/>
        </w:trPr>
        <w:tc>
          <w:tcPr>
            <w:tcW w:w="1404" w:type="dxa"/>
            <w:vMerge/>
          </w:tcPr>
          <w:p w14:paraId="6DB1ADF6" w14:textId="77777777" w:rsidR="001B1701" w:rsidRPr="001178B4" w:rsidRDefault="001B1701" w:rsidP="00DE2747">
            <w:pPr>
              <w:rPr>
                <w:sz w:val="18"/>
              </w:rPr>
            </w:pPr>
          </w:p>
        </w:tc>
        <w:tc>
          <w:tcPr>
            <w:tcW w:w="1114" w:type="dxa"/>
            <w:vMerge/>
          </w:tcPr>
          <w:p w14:paraId="546BA1E3" w14:textId="77777777" w:rsidR="001B1701" w:rsidRPr="001178B4" w:rsidRDefault="001B1701" w:rsidP="00DE2747">
            <w:pPr>
              <w:rPr>
                <w:sz w:val="18"/>
              </w:rPr>
            </w:pPr>
          </w:p>
        </w:tc>
        <w:tc>
          <w:tcPr>
            <w:tcW w:w="1092" w:type="dxa"/>
            <w:vMerge/>
          </w:tcPr>
          <w:p w14:paraId="402E747B" w14:textId="77777777" w:rsidR="001B1701" w:rsidRPr="001178B4" w:rsidRDefault="001B1701" w:rsidP="00DE2747">
            <w:pPr>
              <w:rPr>
                <w:sz w:val="18"/>
              </w:rPr>
            </w:pPr>
          </w:p>
        </w:tc>
        <w:tc>
          <w:tcPr>
            <w:tcW w:w="582" w:type="dxa"/>
          </w:tcPr>
          <w:p w14:paraId="06FE8878" w14:textId="1B0B2B71" w:rsidR="001B1701" w:rsidRPr="001178B4" w:rsidRDefault="001B1701" w:rsidP="00DE2747">
            <w:pPr>
              <w:rPr>
                <w:sz w:val="18"/>
              </w:rPr>
            </w:pPr>
            <w:r w:rsidRPr="001178B4">
              <w:rPr>
                <w:sz w:val="18"/>
              </w:rPr>
              <w:t>Q3</w:t>
            </w:r>
          </w:p>
        </w:tc>
        <w:tc>
          <w:tcPr>
            <w:tcW w:w="1914" w:type="dxa"/>
            <w:tcBorders>
              <w:top w:val="nil"/>
              <w:bottom w:val="nil"/>
            </w:tcBorders>
          </w:tcPr>
          <w:p w14:paraId="6FA05B2F" w14:textId="3D37211F" w:rsidR="001B1701" w:rsidRPr="001178B4" w:rsidRDefault="001B1701" w:rsidP="00DE2747">
            <w:pPr>
              <w:rPr>
                <w:sz w:val="18"/>
              </w:rPr>
            </w:pPr>
            <w:r w:rsidRPr="001178B4">
              <w:rPr>
                <w:sz w:val="18"/>
              </w:rPr>
              <w:t>0.0210478</w:t>
            </w:r>
          </w:p>
        </w:tc>
        <w:tc>
          <w:tcPr>
            <w:tcW w:w="2196" w:type="dxa"/>
            <w:tcBorders>
              <w:top w:val="nil"/>
              <w:bottom w:val="nil"/>
            </w:tcBorders>
          </w:tcPr>
          <w:p w14:paraId="5137658E" w14:textId="027793F5" w:rsidR="001B1701" w:rsidRPr="001178B4" w:rsidRDefault="001B1701" w:rsidP="00DE2747">
            <w:pPr>
              <w:rPr>
                <w:sz w:val="18"/>
              </w:rPr>
            </w:pPr>
            <w:r w:rsidRPr="001178B4">
              <w:rPr>
                <w:sz w:val="18"/>
              </w:rPr>
              <w:t>0.01099, 0.0311057</w:t>
            </w:r>
          </w:p>
        </w:tc>
        <w:tc>
          <w:tcPr>
            <w:tcW w:w="2154" w:type="dxa"/>
            <w:vMerge/>
          </w:tcPr>
          <w:p w14:paraId="553FCE61" w14:textId="77777777" w:rsidR="001B1701" w:rsidRPr="001178B4" w:rsidRDefault="001B1701" w:rsidP="00DE2747">
            <w:pPr>
              <w:rPr>
                <w:sz w:val="18"/>
              </w:rPr>
            </w:pPr>
          </w:p>
        </w:tc>
      </w:tr>
      <w:tr w:rsidR="001B1701" w:rsidRPr="001178B4" w14:paraId="604D997F" w14:textId="77777777" w:rsidTr="001B1701">
        <w:trPr>
          <w:trHeight w:val="122"/>
        </w:trPr>
        <w:tc>
          <w:tcPr>
            <w:tcW w:w="1404" w:type="dxa"/>
            <w:vMerge/>
          </w:tcPr>
          <w:p w14:paraId="40C3E75C" w14:textId="77777777" w:rsidR="001B1701" w:rsidRPr="001178B4" w:rsidRDefault="001B1701" w:rsidP="00DE2747">
            <w:pPr>
              <w:rPr>
                <w:sz w:val="18"/>
              </w:rPr>
            </w:pPr>
          </w:p>
        </w:tc>
        <w:tc>
          <w:tcPr>
            <w:tcW w:w="1114" w:type="dxa"/>
            <w:vMerge/>
            <w:tcBorders>
              <w:bottom w:val="single" w:sz="4" w:space="0" w:color="auto"/>
            </w:tcBorders>
          </w:tcPr>
          <w:p w14:paraId="368F94C8" w14:textId="77777777" w:rsidR="001B1701" w:rsidRPr="001178B4" w:rsidRDefault="001B1701" w:rsidP="00DE2747">
            <w:pPr>
              <w:rPr>
                <w:sz w:val="18"/>
              </w:rPr>
            </w:pPr>
          </w:p>
        </w:tc>
        <w:tc>
          <w:tcPr>
            <w:tcW w:w="1092" w:type="dxa"/>
            <w:vMerge/>
            <w:tcBorders>
              <w:bottom w:val="single" w:sz="4" w:space="0" w:color="auto"/>
            </w:tcBorders>
          </w:tcPr>
          <w:p w14:paraId="3D4B86C3" w14:textId="77777777" w:rsidR="001B1701" w:rsidRPr="001178B4" w:rsidRDefault="001B1701" w:rsidP="00DE2747">
            <w:pPr>
              <w:rPr>
                <w:sz w:val="18"/>
              </w:rPr>
            </w:pPr>
          </w:p>
        </w:tc>
        <w:tc>
          <w:tcPr>
            <w:tcW w:w="582" w:type="dxa"/>
            <w:tcBorders>
              <w:bottom w:val="single" w:sz="4" w:space="0" w:color="auto"/>
            </w:tcBorders>
          </w:tcPr>
          <w:p w14:paraId="620B6F3F" w14:textId="168E4D38" w:rsidR="001B1701" w:rsidRPr="001178B4" w:rsidRDefault="001B1701" w:rsidP="00DE2747">
            <w:pPr>
              <w:rPr>
                <w:sz w:val="18"/>
              </w:rPr>
            </w:pPr>
            <w:r w:rsidRPr="001178B4">
              <w:rPr>
                <w:sz w:val="18"/>
              </w:rPr>
              <w:t>Q4</w:t>
            </w:r>
          </w:p>
        </w:tc>
        <w:tc>
          <w:tcPr>
            <w:tcW w:w="1914" w:type="dxa"/>
            <w:tcBorders>
              <w:top w:val="nil"/>
              <w:bottom w:val="single" w:sz="4" w:space="0" w:color="auto"/>
            </w:tcBorders>
          </w:tcPr>
          <w:p w14:paraId="7D9835B4" w14:textId="6DC60DC7" w:rsidR="001B1701" w:rsidRPr="001178B4" w:rsidRDefault="001B1701" w:rsidP="00DE2747">
            <w:pPr>
              <w:rPr>
                <w:sz w:val="18"/>
              </w:rPr>
            </w:pPr>
            <w:r w:rsidRPr="001178B4">
              <w:rPr>
                <w:sz w:val="18"/>
              </w:rPr>
              <w:t>0.0550058</w:t>
            </w:r>
          </w:p>
        </w:tc>
        <w:tc>
          <w:tcPr>
            <w:tcW w:w="2196" w:type="dxa"/>
            <w:tcBorders>
              <w:top w:val="nil"/>
              <w:bottom w:val="single" w:sz="4" w:space="0" w:color="auto"/>
            </w:tcBorders>
          </w:tcPr>
          <w:p w14:paraId="157DB2F8" w14:textId="4073CBEF" w:rsidR="001B1701" w:rsidRPr="001178B4" w:rsidRDefault="001B1701" w:rsidP="00DE2747">
            <w:pPr>
              <w:rPr>
                <w:sz w:val="18"/>
              </w:rPr>
            </w:pPr>
            <w:r w:rsidRPr="001178B4">
              <w:rPr>
                <w:sz w:val="18"/>
              </w:rPr>
              <w:t>0.0449414, 0.0650701</w:t>
            </w:r>
          </w:p>
        </w:tc>
        <w:tc>
          <w:tcPr>
            <w:tcW w:w="2154" w:type="dxa"/>
            <w:vMerge/>
            <w:tcBorders>
              <w:bottom w:val="single" w:sz="4" w:space="0" w:color="auto"/>
            </w:tcBorders>
          </w:tcPr>
          <w:p w14:paraId="12479C8D" w14:textId="77777777" w:rsidR="001B1701" w:rsidRPr="001178B4" w:rsidRDefault="001B1701" w:rsidP="00DE2747">
            <w:pPr>
              <w:rPr>
                <w:sz w:val="18"/>
              </w:rPr>
            </w:pPr>
          </w:p>
        </w:tc>
      </w:tr>
      <w:tr w:rsidR="001B1701" w:rsidRPr="001178B4" w14:paraId="77581D0F" w14:textId="77777777" w:rsidTr="001B1701">
        <w:trPr>
          <w:trHeight w:val="122"/>
        </w:trPr>
        <w:tc>
          <w:tcPr>
            <w:tcW w:w="1404" w:type="dxa"/>
            <w:vMerge/>
          </w:tcPr>
          <w:p w14:paraId="57F93724" w14:textId="77777777" w:rsidR="001B1701" w:rsidRPr="001178B4" w:rsidRDefault="001B1701" w:rsidP="00DE2747">
            <w:pPr>
              <w:rPr>
                <w:sz w:val="18"/>
              </w:rPr>
            </w:pPr>
          </w:p>
        </w:tc>
        <w:tc>
          <w:tcPr>
            <w:tcW w:w="1114" w:type="dxa"/>
            <w:vMerge w:val="restart"/>
            <w:tcBorders>
              <w:top w:val="single" w:sz="4" w:space="0" w:color="auto"/>
            </w:tcBorders>
          </w:tcPr>
          <w:p w14:paraId="0EC54DDA" w14:textId="7FB7F9DF" w:rsidR="001B1701" w:rsidRPr="001178B4" w:rsidRDefault="001B1701" w:rsidP="00DE2747">
            <w:pPr>
              <w:rPr>
                <w:sz w:val="18"/>
              </w:rPr>
            </w:pPr>
            <w:r>
              <w:rPr>
                <w:sz w:val="18"/>
              </w:rPr>
              <w:t>SES-PD</w:t>
            </w:r>
          </w:p>
        </w:tc>
        <w:tc>
          <w:tcPr>
            <w:tcW w:w="1092" w:type="dxa"/>
            <w:vMerge w:val="restart"/>
            <w:tcBorders>
              <w:top w:val="single" w:sz="4" w:space="0" w:color="auto"/>
            </w:tcBorders>
          </w:tcPr>
          <w:p w14:paraId="42485BA4" w14:textId="18F77E13" w:rsidR="001B1701" w:rsidRPr="001178B4" w:rsidRDefault="001B1701" w:rsidP="00DE2747">
            <w:pPr>
              <w:rPr>
                <w:sz w:val="18"/>
              </w:rPr>
            </w:pPr>
            <w:r w:rsidRPr="001178B4">
              <w:rPr>
                <w:sz w:val="18"/>
              </w:rPr>
              <w:t xml:space="preserve">Mean host </w:t>
            </w:r>
            <w:r w:rsidRPr="001178B4">
              <w:rPr>
                <w:sz w:val="18"/>
              </w:rPr>
              <w:lastRenderedPageBreak/>
              <w:t>body length</w:t>
            </w:r>
          </w:p>
        </w:tc>
        <w:tc>
          <w:tcPr>
            <w:tcW w:w="582" w:type="dxa"/>
            <w:tcBorders>
              <w:top w:val="single" w:sz="4" w:space="0" w:color="auto"/>
              <w:bottom w:val="nil"/>
            </w:tcBorders>
          </w:tcPr>
          <w:p w14:paraId="6CF08C4D" w14:textId="46E15FDD" w:rsidR="001B1701" w:rsidRPr="001178B4" w:rsidRDefault="001B1701" w:rsidP="00DE2747">
            <w:pPr>
              <w:rPr>
                <w:sz w:val="18"/>
              </w:rPr>
            </w:pPr>
            <w:r w:rsidRPr="001178B4">
              <w:rPr>
                <w:sz w:val="18"/>
              </w:rPr>
              <w:lastRenderedPageBreak/>
              <w:t>Q2</w:t>
            </w:r>
          </w:p>
        </w:tc>
        <w:tc>
          <w:tcPr>
            <w:tcW w:w="1914" w:type="dxa"/>
            <w:tcBorders>
              <w:top w:val="single" w:sz="4" w:space="0" w:color="auto"/>
              <w:bottom w:val="nil"/>
            </w:tcBorders>
          </w:tcPr>
          <w:p w14:paraId="63434B20" w14:textId="1051A593" w:rsidR="001B1701" w:rsidRPr="001178B4" w:rsidRDefault="001B1701" w:rsidP="00DE2747">
            <w:pPr>
              <w:rPr>
                <w:sz w:val="18"/>
              </w:rPr>
            </w:pPr>
            <w:r>
              <w:t>-0.9680191</w:t>
            </w:r>
          </w:p>
        </w:tc>
        <w:tc>
          <w:tcPr>
            <w:tcW w:w="2196" w:type="dxa"/>
            <w:tcBorders>
              <w:top w:val="single" w:sz="4" w:space="0" w:color="auto"/>
              <w:bottom w:val="nil"/>
            </w:tcBorders>
          </w:tcPr>
          <w:p w14:paraId="27A5ECDC" w14:textId="00C6F0D8" w:rsidR="001B1701" w:rsidRPr="001178B4" w:rsidRDefault="001B1701" w:rsidP="00DE2747">
            <w:pPr>
              <w:rPr>
                <w:sz w:val="18"/>
              </w:rPr>
            </w:pPr>
            <w:r>
              <w:t>-1.6079538, -0.3280843</w:t>
            </w:r>
          </w:p>
        </w:tc>
        <w:tc>
          <w:tcPr>
            <w:tcW w:w="2154" w:type="dxa"/>
            <w:vMerge w:val="restart"/>
            <w:tcBorders>
              <w:top w:val="single" w:sz="4" w:space="0" w:color="auto"/>
            </w:tcBorders>
          </w:tcPr>
          <w:p w14:paraId="237C6C6B" w14:textId="4F81F189" w:rsidR="001B1701" w:rsidRPr="001178B4" w:rsidRDefault="001B1701" w:rsidP="00DE2747">
            <w:pPr>
              <w:rPr>
                <w:sz w:val="18"/>
              </w:rPr>
            </w:pPr>
            <w:proofErr w:type="gramStart"/>
            <w:r w:rsidRPr="001178B4">
              <w:rPr>
                <w:sz w:val="18"/>
              </w:rPr>
              <w:t>unit</w:t>
            </w:r>
            <w:proofErr w:type="gramEnd"/>
            <w:r w:rsidRPr="001178B4">
              <w:rPr>
                <w:sz w:val="18"/>
              </w:rPr>
              <w:t xml:space="preserve"> change in S</w:t>
            </w:r>
            <w:r>
              <w:rPr>
                <w:sz w:val="18"/>
              </w:rPr>
              <w:t>ES-</w:t>
            </w:r>
            <w:r w:rsidRPr="001178B4">
              <w:rPr>
                <w:sz w:val="18"/>
              </w:rPr>
              <w:t xml:space="preserve">PD </w:t>
            </w:r>
            <w:r w:rsidRPr="001178B4">
              <w:rPr>
                <w:sz w:val="18"/>
              </w:rPr>
              <w:lastRenderedPageBreak/>
              <w:t>compared to 1</w:t>
            </w:r>
            <w:r w:rsidRPr="001178B4">
              <w:rPr>
                <w:sz w:val="18"/>
                <w:vertAlign w:val="superscript"/>
              </w:rPr>
              <w:t>st</w:t>
            </w:r>
            <w:r w:rsidRPr="001178B4">
              <w:rPr>
                <w:sz w:val="18"/>
              </w:rPr>
              <w:t xml:space="preserve"> quartile category</w:t>
            </w:r>
          </w:p>
        </w:tc>
      </w:tr>
      <w:tr w:rsidR="001B1701" w:rsidRPr="001178B4" w14:paraId="76B9AA88" w14:textId="77777777" w:rsidTr="001B1701">
        <w:trPr>
          <w:trHeight w:val="122"/>
        </w:trPr>
        <w:tc>
          <w:tcPr>
            <w:tcW w:w="1404" w:type="dxa"/>
            <w:vMerge/>
          </w:tcPr>
          <w:p w14:paraId="75ACC533" w14:textId="77777777" w:rsidR="001B1701" w:rsidRPr="001178B4" w:rsidRDefault="001B1701" w:rsidP="00DE2747">
            <w:pPr>
              <w:rPr>
                <w:sz w:val="18"/>
              </w:rPr>
            </w:pPr>
          </w:p>
        </w:tc>
        <w:tc>
          <w:tcPr>
            <w:tcW w:w="1114" w:type="dxa"/>
            <w:vMerge/>
          </w:tcPr>
          <w:p w14:paraId="00163AFB" w14:textId="77777777" w:rsidR="001B1701" w:rsidRPr="001178B4" w:rsidRDefault="001B1701" w:rsidP="00DE2747">
            <w:pPr>
              <w:rPr>
                <w:sz w:val="18"/>
              </w:rPr>
            </w:pPr>
          </w:p>
        </w:tc>
        <w:tc>
          <w:tcPr>
            <w:tcW w:w="1092" w:type="dxa"/>
            <w:vMerge/>
          </w:tcPr>
          <w:p w14:paraId="6FE14FA0" w14:textId="77777777" w:rsidR="001B1701" w:rsidRPr="001178B4" w:rsidRDefault="001B1701" w:rsidP="00DE2747">
            <w:pPr>
              <w:rPr>
                <w:sz w:val="18"/>
              </w:rPr>
            </w:pPr>
          </w:p>
        </w:tc>
        <w:tc>
          <w:tcPr>
            <w:tcW w:w="582" w:type="dxa"/>
            <w:tcBorders>
              <w:top w:val="nil"/>
              <w:bottom w:val="nil"/>
            </w:tcBorders>
          </w:tcPr>
          <w:p w14:paraId="31B89FEB" w14:textId="4F2782C4" w:rsidR="001B1701" w:rsidRPr="001178B4" w:rsidRDefault="001B1701" w:rsidP="00DE2747">
            <w:pPr>
              <w:rPr>
                <w:sz w:val="18"/>
              </w:rPr>
            </w:pPr>
            <w:r w:rsidRPr="001178B4">
              <w:rPr>
                <w:sz w:val="18"/>
              </w:rPr>
              <w:t>Q3</w:t>
            </w:r>
          </w:p>
        </w:tc>
        <w:tc>
          <w:tcPr>
            <w:tcW w:w="1914" w:type="dxa"/>
            <w:tcBorders>
              <w:top w:val="nil"/>
              <w:bottom w:val="nil"/>
            </w:tcBorders>
          </w:tcPr>
          <w:p w14:paraId="12DBC620" w14:textId="2749C2BC" w:rsidR="001B1701" w:rsidRPr="001178B4" w:rsidRDefault="001B1701" w:rsidP="00DE2747">
            <w:pPr>
              <w:rPr>
                <w:sz w:val="18"/>
              </w:rPr>
            </w:pPr>
            <w:r>
              <w:t>-1.4574457</w:t>
            </w:r>
          </w:p>
        </w:tc>
        <w:tc>
          <w:tcPr>
            <w:tcW w:w="2196" w:type="dxa"/>
            <w:tcBorders>
              <w:top w:val="nil"/>
              <w:bottom w:val="nil"/>
            </w:tcBorders>
          </w:tcPr>
          <w:p w14:paraId="144C859B" w14:textId="6B12496F" w:rsidR="001B1701" w:rsidRPr="001178B4" w:rsidRDefault="001B1701" w:rsidP="00DE2747">
            <w:pPr>
              <w:rPr>
                <w:sz w:val="18"/>
              </w:rPr>
            </w:pPr>
            <w:r>
              <w:t>-2.0262805, -0.8886109</w:t>
            </w:r>
          </w:p>
        </w:tc>
        <w:tc>
          <w:tcPr>
            <w:tcW w:w="2154" w:type="dxa"/>
            <w:vMerge/>
          </w:tcPr>
          <w:p w14:paraId="56AE45D4" w14:textId="77777777" w:rsidR="001B1701" w:rsidRPr="001178B4" w:rsidRDefault="001B1701" w:rsidP="00DE2747">
            <w:pPr>
              <w:rPr>
                <w:sz w:val="18"/>
              </w:rPr>
            </w:pPr>
          </w:p>
        </w:tc>
      </w:tr>
      <w:tr w:rsidR="001B1701" w:rsidRPr="001178B4" w14:paraId="40ADB1C6" w14:textId="77777777" w:rsidTr="001B1701">
        <w:trPr>
          <w:trHeight w:val="122"/>
        </w:trPr>
        <w:tc>
          <w:tcPr>
            <w:tcW w:w="1404" w:type="dxa"/>
            <w:vMerge/>
          </w:tcPr>
          <w:p w14:paraId="26A729AA" w14:textId="77777777" w:rsidR="001B1701" w:rsidRPr="001178B4" w:rsidRDefault="001B1701" w:rsidP="00DE2747">
            <w:pPr>
              <w:rPr>
                <w:sz w:val="18"/>
              </w:rPr>
            </w:pPr>
          </w:p>
        </w:tc>
        <w:tc>
          <w:tcPr>
            <w:tcW w:w="1114" w:type="dxa"/>
            <w:vMerge/>
          </w:tcPr>
          <w:p w14:paraId="75F631C7" w14:textId="77777777" w:rsidR="001B1701" w:rsidRPr="001178B4" w:rsidRDefault="001B1701" w:rsidP="00DE2747">
            <w:pPr>
              <w:rPr>
                <w:sz w:val="18"/>
              </w:rPr>
            </w:pPr>
          </w:p>
        </w:tc>
        <w:tc>
          <w:tcPr>
            <w:tcW w:w="1092" w:type="dxa"/>
            <w:vMerge/>
            <w:tcBorders>
              <w:bottom w:val="nil"/>
            </w:tcBorders>
          </w:tcPr>
          <w:p w14:paraId="00E08307" w14:textId="77777777" w:rsidR="001B1701" w:rsidRPr="001178B4" w:rsidRDefault="001B1701" w:rsidP="00DE2747">
            <w:pPr>
              <w:rPr>
                <w:sz w:val="18"/>
              </w:rPr>
            </w:pPr>
          </w:p>
        </w:tc>
        <w:tc>
          <w:tcPr>
            <w:tcW w:w="582" w:type="dxa"/>
            <w:tcBorders>
              <w:top w:val="nil"/>
              <w:bottom w:val="nil"/>
            </w:tcBorders>
          </w:tcPr>
          <w:p w14:paraId="400F4E07" w14:textId="39D07F1B" w:rsidR="001B1701" w:rsidRPr="001178B4" w:rsidRDefault="001B1701" w:rsidP="00DE2747">
            <w:pPr>
              <w:rPr>
                <w:sz w:val="18"/>
              </w:rPr>
            </w:pPr>
            <w:r w:rsidRPr="001178B4">
              <w:rPr>
                <w:sz w:val="18"/>
              </w:rPr>
              <w:t>Q4</w:t>
            </w:r>
          </w:p>
        </w:tc>
        <w:tc>
          <w:tcPr>
            <w:tcW w:w="1914" w:type="dxa"/>
            <w:tcBorders>
              <w:top w:val="nil"/>
              <w:bottom w:val="nil"/>
            </w:tcBorders>
          </w:tcPr>
          <w:p w14:paraId="26313C03" w14:textId="53C060F7" w:rsidR="001B1701" w:rsidRPr="001178B4" w:rsidRDefault="001B1701" w:rsidP="00DE2747">
            <w:pPr>
              <w:rPr>
                <w:sz w:val="18"/>
              </w:rPr>
            </w:pPr>
            <w:r>
              <w:t>-3.6327163</w:t>
            </w:r>
          </w:p>
        </w:tc>
        <w:tc>
          <w:tcPr>
            <w:tcW w:w="2196" w:type="dxa"/>
            <w:tcBorders>
              <w:top w:val="nil"/>
              <w:bottom w:val="nil"/>
            </w:tcBorders>
          </w:tcPr>
          <w:p w14:paraId="49D7F962" w14:textId="379825A8" w:rsidR="001B1701" w:rsidRPr="001178B4" w:rsidRDefault="001B1701" w:rsidP="00DE2747">
            <w:pPr>
              <w:rPr>
                <w:sz w:val="18"/>
              </w:rPr>
            </w:pPr>
            <w:r>
              <w:t>-4.77928, -2.4861527</w:t>
            </w:r>
          </w:p>
        </w:tc>
        <w:tc>
          <w:tcPr>
            <w:tcW w:w="2154" w:type="dxa"/>
            <w:vMerge/>
          </w:tcPr>
          <w:p w14:paraId="7D870A93" w14:textId="77777777" w:rsidR="001B1701" w:rsidRPr="001178B4" w:rsidRDefault="001B1701" w:rsidP="00DE2747">
            <w:pPr>
              <w:rPr>
                <w:sz w:val="18"/>
              </w:rPr>
            </w:pPr>
          </w:p>
        </w:tc>
      </w:tr>
      <w:tr w:rsidR="001B1701" w:rsidRPr="001178B4" w14:paraId="2FF71A93" w14:textId="77777777" w:rsidTr="001B1701">
        <w:trPr>
          <w:trHeight w:val="122"/>
        </w:trPr>
        <w:tc>
          <w:tcPr>
            <w:tcW w:w="1404" w:type="dxa"/>
            <w:vMerge/>
          </w:tcPr>
          <w:p w14:paraId="3DCE0EDE" w14:textId="77777777" w:rsidR="001B1701" w:rsidRPr="001178B4" w:rsidRDefault="001B1701" w:rsidP="00DE2747">
            <w:pPr>
              <w:rPr>
                <w:sz w:val="18"/>
              </w:rPr>
            </w:pPr>
          </w:p>
        </w:tc>
        <w:tc>
          <w:tcPr>
            <w:tcW w:w="1114" w:type="dxa"/>
            <w:vMerge/>
          </w:tcPr>
          <w:p w14:paraId="251D3D2E" w14:textId="77777777" w:rsidR="001B1701" w:rsidRPr="001178B4" w:rsidRDefault="001B1701" w:rsidP="00DE2747">
            <w:pPr>
              <w:rPr>
                <w:sz w:val="18"/>
              </w:rPr>
            </w:pPr>
          </w:p>
        </w:tc>
        <w:tc>
          <w:tcPr>
            <w:tcW w:w="1092" w:type="dxa"/>
            <w:vMerge w:val="restart"/>
            <w:tcBorders>
              <w:top w:val="nil"/>
            </w:tcBorders>
          </w:tcPr>
          <w:p w14:paraId="6DC0E214" w14:textId="69AC5B11" w:rsidR="001B1701" w:rsidRPr="001178B4" w:rsidRDefault="001B1701" w:rsidP="00DE2747">
            <w:pPr>
              <w:rPr>
                <w:sz w:val="18"/>
              </w:rPr>
            </w:pPr>
            <w:r w:rsidRPr="001178B4">
              <w:rPr>
                <w:sz w:val="18"/>
              </w:rPr>
              <w:t>Max host body length</w:t>
            </w:r>
          </w:p>
        </w:tc>
        <w:tc>
          <w:tcPr>
            <w:tcW w:w="582" w:type="dxa"/>
            <w:tcBorders>
              <w:top w:val="nil"/>
              <w:bottom w:val="nil"/>
            </w:tcBorders>
          </w:tcPr>
          <w:p w14:paraId="1BAE0756" w14:textId="0EA909DA" w:rsidR="001B1701" w:rsidRPr="001178B4" w:rsidRDefault="001B1701" w:rsidP="00DE2747">
            <w:pPr>
              <w:rPr>
                <w:sz w:val="18"/>
              </w:rPr>
            </w:pPr>
            <w:r w:rsidRPr="001178B4">
              <w:rPr>
                <w:sz w:val="18"/>
              </w:rPr>
              <w:t>Q2</w:t>
            </w:r>
          </w:p>
        </w:tc>
        <w:tc>
          <w:tcPr>
            <w:tcW w:w="1914" w:type="dxa"/>
            <w:tcBorders>
              <w:top w:val="nil"/>
              <w:bottom w:val="nil"/>
            </w:tcBorders>
          </w:tcPr>
          <w:p w14:paraId="7E5C41A2" w14:textId="1654C630" w:rsidR="001B1701" w:rsidRPr="001178B4" w:rsidRDefault="001B1701" w:rsidP="00DE2747">
            <w:pPr>
              <w:rPr>
                <w:sz w:val="18"/>
              </w:rPr>
            </w:pPr>
            <w:r>
              <w:t>-0.8936799</w:t>
            </w:r>
          </w:p>
        </w:tc>
        <w:tc>
          <w:tcPr>
            <w:tcW w:w="2196" w:type="dxa"/>
            <w:tcBorders>
              <w:top w:val="nil"/>
              <w:bottom w:val="nil"/>
            </w:tcBorders>
          </w:tcPr>
          <w:p w14:paraId="344EEA6C" w14:textId="62E9667C" w:rsidR="001B1701" w:rsidRPr="001178B4" w:rsidRDefault="001B1701" w:rsidP="00DE2747">
            <w:pPr>
              <w:rPr>
                <w:sz w:val="18"/>
              </w:rPr>
            </w:pPr>
            <w:r>
              <w:t>-1.5891787, -0.1981812</w:t>
            </w:r>
          </w:p>
        </w:tc>
        <w:tc>
          <w:tcPr>
            <w:tcW w:w="2154" w:type="dxa"/>
            <w:vMerge/>
          </w:tcPr>
          <w:p w14:paraId="528413C4" w14:textId="77777777" w:rsidR="001B1701" w:rsidRPr="001178B4" w:rsidRDefault="001B1701" w:rsidP="00DE2747">
            <w:pPr>
              <w:rPr>
                <w:sz w:val="18"/>
              </w:rPr>
            </w:pPr>
          </w:p>
        </w:tc>
      </w:tr>
      <w:tr w:rsidR="001B1701" w:rsidRPr="001178B4" w14:paraId="19AF819A" w14:textId="77777777" w:rsidTr="001B1701">
        <w:trPr>
          <w:trHeight w:val="122"/>
        </w:trPr>
        <w:tc>
          <w:tcPr>
            <w:tcW w:w="1404" w:type="dxa"/>
            <w:vMerge/>
          </w:tcPr>
          <w:p w14:paraId="21D4AC2E" w14:textId="77777777" w:rsidR="001B1701" w:rsidRPr="001178B4" w:rsidRDefault="001B1701" w:rsidP="00DE2747">
            <w:pPr>
              <w:rPr>
                <w:sz w:val="18"/>
              </w:rPr>
            </w:pPr>
          </w:p>
        </w:tc>
        <w:tc>
          <w:tcPr>
            <w:tcW w:w="1114" w:type="dxa"/>
            <w:vMerge/>
          </w:tcPr>
          <w:p w14:paraId="76DE1349" w14:textId="77777777" w:rsidR="001B1701" w:rsidRPr="001178B4" w:rsidRDefault="001B1701" w:rsidP="00DE2747">
            <w:pPr>
              <w:rPr>
                <w:sz w:val="18"/>
              </w:rPr>
            </w:pPr>
          </w:p>
        </w:tc>
        <w:tc>
          <w:tcPr>
            <w:tcW w:w="1092" w:type="dxa"/>
            <w:vMerge/>
          </w:tcPr>
          <w:p w14:paraId="4096C8A9" w14:textId="77777777" w:rsidR="001B1701" w:rsidRPr="001178B4" w:rsidRDefault="001B1701" w:rsidP="00DE2747">
            <w:pPr>
              <w:rPr>
                <w:sz w:val="18"/>
              </w:rPr>
            </w:pPr>
          </w:p>
        </w:tc>
        <w:tc>
          <w:tcPr>
            <w:tcW w:w="582" w:type="dxa"/>
            <w:tcBorders>
              <w:top w:val="nil"/>
              <w:bottom w:val="nil"/>
            </w:tcBorders>
          </w:tcPr>
          <w:p w14:paraId="739CE005" w14:textId="05EB97E9" w:rsidR="001B1701" w:rsidRPr="001178B4" w:rsidRDefault="001B1701" w:rsidP="00DE2747">
            <w:pPr>
              <w:rPr>
                <w:sz w:val="18"/>
              </w:rPr>
            </w:pPr>
            <w:r w:rsidRPr="001178B4">
              <w:rPr>
                <w:sz w:val="18"/>
              </w:rPr>
              <w:t>Q3</w:t>
            </w:r>
          </w:p>
        </w:tc>
        <w:tc>
          <w:tcPr>
            <w:tcW w:w="1914" w:type="dxa"/>
            <w:tcBorders>
              <w:top w:val="nil"/>
              <w:bottom w:val="nil"/>
            </w:tcBorders>
          </w:tcPr>
          <w:p w14:paraId="644B1DD8" w14:textId="4D43ECD7" w:rsidR="001B1701" w:rsidRPr="001178B4" w:rsidRDefault="001B1701" w:rsidP="00DE2747">
            <w:pPr>
              <w:rPr>
                <w:sz w:val="18"/>
              </w:rPr>
            </w:pPr>
            <w:r>
              <w:t>-2.2616954</w:t>
            </w:r>
          </w:p>
        </w:tc>
        <w:tc>
          <w:tcPr>
            <w:tcW w:w="2196" w:type="dxa"/>
            <w:tcBorders>
              <w:top w:val="nil"/>
              <w:bottom w:val="nil"/>
            </w:tcBorders>
          </w:tcPr>
          <w:p w14:paraId="30C4D564" w14:textId="2F0D95B0" w:rsidR="001B1701" w:rsidRPr="001178B4" w:rsidRDefault="001B1701" w:rsidP="00DE2747">
            <w:pPr>
              <w:rPr>
                <w:sz w:val="18"/>
              </w:rPr>
            </w:pPr>
            <w:r>
              <w:t>-2.90301, -1.6203809</w:t>
            </w:r>
          </w:p>
        </w:tc>
        <w:tc>
          <w:tcPr>
            <w:tcW w:w="2154" w:type="dxa"/>
            <w:vMerge/>
          </w:tcPr>
          <w:p w14:paraId="0A3B22B7" w14:textId="77777777" w:rsidR="001B1701" w:rsidRPr="001178B4" w:rsidRDefault="001B1701" w:rsidP="00DE2747">
            <w:pPr>
              <w:rPr>
                <w:sz w:val="18"/>
              </w:rPr>
            </w:pPr>
          </w:p>
        </w:tc>
      </w:tr>
      <w:tr w:rsidR="001B1701" w:rsidRPr="001178B4" w14:paraId="7AD576CE" w14:textId="77777777" w:rsidTr="001B1701">
        <w:trPr>
          <w:trHeight w:val="122"/>
        </w:trPr>
        <w:tc>
          <w:tcPr>
            <w:tcW w:w="1404" w:type="dxa"/>
            <w:vMerge/>
          </w:tcPr>
          <w:p w14:paraId="32E401CB" w14:textId="77777777" w:rsidR="001B1701" w:rsidRPr="001178B4" w:rsidRDefault="001B1701" w:rsidP="00DE2747">
            <w:pPr>
              <w:rPr>
                <w:sz w:val="18"/>
              </w:rPr>
            </w:pPr>
          </w:p>
        </w:tc>
        <w:tc>
          <w:tcPr>
            <w:tcW w:w="1114" w:type="dxa"/>
            <w:vMerge/>
          </w:tcPr>
          <w:p w14:paraId="702591F3" w14:textId="77777777" w:rsidR="001B1701" w:rsidRPr="001178B4" w:rsidRDefault="001B1701" w:rsidP="00DE2747">
            <w:pPr>
              <w:rPr>
                <w:sz w:val="18"/>
              </w:rPr>
            </w:pPr>
          </w:p>
        </w:tc>
        <w:tc>
          <w:tcPr>
            <w:tcW w:w="1092" w:type="dxa"/>
            <w:vMerge/>
            <w:tcBorders>
              <w:bottom w:val="nil"/>
            </w:tcBorders>
          </w:tcPr>
          <w:p w14:paraId="6C5D02DF" w14:textId="77777777" w:rsidR="001B1701" w:rsidRPr="001178B4" w:rsidRDefault="001B1701" w:rsidP="00DE2747">
            <w:pPr>
              <w:rPr>
                <w:sz w:val="18"/>
              </w:rPr>
            </w:pPr>
          </w:p>
        </w:tc>
        <w:tc>
          <w:tcPr>
            <w:tcW w:w="582" w:type="dxa"/>
            <w:tcBorders>
              <w:top w:val="nil"/>
              <w:bottom w:val="nil"/>
            </w:tcBorders>
          </w:tcPr>
          <w:p w14:paraId="47441EEC" w14:textId="3A2F8376" w:rsidR="001B1701" w:rsidRPr="001178B4" w:rsidRDefault="001B1701" w:rsidP="00DE2747">
            <w:pPr>
              <w:rPr>
                <w:sz w:val="18"/>
              </w:rPr>
            </w:pPr>
            <w:r w:rsidRPr="001178B4">
              <w:rPr>
                <w:sz w:val="18"/>
              </w:rPr>
              <w:t>Q4</w:t>
            </w:r>
          </w:p>
        </w:tc>
        <w:tc>
          <w:tcPr>
            <w:tcW w:w="1914" w:type="dxa"/>
            <w:tcBorders>
              <w:top w:val="nil"/>
              <w:bottom w:val="nil"/>
            </w:tcBorders>
          </w:tcPr>
          <w:p w14:paraId="1B630B98" w14:textId="41E1BFEF" w:rsidR="001B1701" w:rsidRPr="001178B4" w:rsidRDefault="001B1701" w:rsidP="00DE2747">
            <w:pPr>
              <w:rPr>
                <w:sz w:val="18"/>
              </w:rPr>
            </w:pPr>
            <w:r>
              <w:t>-2.3225065</w:t>
            </w:r>
          </w:p>
        </w:tc>
        <w:tc>
          <w:tcPr>
            <w:tcW w:w="2196" w:type="dxa"/>
            <w:tcBorders>
              <w:top w:val="nil"/>
              <w:bottom w:val="nil"/>
            </w:tcBorders>
          </w:tcPr>
          <w:p w14:paraId="41C0811D" w14:textId="37345755" w:rsidR="001B1701" w:rsidRPr="001178B4" w:rsidRDefault="001B1701" w:rsidP="00DE2747">
            <w:pPr>
              <w:rPr>
                <w:sz w:val="18"/>
              </w:rPr>
            </w:pPr>
            <w:r>
              <w:t>-3.1887804, -1.4562327</w:t>
            </w:r>
          </w:p>
        </w:tc>
        <w:tc>
          <w:tcPr>
            <w:tcW w:w="2154" w:type="dxa"/>
            <w:vMerge/>
          </w:tcPr>
          <w:p w14:paraId="11260689" w14:textId="77777777" w:rsidR="001B1701" w:rsidRPr="001178B4" w:rsidRDefault="001B1701" w:rsidP="00DE2747">
            <w:pPr>
              <w:rPr>
                <w:sz w:val="18"/>
              </w:rPr>
            </w:pPr>
          </w:p>
        </w:tc>
      </w:tr>
      <w:tr w:rsidR="001B1701" w:rsidRPr="001178B4" w14:paraId="35CFCF4D" w14:textId="77777777" w:rsidTr="001B1701">
        <w:trPr>
          <w:trHeight w:val="122"/>
        </w:trPr>
        <w:tc>
          <w:tcPr>
            <w:tcW w:w="1404" w:type="dxa"/>
            <w:vMerge/>
          </w:tcPr>
          <w:p w14:paraId="2F05A6E3" w14:textId="77777777" w:rsidR="001B1701" w:rsidRPr="001178B4" w:rsidRDefault="001B1701" w:rsidP="00DE2747">
            <w:pPr>
              <w:rPr>
                <w:sz w:val="18"/>
              </w:rPr>
            </w:pPr>
          </w:p>
        </w:tc>
        <w:tc>
          <w:tcPr>
            <w:tcW w:w="1114" w:type="dxa"/>
            <w:vMerge/>
          </w:tcPr>
          <w:p w14:paraId="06E016A7" w14:textId="77777777" w:rsidR="001B1701" w:rsidRPr="001178B4" w:rsidRDefault="001B1701" w:rsidP="00DE2747">
            <w:pPr>
              <w:rPr>
                <w:sz w:val="18"/>
              </w:rPr>
            </w:pPr>
          </w:p>
        </w:tc>
        <w:tc>
          <w:tcPr>
            <w:tcW w:w="1092" w:type="dxa"/>
            <w:vMerge w:val="restart"/>
            <w:tcBorders>
              <w:top w:val="nil"/>
            </w:tcBorders>
          </w:tcPr>
          <w:p w14:paraId="5DD1C362" w14:textId="142E95E9" w:rsidR="001B1701" w:rsidRPr="001178B4" w:rsidRDefault="001B1701" w:rsidP="00DE2747">
            <w:pPr>
              <w:rPr>
                <w:sz w:val="18"/>
              </w:rPr>
            </w:pPr>
            <w:r w:rsidRPr="001178B4">
              <w:rPr>
                <w:sz w:val="18"/>
              </w:rPr>
              <w:t>CV host body length</w:t>
            </w:r>
          </w:p>
        </w:tc>
        <w:tc>
          <w:tcPr>
            <w:tcW w:w="582" w:type="dxa"/>
            <w:tcBorders>
              <w:top w:val="nil"/>
              <w:bottom w:val="nil"/>
            </w:tcBorders>
          </w:tcPr>
          <w:p w14:paraId="534161B7" w14:textId="4BD31A16" w:rsidR="001B1701" w:rsidRPr="001178B4" w:rsidRDefault="001B1701" w:rsidP="00DE2747">
            <w:pPr>
              <w:rPr>
                <w:sz w:val="18"/>
              </w:rPr>
            </w:pPr>
            <w:r w:rsidRPr="001178B4">
              <w:rPr>
                <w:sz w:val="18"/>
              </w:rPr>
              <w:t>Q2</w:t>
            </w:r>
          </w:p>
        </w:tc>
        <w:tc>
          <w:tcPr>
            <w:tcW w:w="1914" w:type="dxa"/>
            <w:tcBorders>
              <w:top w:val="nil"/>
              <w:bottom w:val="nil"/>
            </w:tcBorders>
          </w:tcPr>
          <w:p w14:paraId="0E4E7E87" w14:textId="0C8D06C6" w:rsidR="001B1701" w:rsidRPr="001178B4" w:rsidRDefault="001B1701" w:rsidP="00DE2747">
            <w:pPr>
              <w:rPr>
                <w:sz w:val="18"/>
              </w:rPr>
            </w:pPr>
            <w:r>
              <w:t>-0.7854338</w:t>
            </w:r>
          </w:p>
        </w:tc>
        <w:tc>
          <w:tcPr>
            <w:tcW w:w="2196" w:type="dxa"/>
            <w:tcBorders>
              <w:top w:val="nil"/>
              <w:bottom w:val="nil"/>
            </w:tcBorders>
          </w:tcPr>
          <w:p w14:paraId="7458BABC" w14:textId="6E071BE9" w:rsidR="001B1701" w:rsidRPr="001178B4" w:rsidRDefault="001B1701" w:rsidP="00DE2747">
            <w:pPr>
              <w:rPr>
                <w:sz w:val="18"/>
              </w:rPr>
            </w:pPr>
            <w:r>
              <w:t>-1.394371, -0.1764966</w:t>
            </w:r>
          </w:p>
        </w:tc>
        <w:tc>
          <w:tcPr>
            <w:tcW w:w="2154" w:type="dxa"/>
            <w:vMerge/>
          </w:tcPr>
          <w:p w14:paraId="0B00B942" w14:textId="77777777" w:rsidR="001B1701" w:rsidRPr="001178B4" w:rsidRDefault="001B1701" w:rsidP="00DE2747">
            <w:pPr>
              <w:rPr>
                <w:sz w:val="18"/>
              </w:rPr>
            </w:pPr>
          </w:p>
        </w:tc>
      </w:tr>
      <w:tr w:rsidR="001B1701" w:rsidRPr="001178B4" w14:paraId="09B58E11" w14:textId="77777777" w:rsidTr="001B1701">
        <w:trPr>
          <w:trHeight w:val="122"/>
        </w:trPr>
        <w:tc>
          <w:tcPr>
            <w:tcW w:w="1404" w:type="dxa"/>
            <w:vMerge/>
          </w:tcPr>
          <w:p w14:paraId="50FEBC69" w14:textId="77777777" w:rsidR="001B1701" w:rsidRPr="001178B4" w:rsidRDefault="001B1701" w:rsidP="00DE2747">
            <w:pPr>
              <w:rPr>
                <w:sz w:val="18"/>
              </w:rPr>
            </w:pPr>
          </w:p>
        </w:tc>
        <w:tc>
          <w:tcPr>
            <w:tcW w:w="1114" w:type="dxa"/>
            <w:vMerge/>
          </w:tcPr>
          <w:p w14:paraId="578EFB4F" w14:textId="77777777" w:rsidR="001B1701" w:rsidRPr="001178B4" w:rsidRDefault="001B1701" w:rsidP="00DE2747">
            <w:pPr>
              <w:rPr>
                <w:sz w:val="18"/>
              </w:rPr>
            </w:pPr>
          </w:p>
        </w:tc>
        <w:tc>
          <w:tcPr>
            <w:tcW w:w="1092" w:type="dxa"/>
            <w:vMerge/>
          </w:tcPr>
          <w:p w14:paraId="234BE682" w14:textId="77777777" w:rsidR="001B1701" w:rsidRPr="001178B4" w:rsidRDefault="001B1701" w:rsidP="00DE2747">
            <w:pPr>
              <w:rPr>
                <w:sz w:val="18"/>
              </w:rPr>
            </w:pPr>
          </w:p>
        </w:tc>
        <w:tc>
          <w:tcPr>
            <w:tcW w:w="582" w:type="dxa"/>
            <w:tcBorders>
              <w:top w:val="nil"/>
              <w:bottom w:val="nil"/>
            </w:tcBorders>
          </w:tcPr>
          <w:p w14:paraId="31D6D6C7" w14:textId="7C9C9E1F" w:rsidR="001B1701" w:rsidRPr="001178B4" w:rsidRDefault="001B1701" w:rsidP="00DE2747">
            <w:pPr>
              <w:rPr>
                <w:sz w:val="18"/>
              </w:rPr>
            </w:pPr>
            <w:r w:rsidRPr="001178B4">
              <w:rPr>
                <w:sz w:val="18"/>
              </w:rPr>
              <w:t>Q3</w:t>
            </w:r>
          </w:p>
        </w:tc>
        <w:tc>
          <w:tcPr>
            <w:tcW w:w="1914" w:type="dxa"/>
            <w:tcBorders>
              <w:top w:val="nil"/>
              <w:bottom w:val="nil"/>
            </w:tcBorders>
          </w:tcPr>
          <w:p w14:paraId="19FA6A0F" w14:textId="19499055" w:rsidR="001B1701" w:rsidRPr="001178B4" w:rsidRDefault="001B1701" w:rsidP="00DE2747">
            <w:pPr>
              <w:rPr>
                <w:sz w:val="18"/>
              </w:rPr>
            </w:pPr>
            <w:r>
              <w:t>-0.4861553</w:t>
            </w:r>
          </w:p>
        </w:tc>
        <w:tc>
          <w:tcPr>
            <w:tcW w:w="2196" w:type="dxa"/>
            <w:tcBorders>
              <w:top w:val="nil"/>
              <w:bottom w:val="nil"/>
            </w:tcBorders>
          </w:tcPr>
          <w:p w14:paraId="36C38C27" w14:textId="21C6B727" w:rsidR="001B1701" w:rsidRPr="001178B4" w:rsidRDefault="001B1701" w:rsidP="00DE2747">
            <w:pPr>
              <w:rPr>
                <w:sz w:val="18"/>
              </w:rPr>
            </w:pPr>
            <w:r>
              <w:t>-1.0943073, 0.1219967</w:t>
            </w:r>
          </w:p>
        </w:tc>
        <w:tc>
          <w:tcPr>
            <w:tcW w:w="2154" w:type="dxa"/>
            <w:vMerge/>
          </w:tcPr>
          <w:p w14:paraId="06E491AF" w14:textId="77777777" w:rsidR="001B1701" w:rsidRPr="001178B4" w:rsidRDefault="001B1701" w:rsidP="00DE2747">
            <w:pPr>
              <w:rPr>
                <w:sz w:val="18"/>
              </w:rPr>
            </w:pPr>
          </w:p>
        </w:tc>
      </w:tr>
      <w:tr w:rsidR="001B1701" w:rsidRPr="001178B4" w14:paraId="0F540D16" w14:textId="77777777" w:rsidTr="001B1701">
        <w:trPr>
          <w:trHeight w:val="122"/>
        </w:trPr>
        <w:tc>
          <w:tcPr>
            <w:tcW w:w="1404" w:type="dxa"/>
            <w:vMerge/>
            <w:tcBorders>
              <w:bottom w:val="single" w:sz="4" w:space="0" w:color="auto"/>
            </w:tcBorders>
          </w:tcPr>
          <w:p w14:paraId="1C4698EA" w14:textId="77777777" w:rsidR="001B1701" w:rsidRPr="001178B4" w:rsidRDefault="001B1701" w:rsidP="00DE2747">
            <w:pPr>
              <w:rPr>
                <w:sz w:val="18"/>
              </w:rPr>
            </w:pPr>
          </w:p>
        </w:tc>
        <w:tc>
          <w:tcPr>
            <w:tcW w:w="1114" w:type="dxa"/>
            <w:vMerge/>
            <w:tcBorders>
              <w:bottom w:val="single" w:sz="4" w:space="0" w:color="auto"/>
            </w:tcBorders>
          </w:tcPr>
          <w:p w14:paraId="5B650A6B" w14:textId="77777777" w:rsidR="001B1701" w:rsidRPr="001178B4" w:rsidRDefault="001B1701" w:rsidP="00DE2747">
            <w:pPr>
              <w:rPr>
                <w:sz w:val="18"/>
              </w:rPr>
            </w:pPr>
          </w:p>
        </w:tc>
        <w:tc>
          <w:tcPr>
            <w:tcW w:w="1092" w:type="dxa"/>
            <w:vMerge/>
            <w:tcBorders>
              <w:bottom w:val="single" w:sz="4" w:space="0" w:color="auto"/>
            </w:tcBorders>
          </w:tcPr>
          <w:p w14:paraId="4E4D9AAA" w14:textId="77777777" w:rsidR="001B1701" w:rsidRPr="001178B4" w:rsidRDefault="001B1701" w:rsidP="00DE2747">
            <w:pPr>
              <w:rPr>
                <w:sz w:val="18"/>
              </w:rPr>
            </w:pPr>
          </w:p>
        </w:tc>
        <w:tc>
          <w:tcPr>
            <w:tcW w:w="582" w:type="dxa"/>
            <w:tcBorders>
              <w:top w:val="nil"/>
              <w:bottom w:val="single" w:sz="4" w:space="0" w:color="auto"/>
            </w:tcBorders>
          </w:tcPr>
          <w:p w14:paraId="123345E6" w14:textId="1F6B0D31" w:rsidR="001B1701" w:rsidRPr="001178B4" w:rsidRDefault="001B1701" w:rsidP="00DE2747">
            <w:pPr>
              <w:rPr>
                <w:sz w:val="18"/>
              </w:rPr>
            </w:pPr>
            <w:r w:rsidRPr="001178B4">
              <w:rPr>
                <w:sz w:val="18"/>
              </w:rPr>
              <w:t>Q4</w:t>
            </w:r>
          </w:p>
        </w:tc>
        <w:tc>
          <w:tcPr>
            <w:tcW w:w="1914" w:type="dxa"/>
            <w:tcBorders>
              <w:top w:val="nil"/>
              <w:bottom w:val="single" w:sz="4" w:space="0" w:color="auto"/>
            </w:tcBorders>
          </w:tcPr>
          <w:p w14:paraId="540D4FBC" w14:textId="3632BB69" w:rsidR="001B1701" w:rsidRPr="001178B4" w:rsidRDefault="001B1701" w:rsidP="00DE2747">
            <w:pPr>
              <w:rPr>
                <w:sz w:val="18"/>
              </w:rPr>
            </w:pPr>
            <w:r>
              <w:t>1.9586667</w:t>
            </w:r>
          </w:p>
        </w:tc>
        <w:tc>
          <w:tcPr>
            <w:tcW w:w="2196" w:type="dxa"/>
            <w:tcBorders>
              <w:top w:val="nil"/>
              <w:bottom w:val="single" w:sz="4" w:space="0" w:color="auto"/>
            </w:tcBorders>
          </w:tcPr>
          <w:p w14:paraId="1DB8CE91" w14:textId="5F6D103C" w:rsidR="001B1701" w:rsidRPr="001178B4" w:rsidRDefault="001B1701" w:rsidP="00DE2747">
            <w:pPr>
              <w:rPr>
                <w:sz w:val="18"/>
              </w:rPr>
            </w:pPr>
            <w:r>
              <w:t>1.350123, 2.5672105</w:t>
            </w:r>
          </w:p>
        </w:tc>
        <w:tc>
          <w:tcPr>
            <w:tcW w:w="2154" w:type="dxa"/>
            <w:vMerge/>
            <w:tcBorders>
              <w:bottom w:val="single" w:sz="4" w:space="0" w:color="auto"/>
            </w:tcBorders>
          </w:tcPr>
          <w:p w14:paraId="55D96066" w14:textId="77777777" w:rsidR="001B1701" w:rsidRPr="001178B4" w:rsidRDefault="001B1701" w:rsidP="00DE2747">
            <w:pPr>
              <w:rPr>
                <w:sz w:val="18"/>
              </w:rPr>
            </w:pPr>
          </w:p>
        </w:tc>
      </w:tr>
      <w:tr w:rsidR="001B1701" w:rsidRPr="001178B4" w14:paraId="78379F60" w14:textId="77777777" w:rsidTr="001B1701">
        <w:tc>
          <w:tcPr>
            <w:tcW w:w="1404" w:type="dxa"/>
            <w:vMerge w:val="restart"/>
            <w:tcBorders>
              <w:top w:val="single" w:sz="4" w:space="0" w:color="auto"/>
            </w:tcBorders>
          </w:tcPr>
          <w:p w14:paraId="39336445" w14:textId="32022856" w:rsidR="001B1701" w:rsidRPr="001178B4" w:rsidRDefault="001B1701" w:rsidP="00DE2747">
            <w:pPr>
              <w:rPr>
                <w:sz w:val="18"/>
              </w:rPr>
            </w:pPr>
            <w:r w:rsidRPr="001178B4">
              <w:rPr>
                <w:sz w:val="18"/>
              </w:rPr>
              <w:t>Both</w:t>
            </w:r>
          </w:p>
        </w:tc>
        <w:tc>
          <w:tcPr>
            <w:tcW w:w="1114" w:type="dxa"/>
            <w:tcBorders>
              <w:top w:val="single" w:sz="4" w:space="0" w:color="auto"/>
              <w:bottom w:val="nil"/>
            </w:tcBorders>
          </w:tcPr>
          <w:p w14:paraId="039A9073" w14:textId="10944D64" w:rsidR="001B1701" w:rsidRPr="001178B4" w:rsidRDefault="001B1701" w:rsidP="00DE2747">
            <w:pPr>
              <w:rPr>
                <w:sz w:val="18"/>
              </w:rPr>
            </w:pPr>
            <w:proofErr w:type="gramStart"/>
            <w:r w:rsidRPr="001178B4">
              <w:rPr>
                <w:sz w:val="18"/>
              </w:rPr>
              <w:t>degree</w:t>
            </w:r>
            <w:proofErr w:type="gramEnd"/>
          </w:p>
        </w:tc>
        <w:tc>
          <w:tcPr>
            <w:tcW w:w="1674" w:type="dxa"/>
            <w:gridSpan w:val="2"/>
            <w:vMerge w:val="restart"/>
            <w:tcBorders>
              <w:top w:val="single" w:sz="4" w:space="0" w:color="auto"/>
            </w:tcBorders>
          </w:tcPr>
          <w:p w14:paraId="7FF6A58C" w14:textId="0AF534E0" w:rsidR="001B1701" w:rsidRPr="001178B4" w:rsidRDefault="001B1701" w:rsidP="00DE2747">
            <w:pPr>
              <w:rPr>
                <w:sz w:val="18"/>
              </w:rPr>
            </w:pPr>
            <w:r w:rsidRPr="001178B4">
              <w:rPr>
                <w:sz w:val="18"/>
              </w:rPr>
              <w:t>Geographic group (ref=”warm”)</w:t>
            </w:r>
          </w:p>
        </w:tc>
        <w:tc>
          <w:tcPr>
            <w:tcW w:w="1914" w:type="dxa"/>
            <w:tcBorders>
              <w:top w:val="single" w:sz="4" w:space="0" w:color="auto"/>
              <w:bottom w:val="nil"/>
            </w:tcBorders>
          </w:tcPr>
          <w:p w14:paraId="45B9E231" w14:textId="07D2BFE3" w:rsidR="001B1701" w:rsidRPr="001178B4" w:rsidRDefault="001B1701" w:rsidP="00DE2747">
            <w:pPr>
              <w:rPr>
                <w:sz w:val="18"/>
              </w:rPr>
            </w:pPr>
            <w:r w:rsidRPr="001178B4">
              <w:rPr>
                <w:sz w:val="18"/>
              </w:rPr>
              <w:t>0.4052638</w:t>
            </w:r>
          </w:p>
        </w:tc>
        <w:tc>
          <w:tcPr>
            <w:tcW w:w="2196" w:type="dxa"/>
            <w:tcBorders>
              <w:top w:val="single" w:sz="4" w:space="0" w:color="auto"/>
              <w:bottom w:val="nil"/>
            </w:tcBorders>
          </w:tcPr>
          <w:p w14:paraId="0727535C" w14:textId="6C0EC69E" w:rsidR="001B1701" w:rsidRPr="001178B4" w:rsidRDefault="001B1701" w:rsidP="00DE2747">
            <w:pPr>
              <w:rPr>
                <w:sz w:val="18"/>
              </w:rPr>
            </w:pPr>
            <w:r w:rsidRPr="001178B4">
              <w:rPr>
                <w:sz w:val="18"/>
              </w:rPr>
              <w:t>0.361268, 0.4492741</w:t>
            </w:r>
          </w:p>
        </w:tc>
        <w:tc>
          <w:tcPr>
            <w:tcW w:w="2154" w:type="dxa"/>
            <w:tcBorders>
              <w:top w:val="single" w:sz="4" w:space="0" w:color="auto"/>
              <w:bottom w:val="nil"/>
            </w:tcBorders>
          </w:tcPr>
          <w:p w14:paraId="0AB5B6EF" w14:textId="772EE437" w:rsidR="001B1701" w:rsidRPr="001178B4" w:rsidRDefault="001B1701" w:rsidP="00DE2747">
            <w:pPr>
              <w:rPr>
                <w:sz w:val="18"/>
              </w:rPr>
            </w:pPr>
            <w:proofErr w:type="gramStart"/>
            <w:r w:rsidRPr="001178B4">
              <w:rPr>
                <w:sz w:val="18"/>
              </w:rPr>
              <w:t>unit</w:t>
            </w:r>
            <w:proofErr w:type="gramEnd"/>
            <w:r w:rsidRPr="001178B4">
              <w:rPr>
                <w:sz w:val="18"/>
              </w:rPr>
              <w:t xml:space="preserve"> change in log degree for cool group</w:t>
            </w:r>
          </w:p>
        </w:tc>
      </w:tr>
      <w:tr w:rsidR="001B1701" w:rsidRPr="001178B4" w14:paraId="2F8114B5" w14:textId="77777777" w:rsidTr="001B1701">
        <w:tc>
          <w:tcPr>
            <w:tcW w:w="1404" w:type="dxa"/>
            <w:vMerge/>
          </w:tcPr>
          <w:p w14:paraId="05DB261E" w14:textId="77777777" w:rsidR="001B1701" w:rsidRPr="001178B4" w:rsidRDefault="001B1701" w:rsidP="00DE2747">
            <w:pPr>
              <w:rPr>
                <w:sz w:val="18"/>
              </w:rPr>
            </w:pPr>
          </w:p>
        </w:tc>
        <w:tc>
          <w:tcPr>
            <w:tcW w:w="1114" w:type="dxa"/>
            <w:tcBorders>
              <w:top w:val="nil"/>
              <w:bottom w:val="nil"/>
            </w:tcBorders>
          </w:tcPr>
          <w:p w14:paraId="43521175" w14:textId="2469A74F" w:rsidR="001B1701" w:rsidRPr="001178B4" w:rsidRDefault="001B1701" w:rsidP="00DE2747">
            <w:pPr>
              <w:rPr>
                <w:sz w:val="18"/>
              </w:rPr>
            </w:pPr>
            <w:r w:rsidRPr="001178B4">
              <w:rPr>
                <w:sz w:val="18"/>
              </w:rPr>
              <w:t>G</w:t>
            </w:r>
          </w:p>
        </w:tc>
        <w:tc>
          <w:tcPr>
            <w:tcW w:w="1674" w:type="dxa"/>
            <w:gridSpan w:val="2"/>
            <w:vMerge/>
          </w:tcPr>
          <w:p w14:paraId="19D40753" w14:textId="3202C535" w:rsidR="001B1701" w:rsidRPr="001178B4" w:rsidRDefault="001B1701" w:rsidP="00DE2747">
            <w:pPr>
              <w:rPr>
                <w:sz w:val="18"/>
              </w:rPr>
            </w:pPr>
          </w:p>
        </w:tc>
        <w:tc>
          <w:tcPr>
            <w:tcW w:w="1914" w:type="dxa"/>
            <w:tcBorders>
              <w:top w:val="nil"/>
              <w:bottom w:val="nil"/>
            </w:tcBorders>
          </w:tcPr>
          <w:p w14:paraId="7629ABB4" w14:textId="3B181279" w:rsidR="001B1701" w:rsidRPr="001178B4" w:rsidRDefault="001B1701" w:rsidP="00DE2747">
            <w:pPr>
              <w:rPr>
                <w:sz w:val="18"/>
              </w:rPr>
            </w:pPr>
            <w:r w:rsidRPr="001178B4">
              <w:rPr>
                <w:sz w:val="18"/>
              </w:rPr>
              <w:t>0.2775012</w:t>
            </w:r>
          </w:p>
        </w:tc>
        <w:tc>
          <w:tcPr>
            <w:tcW w:w="2196" w:type="dxa"/>
            <w:tcBorders>
              <w:top w:val="nil"/>
              <w:bottom w:val="nil"/>
            </w:tcBorders>
          </w:tcPr>
          <w:p w14:paraId="37AD0D34" w14:textId="0DE67A69" w:rsidR="001B1701" w:rsidRPr="001178B4" w:rsidRDefault="001B1701" w:rsidP="00DE2747">
            <w:pPr>
              <w:rPr>
                <w:sz w:val="18"/>
              </w:rPr>
            </w:pPr>
            <w:r w:rsidRPr="001178B4">
              <w:rPr>
                <w:sz w:val="18"/>
              </w:rPr>
              <w:t>0.187575, 0.3676597</w:t>
            </w:r>
          </w:p>
        </w:tc>
        <w:tc>
          <w:tcPr>
            <w:tcW w:w="2154" w:type="dxa"/>
            <w:tcBorders>
              <w:top w:val="nil"/>
              <w:bottom w:val="nil"/>
            </w:tcBorders>
          </w:tcPr>
          <w:p w14:paraId="04E064A1" w14:textId="1AF1D90D" w:rsidR="001B1701" w:rsidRPr="001178B4" w:rsidRDefault="001B1701" w:rsidP="00DE2747">
            <w:pPr>
              <w:rPr>
                <w:sz w:val="18"/>
              </w:rPr>
            </w:pPr>
            <w:r w:rsidRPr="001178B4">
              <w:rPr>
                <w:sz w:val="18"/>
              </w:rPr>
              <w:t>Log odds ratio for cool group</w:t>
            </w:r>
          </w:p>
        </w:tc>
      </w:tr>
      <w:tr w:rsidR="001B1701" w:rsidRPr="001178B4" w14:paraId="06722525" w14:textId="77777777" w:rsidTr="001B1701">
        <w:tc>
          <w:tcPr>
            <w:tcW w:w="1404" w:type="dxa"/>
            <w:vMerge/>
          </w:tcPr>
          <w:p w14:paraId="08847D03" w14:textId="77777777" w:rsidR="001B1701" w:rsidRPr="001178B4" w:rsidRDefault="001B1701" w:rsidP="00DE2747">
            <w:pPr>
              <w:rPr>
                <w:sz w:val="18"/>
              </w:rPr>
            </w:pPr>
          </w:p>
        </w:tc>
        <w:tc>
          <w:tcPr>
            <w:tcW w:w="1114" w:type="dxa"/>
            <w:tcBorders>
              <w:top w:val="nil"/>
              <w:bottom w:val="nil"/>
            </w:tcBorders>
          </w:tcPr>
          <w:p w14:paraId="5DBC89B8" w14:textId="04443B19" w:rsidR="001B1701" w:rsidRPr="001178B4" w:rsidRDefault="001B1701" w:rsidP="00DE2747">
            <w:pPr>
              <w:rPr>
                <w:sz w:val="18"/>
              </w:rPr>
            </w:pPr>
            <w:r w:rsidRPr="001178B4">
              <w:rPr>
                <w:sz w:val="18"/>
              </w:rPr>
              <w:t>PD</w:t>
            </w:r>
          </w:p>
        </w:tc>
        <w:tc>
          <w:tcPr>
            <w:tcW w:w="1674" w:type="dxa"/>
            <w:gridSpan w:val="2"/>
            <w:vMerge/>
          </w:tcPr>
          <w:p w14:paraId="7D9A0F3F" w14:textId="2F5445B1" w:rsidR="001B1701" w:rsidRPr="001178B4" w:rsidRDefault="001B1701" w:rsidP="00DE2747">
            <w:pPr>
              <w:rPr>
                <w:sz w:val="18"/>
              </w:rPr>
            </w:pPr>
          </w:p>
        </w:tc>
        <w:tc>
          <w:tcPr>
            <w:tcW w:w="1914" w:type="dxa"/>
            <w:tcBorders>
              <w:top w:val="nil"/>
              <w:bottom w:val="nil"/>
            </w:tcBorders>
          </w:tcPr>
          <w:p w14:paraId="1A47E19E" w14:textId="25898FD7" w:rsidR="001B1701" w:rsidRPr="001178B4" w:rsidRDefault="001B1701" w:rsidP="00DE2747">
            <w:pPr>
              <w:rPr>
                <w:sz w:val="18"/>
              </w:rPr>
            </w:pPr>
            <w:r w:rsidRPr="001178B4">
              <w:rPr>
                <w:sz w:val="18"/>
              </w:rPr>
              <w:t>0.2072072</w:t>
            </w:r>
          </w:p>
        </w:tc>
        <w:tc>
          <w:tcPr>
            <w:tcW w:w="2196" w:type="dxa"/>
            <w:tcBorders>
              <w:top w:val="nil"/>
              <w:bottom w:val="nil"/>
            </w:tcBorders>
          </w:tcPr>
          <w:p w14:paraId="52A73C72" w14:textId="5DF2CDE8" w:rsidR="001B1701" w:rsidRPr="001178B4" w:rsidRDefault="001B1701" w:rsidP="00DE2747">
            <w:pPr>
              <w:rPr>
                <w:sz w:val="18"/>
              </w:rPr>
            </w:pPr>
            <w:r w:rsidRPr="001178B4">
              <w:rPr>
                <w:sz w:val="18"/>
              </w:rPr>
              <w:t>0.1407433, 0.2736711</w:t>
            </w:r>
          </w:p>
        </w:tc>
        <w:tc>
          <w:tcPr>
            <w:tcW w:w="2154" w:type="dxa"/>
            <w:tcBorders>
              <w:top w:val="nil"/>
              <w:bottom w:val="nil"/>
            </w:tcBorders>
          </w:tcPr>
          <w:p w14:paraId="74C6B747" w14:textId="2DAFEE0F" w:rsidR="001B1701" w:rsidRPr="001178B4" w:rsidRDefault="001B1701" w:rsidP="00DE2747">
            <w:pPr>
              <w:rPr>
                <w:sz w:val="18"/>
              </w:rPr>
            </w:pPr>
            <w:proofErr w:type="gramStart"/>
            <w:r w:rsidRPr="001178B4">
              <w:rPr>
                <w:sz w:val="18"/>
              </w:rPr>
              <w:t>unit</w:t>
            </w:r>
            <w:proofErr w:type="gramEnd"/>
            <w:r w:rsidRPr="001178B4">
              <w:rPr>
                <w:sz w:val="18"/>
              </w:rPr>
              <w:t xml:space="preserve"> change in log(PD+0.01) for cool group</w:t>
            </w:r>
          </w:p>
        </w:tc>
      </w:tr>
      <w:tr w:rsidR="001B1701" w:rsidRPr="001178B4" w14:paraId="2A9A9883" w14:textId="77777777" w:rsidTr="001B1701">
        <w:tc>
          <w:tcPr>
            <w:tcW w:w="1404" w:type="dxa"/>
            <w:vMerge/>
          </w:tcPr>
          <w:p w14:paraId="5B82F654" w14:textId="77777777" w:rsidR="001B1701" w:rsidRPr="001178B4" w:rsidRDefault="001B1701" w:rsidP="00DE2747">
            <w:pPr>
              <w:rPr>
                <w:sz w:val="18"/>
              </w:rPr>
            </w:pPr>
          </w:p>
        </w:tc>
        <w:tc>
          <w:tcPr>
            <w:tcW w:w="1114" w:type="dxa"/>
            <w:tcBorders>
              <w:top w:val="nil"/>
              <w:bottom w:val="nil"/>
            </w:tcBorders>
          </w:tcPr>
          <w:p w14:paraId="4A30EA27" w14:textId="489BE6CD" w:rsidR="001B1701" w:rsidRPr="001178B4" w:rsidRDefault="001B1701" w:rsidP="00DE2747">
            <w:pPr>
              <w:rPr>
                <w:sz w:val="18"/>
              </w:rPr>
            </w:pPr>
            <w:r w:rsidRPr="001178B4">
              <w:rPr>
                <w:sz w:val="18"/>
              </w:rPr>
              <w:t>SPD</w:t>
            </w:r>
          </w:p>
        </w:tc>
        <w:tc>
          <w:tcPr>
            <w:tcW w:w="1674" w:type="dxa"/>
            <w:gridSpan w:val="2"/>
            <w:vMerge/>
          </w:tcPr>
          <w:p w14:paraId="2B7036C3" w14:textId="77777777" w:rsidR="001B1701" w:rsidRPr="001178B4" w:rsidRDefault="001B1701" w:rsidP="00DE2747">
            <w:pPr>
              <w:rPr>
                <w:sz w:val="18"/>
              </w:rPr>
            </w:pPr>
          </w:p>
        </w:tc>
        <w:tc>
          <w:tcPr>
            <w:tcW w:w="1914" w:type="dxa"/>
            <w:tcBorders>
              <w:top w:val="nil"/>
              <w:bottom w:val="nil"/>
            </w:tcBorders>
          </w:tcPr>
          <w:p w14:paraId="0AF1969B" w14:textId="295FE374" w:rsidR="001B1701" w:rsidRPr="001178B4" w:rsidRDefault="001B1701" w:rsidP="00DE2747">
            <w:pPr>
              <w:rPr>
                <w:sz w:val="18"/>
              </w:rPr>
            </w:pPr>
            <w:r w:rsidRPr="001178B4">
              <w:rPr>
                <w:sz w:val="18"/>
              </w:rPr>
              <w:t>0.0027182</w:t>
            </w:r>
          </w:p>
        </w:tc>
        <w:tc>
          <w:tcPr>
            <w:tcW w:w="2196" w:type="dxa"/>
            <w:tcBorders>
              <w:top w:val="nil"/>
              <w:bottom w:val="nil"/>
            </w:tcBorders>
          </w:tcPr>
          <w:p w14:paraId="712B81E3" w14:textId="46D22D39" w:rsidR="001B1701" w:rsidRPr="001178B4" w:rsidRDefault="001B1701" w:rsidP="00DE2747">
            <w:pPr>
              <w:rPr>
                <w:sz w:val="18"/>
              </w:rPr>
            </w:pPr>
            <w:r w:rsidRPr="001178B4">
              <w:rPr>
                <w:sz w:val="18"/>
              </w:rPr>
              <w:t>-0.0027517, 0.008188</w:t>
            </w:r>
          </w:p>
        </w:tc>
        <w:tc>
          <w:tcPr>
            <w:tcW w:w="2154" w:type="dxa"/>
            <w:tcBorders>
              <w:top w:val="nil"/>
              <w:bottom w:val="nil"/>
            </w:tcBorders>
          </w:tcPr>
          <w:p w14:paraId="2D22C98B" w14:textId="4DBA3F7C" w:rsidR="001B1701" w:rsidRPr="001178B4" w:rsidRDefault="001B1701" w:rsidP="00DE2747">
            <w:pPr>
              <w:rPr>
                <w:sz w:val="18"/>
              </w:rPr>
            </w:pPr>
            <w:proofErr w:type="gramStart"/>
            <w:r w:rsidRPr="001178B4">
              <w:rPr>
                <w:sz w:val="18"/>
              </w:rPr>
              <w:t>unit</w:t>
            </w:r>
            <w:proofErr w:type="gramEnd"/>
            <w:r w:rsidRPr="001178B4">
              <w:rPr>
                <w:sz w:val="18"/>
              </w:rPr>
              <w:t xml:space="preserve"> change in SPD for cool group</w:t>
            </w:r>
          </w:p>
        </w:tc>
      </w:tr>
      <w:tr w:rsidR="001B1701" w:rsidRPr="001178B4" w14:paraId="6C51AF90" w14:textId="77777777" w:rsidTr="001B1701">
        <w:tc>
          <w:tcPr>
            <w:tcW w:w="1404" w:type="dxa"/>
            <w:vMerge/>
            <w:tcBorders>
              <w:bottom w:val="single" w:sz="8" w:space="0" w:color="000000"/>
            </w:tcBorders>
          </w:tcPr>
          <w:p w14:paraId="38E9FBD3" w14:textId="77777777" w:rsidR="001B1701" w:rsidRPr="001178B4" w:rsidRDefault="001B1701" w:rsidP="00DE2747">
            <w:pPr>
              <w:rPr>
                <w:sz w:val="18"/>
              </w:rPr>
            </w:pPr>
          </w:p>
        </w:tc>
        <w:tc>
          <w:tcPr>
            <w:tcW w:w="1114" w:type="dxa"/>
            <w:tcBorders>
              <w:top w:val="nil"/>
              <w:bottom w:val="single" w:sz="8" w:space="0" w:color="000000"/>
            </w:tcBorders>
          </w:tcPr>
          <w:p w14:paraId="036EA027" w14:textId="1D35417F" w:rsidR="001B1701" w:rsidRPr="001178B4" w:rsidRDefault="001B1701" w:rsidP="00DE2747">
            <w:pPr>
              <w:rPr>
                <w:sz w:val="18"/>
              </w:rPr>
            </w:pPr>
            <w:r>
              <w:rPr>
                <w:sz w:val="18"/>
              </w:rPr>
              <w:t>SES-PD</w:t>
            </w:r>
          </w:p>
        </w:tc>
        <w:tc>
          <w:tcPr>
            <w:tcW w:w="1674" w:type="dxa"/>
            <w:gridSpan w:val="2"/>
            <w:vMerge/>
            <w:tcBorders>
              <w:bottom w:val="single" w:sz="8" w:space="0" w:color="000000"/>
            </w:tcBorders>
          </w:tcPr>
          <w:p w14:paraId="4602AB1F" w14:textId="77777777" w:rsidR="001B1701" w:rsidRPr="001178B4" w:rsidRDefault="001B1701" w:rsidP="00DE2747">
            <w:pPr>
              <w:rPr>
                <w:sz w:val="18"/>
              </w:rPr>
            </w:pPr>
          </w:p>
        </w:tc>
        <w:tc>
          <w:tcPr>
            <w:tcW w:w="1914" w:type="dxa"/>
            <w:tcBorders>
              <w:top w:val="nil"/>
              <w:bottom w:val="single" w:sz="8" w:space="0" w:color="000000"/>
            </w:tcBorders>
          </w:tcPr>
          <w:p w14:paraId="6F6B8B84" w14:textId="0750D643" w:rsidR="001B1701" w:rsidRPr="001178B4" w:rsidRDefault="001B1701" w:rsidP="00DE2747">
            <w:pPr>
              <w:rPr>
                <w:sz w:val="18"/>
              </w:rPr>
            </w:pPr>
            <w:r>
              <w:t>-0.7006804</w:t>
            </w:r>
          </w:p>
        </w:tc>
        <w:tc>
          <w:tcPr>
            <w:tcW w:w="2196" w:type="dxa"/>
            <w:tcBorders>
              <w:top w:val="nil"/>
              <w:bottom w:val="single" w:sz="8" w:space="0" w:color="000000"/>
            </w:tcBorders>
          </w:tcPr>
          <w:p w14:paraId="0BD43D32" w14:textId="5022E48B" w:rsidR="001B1701" w:rsidRPr="001178B4" w:rsidRDefault="001B1701" w:rsidP="00DE2747">
            <w:pPr>
              <w:rPr>
                <w:sz w:val="18"/>
              </w:rPr>
            </w:pPr>
            <w:r>
              <w:t>-1.0391793, -0.3621815</w:t>
            </w:r>
          </w:p>
        </w:tc>
        <w:tc>
          <w:tcPr>
            <w:tcW w:w="2154" w:type="dxa"/>
            <w:tcBorders>
              <w:bottom w:val="single" w:sz="8" w:space="0" w:color="000000"/>
            </w:tcBorders>
          </w:tcPr>
          <w:p w14:paraId="683C4C8D" w14:textId="3E7D7C39" w:rsidR="001B1701" w:rsidRPr="001178B4" w:rsidRDefault="001B1701" w:rsidP="00DE2747">
            <w:pPr>
              <w:rPr>
                <w:sz w:val="18"/>
              </w:rPr>
            </w:pPr>
            <w:proofErr w:type="gramStart"/>
            <w:r>
              <w:rPr>
                <w:sz w:val="18"/>
              </w:rPr>
              <w:t>u</w:t>
            </w:r>
            <w:r w:rsidRPr="001178B4">
              <w:rPr>
                <w:sz w:val="18"/>
              </w:rPr>
              <w:t>nit</w:t>
            </w:r>
            <w:proofErr w:type="gramEnd"/>
            <w:r w:rsidRPr="001178B4">
              <w:rPr>
                <w:sz w:val="18"/>
              </w:rPr>
              <w:t xml:space="preserve"> change in S</w:t>
            </w:r>
            <w:r>
              <w:rPr>
                <w:sz w:val="18"/>
              </w:rPr>
              <w:t>ES-</w:t>
            </w:r>
            <w:r w:rsidRPr="001178B4">
              <w:rPr>
                <w:sz w:val="18"/>
              </w:rPr>
              <w:t>PD for cool group</w:t>
            </w:r>
          </w:p>
        </w:tc>
      </w:tr>
    </w:tbl>
    <w:p w14:paraId="057AD688" w14:textId="18609948" w:rsidR="006473CD" w:rsidRPr="006473CD" w:rsidRDefault="006473CD" w:rsidP="006473CD">
      <w:pPr>
        <w:pStyle w:val="titlersos"/>
        <w:numPr>
          <w:ilvl w:val="0"/>
          <w:numId w:val="0"/>
        </w:numPr>
        <w:rPr>
          <w:rFonts w:ascii="Times New Roman" w:hAnsi="Times New Roman"/>
          <w:b w:val="0"/>
          <w:sz w:val="24"/>
          <w:szCs w:val="24"/>
          <w:lang w:val="en-US"/>
        </w:rPr>
      </w:pPr>
    </w:p>
    <w:p w14:paraId="06C337F7" w14:textId="77777777" w:rsidR="006473CD" w:rsidRPr="006473CD" w:rsidRDefault="006473CD" w:rsidP="006473CD">
      <w:pPr>
        <w:pStyle w:val="BodyText"/>
        <w:rPr>
          <w:rFonts w:ascii="Times New Roman" w:hAnsi="Times New Roman"/>
        </w:rPr>
      </w:pPr>
    </w:p>
    <w:p w14:paraId="0A46C4CB" w14:textId="77777777" w:rsidR="006473CD" w:rsidRPr="006473CD" w:rsidRDefault="006473CD" w:rsidP="006473CD">
      <w:pPr>
        <w:pStyle w:val="titlersos"/>
        <w:numPr>
          <w:ilvl w:val="0"/>
          <w:numId w:val="0"/>
        </w:numPr>
        <w:rPr>
          <w:rFonts w:ascii="Times New Roman" w:hAnsi="Times New Roman"/>
          <w:b w:val="0"/>
          <w:sz w:val="24"/>
          <w:szCs w:val="24"/>
        </w:rPr>
      </w:pPr>
    </w:p>
    <w:p w14:paraId="57F84CDA" w14:textId="787EE6A7" w:rsidR="006473CD" w:rsidRPr="006473CD" w:rsidRDefault="006473CD" w:rsidP="006473CD">
      <w:pPr>
        <w:pStyle w:val="FirstParagraph"/>
        <w:rPr>
          <w:rFonts w:ascii="Times New Roman" w:hAnsi="Times New Roman"/>
        </w:rPr>
      </w:pPr>
    </w:p>
    <w:p w14:paraId="6BA92E5F" w14:textId="37637BB2" w:rsidR="006473CD" w:rsidRPr="006473CD" w:rsidRDefault="006473CD" w:rsidP="006473CD">
      <w:pPr>
        <w:rPr>
          <w:szCs w:val="24"/>
        </w:rPr>
      </w:pPr>
    </w:p>
    <w:p w14:paraId="5464D0EC" w14:textId="7E8D2C35" w:rsidR="006473CD" w:rsidRPr="006473CD" w:rsidRDefault="006473CD" w:rsidP="006473CD">
      <w:pPr>
        <w:rPr>
          <w:szCs w:val="24"/>
        </w:rPr>
      </w:pPr>
    </w:p>
    <w:p w14:paraId="3AAFC27B" w14:textId="77777777" w:rsidR="006473CD" w:rsidRPr="006473CD" w:rsidRDefault="006473CD" w:rsidP="006473CD">
      <w:pPr>
        <w:rPr>
          <w:szCs w:val="24"/>
        </w:rPr>
      </w:pPr>
    </w:p>
    <w:p w14:paraId="03C4ACDF" w14:textId="77777777" w:rsidR="006473CD" w:rsidRPr="006473CD" w:rsidRDefault="006473CD" w:rsidP="006473CD">
      <w:pPr>
        <w:rPr>
          <w:szCs w:val="24"/>
        </w:rPr>
      </w:pPr>
    </w:p>
    <w:p w14:paraId="2B28A5BA" w14:textId="08E5F793" w:rsidR="006473CD" w:rsidRPr="006473CD" w:rsidRDefault="006473CD" w:rsidP="006473CD">
      <w:pPr>
        <w:rPr>
          <w:szCs w:val="24"/>
        </w:rPr>
      </w:pPr>
    </w:p>
    <w:p w14:paraId="516AABAF" w14:textId="795781DD" w:rsidR="006473CD" w:rsidRDefault="006473CD" w:rsidP="006473CD">
      <w:pPr>
        <w:rPr>
          <w:szCs w:val="24"/>
        </w:rPr>
      </w:pPr>
    </w:p>
    <w:p w14:paraId="7A75FE90" w14:textId="65B7975A" w:rsidR="003542CA" w:rsidRPr="006473CD" w:rsidRDefault="003542CA" w:rsidP="006473CD">
      <w:pPr>
        <w:rPr>
          <w:szCs w:val="24"/>
        </w:rPr>
      </w:pPr>
    </w:p>
    <w:p w14:paraId="43F9BA3D" w14:textId="77777777" w:rsidR="00EA50D4" w:rsidRDefault="00EA50D4">
      <w:pPr>
        <w:rPr>
          <w:b/>
          <w:szCs w:val="24"/>
        </w:rPr>
      </w:pPr>
      <w:r>
        <w:rPr>
          <w:szCs w:val="24"/>
        </w:rPr>
        <w:br w:type="page"/>
      </w:r>
    </w:p>
    <w:p w14:paraId="04492D9F" w14:textId="1C8F63F0"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0667E676" w14:textId="77777777" w:rsidR="006473CD" w:rsidRPr="006473CD" w:rsidRDefault="006473CD" w:rsidP="006473CD">
      <w:pPr>
        <w:pStyle w:val="titlersos"/>
        <w:numPr>
          <w:ilvl w:val="0"/>
          <w:numId w:val="0"/>
        </w:numPr>
        <w:rPr>
          <w:rFonts w:ascii="Times New Roman" w:hAnsi="Times New Roman"/>
          <w:b w:val="0"/>
          <w:sz w:val="24"/>
          <w:szCs w:val="24"/>
        </w:rPr>
      </w:pPr>
    </w:p>
    <w:p w14:paraId="2E53F452" w14:textId="6A96817C" w:rsidR="00B96125"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host, parasite, and environmental traits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[14–18]</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These studies have suggested a number of important factors thought to influence the evolution of host range (Table 1). </w:t>
      </w:r>
    </w:p>
    <w:p w14:paraId="7989F52C" w14:textId="77777777" w:rsidR="00B96125" w:rsidRDefault="00B96125" w:rsidP="006473CD">
      <w:pPr>
        <w:pStyle w:val="titlersos"/>
        <w:numPr>
          <w:ilvl w:val="0"/>
          <w:numId w:val="0"/>
        </w:numPr>
        <w:rPr>
          <w:rFonts w:ascii="Times New Roman" w:hAnsi="Times New Roman"/>
          <w:b w:val="0"/>
          <w:sz w:val="24"/>
          <w:szCs w:val="24"/>
        </w:rPr>
      </w:pPr>
    </w:p>
    <w:p w14:paraId="7265A5CD" w14:textId="77777777" w:rsidR="00B96125" w:rsidRDefault="00B96125" w:rsidP="00B96125">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 xml:space="preserve">Here, we take a different approach, deriving simple mathematical models that incorporate host, parasite, and environmental characteristics that are likely to be generally important to the evolution of parasite </w:t>
      </w:r>
      <w:proofErr w:type="spellStart"/>
      <w:r w:rsidRPr="006473CD">
        <w:rPr>
          <w:rFonts w:ascii="Times New Roman" w:hAnsi="Times New Roman"/>
          <w:b w:val="0"/>
          <w:sz w:val="24"/>
          <w:szCs w:val="24"/>
        </w:rPr>
        <w:t>generalism</w:t>
      </w:r>
      <w:proofErr w:type="spellEnd"/>
      <w:r w:rsidRPr="006473CD">
        <w:rPr>
          <w:rFonts w:ascii="Times New Roman" w:hAnsi="Times New Roman"/>
          <w:b w:val="0"/>
          <w:sz w:val="24"/>
          <w:szCs w:val="24"/>
        </w:rPr>
        <w:t>. In particular, we focus on variation in host body size, temperature, and parasite life cycle (</w:t>
      </w:r>
      <w:proofErr w:type="spellStart"/>
      <w:r w:rsidRPr="006473CD">
        <w:rPr>
          <w:rFonts w:ascii="Times New Roman" w:hAnsi="Times New Roman"/>
          <w:b w:val="0"/>
          <w:sz w:val="24"/>
          <w:szCs w:val="24"/>
        </w:rPr>
        <w:t>endo</w:t>
      </w:r>
      <w:proofErr w:type="spellEnd"/>
      <w:r w:rsidRPr="006473CD">
        <w:rPr>
          <w:rFonts w:ascii="Times New Roman" w:hAnsi="Times New Roman"/>
          <w:b w:val="0"/>
          <w:sz w:val="24"/>
          <w:szCs w:val="24"/>
        </w:rPr>
        <w:t xml:space="preserve">- vs. </w:t>
      </w:r>
      <w:proofErr w:type="spellStart"/>
      <w:r w:rsidRPr="006473CD">
        <w:rPr>
          <w:rFonts w:ascii="Times New Roman" w:hAnsi="Times New Roman"/>
          <w:b w:val="0"/>
          <w:sz w:val="24"/>
          <w:szCs w:val="24"/>
        </w:rPr>
        <w:t>ectoparasite</w:t>
      </w:r>
      <w:proofErr w:type="spellEnd"/>
      <w:r w:rsidRPr="006473CD">
        <w:rPr>
          <w:rFonts w:ascii="Times New Roman" w:hAnsi="Times New Roman"/>
          <w:b w:val="0"/>
          <w:sz w:val="24"/>
          <w:szCs w:val="24"/>
        </w:rPr>
        <w:t xml:space="preserve">). </w:t>
      </w:r>
    </w:p>
    <w:p w14:paraId="4D47FAB1" w14:textId="660412D6" w:rsidR="006473CD" w:rsidRPr="006473CD" w:rsidRDefault="00B96125" w:rsidP="00284EB9">
      <w:pPr>
        <w:rPr>
          <w:b/>
          <w:szCs w:val="24"/>
        </w:rPr>
      </w:pPr>
      <w:proofErr w:type="gramStart"/>
      <w:r w:rsidRPr="00284EB9">
        <w:rPr>
          <w:szCs w:val="24"/>
          <w:highlight w:val="yellow"/>
        </w:rPr>
        <w:t>there</w:t>
      </w:r>
      <w:proofErr w:type="gramEnd"/>
      <w:r w:rsidRPr="00284EB9">
        <w:rPr>
          <w:szCs w:val="24"/>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5A20028A" w14:textId="77777777" w:rsidR="00D774E2" w:rsidRDefault="00D774E2" w:rsidP="006473CD">
      <w:pPr>
        <w:pStyle w:val="titlersos"/>
        <w:numPr>
          <w:ilvl w:val="0"/>
          <w:numId w:val="0"/>
        </w:numPr>
        <w:rPr>
          <w:rFonts w:ascii="Times New Roman" w:hAnsi="Times New Roman"/>
          <w:b w:val="0"/>
          <w:sz w:val="24"/>
          <w:szCs w:val="24"/>
        </w:rPr>
      </w:pPr>
    </w:p>
    <w:p w14:paraId="190E4905" w14:textId="337E457E"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14:paraId="1641D53E" w14:textId="77777777" w:rsidR="00B96125" w:rsidRDefault="00B96125" w:rsidP="006473CD">
      <w:pPr>
        <w:pStyle w:val="titlersos"/>
        <w:numPr>
          <w:ilvl w:val="0"/>
          <w:numId w:val="0"/>
        </w:numPr>
        <w:rPr>
          <w:rFonts w:ascii="Times New Roman" w:hAnsi="Times New Roman"/>
          <w:b w:val="0"/>
          <w:sz w:val="24"/>
          <w:szCs w:val="24"/>
        </w:rPr>
      </w:pPr>
    </w:p>
    <w:p w14:paraId="270C0277" w14:textId="3EEF365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46"/>
      <w:r w:rsidR="00D84FD8">
        <w:rPr>
          <w:rFonts w:ascii="Times New Roman" w:hAnsi="Times New Roman"/>
          <w:b w:val="0"/>
          <w:sz w:val="24"/>
          <w:szCs w:val="24"/>
        </w:rPr>
        <w:t xml:space="preserve">in itself </w:t>
      </w:r>
      <w:commentRangeEnd w:id="46"/>
      <w:r w:rsidR="00D84FD8">
        <w:rPr>
          <w:rStyle w:val="CommentReference"/>
          <w:rFonts w:ascii="Times New Roman" w:hAnsi="Times New Roman"/>
          <w:b w:val="0"/>
        </w:rPr>
        <w:commentReference w:id="46"/>
      </w:r>
      <w:r w:rsidR="00D84FD8">
        <w:rPr>
          <w:rFonts w:ascii="Times New Roman" w:hAnsi="Times New Roman"/>
          <w:b w:val="0"/>
          <w:sz w:val="24"/>
          <w:szCs w:val="24"/>
        </w:rPr>
        <w:t xml:space="preserve">matches the model predictions. </w:t>
      </w:r>
    </w:p>
    <w:p w14:paraId="375276DE" w14:textId="77777777" w:rsidR="00D84FD8" w:rsidRDefault="00D84FD8" w:rsidP="006473CD">
      <w:pPr>
        <w:pStyle w:val="titlersos"/>
        <w:numPr>
          <w:ilvl w:val="0"/>
          <w:numId w:val="0"/>
        </w:numPr>
        <w:rPr>
          <w:rFonts w:ascii="Times New Roman" w:hAnsi="Times New Roman"/>
          <w:b w:val="0"/>
          <w:sz w:val="24"/>
          <w:szCs w:val="24"/>
        </w:rPr>
      </w:pPr>
    </w:p>
    <w:p w14:paraId="0FACE6BA" w14:textId="2B28EEE2"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14:paraId="1B54BA08" w14:textId="77777777" w:rsidR="005859F2" w:rsidRDefault="005859F2" w:rsidP="006473CD">
      <w:pPr>
        <w:pStyle w:val="titlersos"/>
        <w:numPr>
          <w:ilvl w:val="0"/>
          <w:numId w:val="0"/>
        </w:numPr>
        <w:rPr>
          <w:rFonts w:ascii="Times New Roman" w:hAnsi="Times New Roman"/>
          <w:b w:val="0"/>
          <w:sz w:val="24"/>
          <w:szCs w:val="24"/>
        </w:rPr>
      </w:pPr>
    </w:p>
    <w:p w14:paraId="03F45D25" w14:textId="0053AF9F"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79497486" w14:textId="77777777" w:rsidR="005859F2" w:rsidRPr="00246C30" w:rsidRDefault="005859F2" w:rsidP="005859F2">
      <w:pPr>
        <w:pStyle w:val="ListParagraph"/>
        <w:numPr>
          <w:ilvl w:val="1"/>
          <w:numId w:val="27"/>
        </w:numPr>
        <w:rPr>
          <w:szCs w:val="24"/>
        </w:r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14:paraId="1208400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w:t>
      </w:r>
      <w:r w:rsidRPr="006473CD">
        <w:rPr>
          <w:szCs w:val="24"/>
        </w:rPr>
        <w:lastRenderedPageBreak/>
        <w:t xml:space="preserve">association database, because it gives no information about the </w:t>
      </w:r>
      <w:r w:rsidRPr="006473CD">
        <w:rPr>
          <w:i/>
          <w:szCs w:val="24"/>
        </w:rPr>
        <w:t>potential</w:t>
      </w:r>
      <w:r w:rsidRPr="006473CD">
        <w:rPr>
          <w:szCs w:val="24"/>
        </w:rPr>
        <w:t xml:space="preserve"> hosts within an environment.</w:t>
      </w:r>
    </w:p>
    <w:p w14:paraId="2DC65979" w14:textId="4C0425E8" w:rsidR="00DC2380" w:rsidRDefault="005859F2" w:rsidP="00284EB9">
      <w:pPr>
        <w:pStyle w:val="ListParagraph"/>
        <w:numPr>
          <w:ilvl w:val="1"/>
          <w:numId w:val="27"/>
        </w:numPr>
        <w:rPr>
          <w:szCs w:val="24"/>
        </w:rPr>
      </w:pPr>
      <w:r w:rsidRPr="00246C30">
        <w:rPr>
          <w:szCs w:val="24"/>
        </w:rPr>
        <w:t xml:space="preserve">Difficulty of testing predictions for </w:t>
      </w:r>
      <w:proofErr w:type="spellStart"/>
      <w:r w:rsidRPr="00246C30">
        <w:rPr>
          <w:szCs w:val="24"/>
        </w:rPr>
        <w:t>ectoparasites</w:t>
      </w:r>
      <w:proofErr w:type="spellEnd"/>
      <w:r w:rsidRPr="00246C30">
        <w:rPr>
          <w:szCs w:val="24"/>
        </w:rPr>
        <w:t xml:space="preserve"> because those predictions are more sensitive to other parameter values. </w:t>
      </w:r>
    </w:p>
    <w:p w14:paraId="6966D8A3" w14:textId="77777777" w:rsidR="00DC2380" w:rsidRDefault="00DC2380" w:rsidP="00284EB9">
      <w:pPr>
        <w:pStyle w:val="ListParagraph"/>
        <w:numPr>
          <w:ilvl w:val="1"/>
          <w:numId w:val="27"/>
        </w:numPr>
        <w:rPr>
          <w:szCs w:val="24"/>
        </w:rPr>
      </w:pPr>
      <w:r>
        <w:rPr>
          <w:szCs w:val="24"/>
        </w:rPr>
        <w:t xml:space="preserve">Limitations of </w:t>
      </w:r>
      <w:proofErr w:type="spellStart"/>
      <w:r>
        <w:rPr>
          <w:szCs w:val="24"/>
        </w:rPr>
        <w:t>endo</w:t>
      </w:r>
      <w:proofErr w:type="spellEnd"/>
      <w:r>
        <w:rPr>
          <w:szCs w:val="24"/>
        </w:rPr>
        <w:t>/</w:t>
      </w:r>
      <w:proofErr w:type="spellStart"/>
      <w:r>
        <w:rPr>
          <w:szCs w:val="24"/>
        </w:rPr>
        <w:t>ecto</w:t>
      </w:r>
      <w:proofErr w:type="spellEnd"/>
      <w:r>
        <w:rPr>
          <w:szCs w:val="24"/>
        </w:rPr>
        <w:t xml:space="preserve"> division when GI is possibly kind of </w:t>
      </w:r>
      <w:proofErr w:type="spellStart"/>
      <w:r>
        <w:rPr>
          <w:szCs w:val="24"/>
        </w:rPr>
        <w:t>ecto</w:t>
      </w:r>
      <w:proofErr w:type="spellEnd"/>
    </w:p>
    <w:p w14:paraId="4D98F74A" w14:textId="415AF43F" w:rsidR="005859F2" w:rsidRPr="00DC2380" w:rsidRDefault="00DC2380" w:rsidP="00284EB9">
      <w:pPr>
        <w:pStyle w:val="ListParagraph"/>
        <w:numPr>
          <w:ilvl w:val="2"/>
          <w:numId w:val="27"/>
        </w:numPr>
        <w:rPr>
          <w:szCs w:val="24"/>
        </w:rPr>
      </w:pPr>
      <w:r>
        <w:rPr>
          <w:szCs w:val="24"/>
        </w:rPr>
        <w:t xml:space="preserve">But </w:t>
      </w:r>
      <w:proofErr w:type="spellStart"/>
      <w:r>
        <w:rPr>
          <w:szCs w:val="24"/>
        </w:rPr>
        <w:t>Poulin</w:t>
      </w:r>
      <w:proofErr w:type="spellEnd"/>
      <w:r>
        <w:rPr>
          <w:szCs w:val="24"/>
        </w:rPr>
        <w:t xml:space="preserve"> also found a difference in the relationship between parasite richness and ecological traits for </w:t>
      </w:r>
      <w:proofErr w:type="spellStart"/>
      <w:r>
        <w:rPr>
          <w:szCs w:val="24"/>
        </w:rPr>
        <w:t>endos</w:t>
      </w:r>
      <w:proofErr w:type="spellEnd"/>
      <w:r>
        <w:rPr>
          <w:szCs w:val="24"/>
        </w:rPr>
        <w:t xml:space="preserve"> </w:t>
      </w:r>
      <w:proofErr w:type="spellStart"/>
      <w:r>
        <w:rPr>
          <w:szCs w:val="24"/>
        </w:rPr>
        <w:t>vs</w:t>
      </w:r>
      <w:proofErr w:type="spellEnd"/>
      <w:r>
        <w:rPr>
          <w:szCs w:val="24"/>
        </w:rPr>
        <w:t xml:space="preserve"> </w:t>
      </w:r>
      <w:proofErr w:type="spellStart"/>
      <w:r>
        <w:rPr>
          <w:szCs w:val="24"/>
        </w:rPr>
        <w:t>ectos</w:t>
      </w:r>
      <w:proofErr w:type="spellEnd"/>
      <w:r>
        <w:rPr>
          <w:szCs w:val="24"/>
        </w:rPr>
        <w:t xml:space="preserve"> (</w:t>
      </w:r>
      <w:proofErr w:type="spellStart"/>
      <w:r>
        <w:rPr>
          <w:szCs w:val="24"/>
        </w:rPr>
        <w:t>ectos</w:t>
      </w:r>
      <w:proofErr w:type="spellEnd"/>
      <w:r>
        <w:rPr>
          <w:szCs w:val="24"/>
        </w:rPr>
        <w:t xml:space="preserve"> showing no relationship with the traits examined) </w:t>
      </w:r>
      <w:r w:rsidRPr="001A1E01">
        <w:rPr>
          <w:szCs w:val="24"/>
        </w:rPr>
        <w:t>http://www.jstor.org/stable/2937061?seq=1#page_scan_tab_contents</w:t>
      </w:r>
    </w:p>
    <w:p w14:paraId="52058CCA" w14:textId="77777777" w:rsidR="00D54EFD" w:rsidRDefault="00D54EFD" w:rsidP="006473CD">
      <w:pPr>
        <w:pStyle w:val="titlersos"/>
        <w:numPr>
          <w:ilvl w:val="0"/>
          <w:numId w:val="0"/>
        </w:numPr>
        <w:rPr>
          <w:rFonts w:ascii="Times New Roman" w:hAnsi="Times New Roman"/>
          <w:b w:val="0"/>
          <w:sz w:val="24"/>
          <w:szCs w:val="24"/>
        </w:rPr>
      </w:pPr>
    </w:p>
    <w:p w14:paraId="2EC1D686" w14:textId="1E14298D"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2D77B803" w14:textId="77777777" w:rsidR="00D54EFD" w:rsidRDefault="00D54EFD" w:rsidP="006473CD">
      <w:pPr>
        <w:pStyle w:val="titlersos"/>
        <w:numPr>
          <w:ilvl w:val="0"/>
          <w:numId w:val="0"/>
        </w:numPr>
        <w:rPr>
          <w:rFonts w:ascii="Times New Roman" w:hAnsi="Times New Roman"/>
          <w:b w:val="0"/>
          <w:sz w:val="24"/>
          <w:szCs w:val="24"/>
        </w:rPr>
      </w:pPr>
    </w:p>
    <w:p w14:paraId="5169BE17" w14:textId="0CDE015E"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14:paraId="556F49A5" w14:textId="77777777" w:rsidR="005859F2" w:rsidRDefault="005859F2" w:rsidP="006473CD">
      <w:pPr>
        <w:pStyle w:val="titlersos"/>
        <w:numPr>
          <w:ilvl w:val="0"/>
          <w:numId w:val="0"/>
        </w:numPr>
        <w:rPr>
          <w:rFonts w:ascii="Times New Roman" w:hAnsi="Times New Roman"/>
          <w:b w:val="0"/>
          <w:sz w:val="24"/>
          <w:szCs w:val="24"/>
        </w:rPr>
      </w:pPr>
    </w:p>
    <w:p w14:paraId="657A7897" w14:textId="562F19AF"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612A73D6" w14:textId="5EDAA1CC"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4E684AC8" w14:textId="0E3CC2A6" w:rsidR="00246C30" w:rsidRPr="00246C30" w:rsidRDefault="005859F2" w:rsidP="00246C30">
      <w:pPr>
        <w:pStyle w:val="ListParagraph"/>
        <w:numPr>
          <w:ilvl w:val="1"/>
          <w:numId w:val="27"/>
        </w:numPr>
        <w:rPr>
          <w:szCs w:val="24"/>
        </w:r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14:paraId="303D8762" w14:textId="229BC8CA" w:rsidR="00246C30" w:rsidRPr="00246C30" w:rsidRDefault="005859F2" w:rsidP="00246C30">
      <w:pPr>
        <w:pStyle w:val="ListParagraph"/>
        <w:numPr>
          <w:ilvl w:val="1"/>
          <w:numId w:val="27"/>
        </w:numPr>
        <w:rPr>
          <w:szCs w:val="24"/>
        </w:rPr>
      </w:pPr>
      <w:r w:rsidDel="005859F2">
        <w:rPr>
          <w:szCs w:val="24"/>
        </w:rPr>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14:paraId="6EDAF35A" w14:textId="77777777" w:rsidR="00246C30" w:rsidRPr="00194D56" w:rsidRDefault="00246C30" w:rsidP="00246C30">
      <w:pPr>
        <w:pStyle w:val="ListParagraph"/>
        <w:ind w:left="1440"/>
      </w:pPr>
      <w:r w:rsidRPr="003542CA">
        <w:t xml:space="preserve">Phenotypic plasticity is important characteristic of generalist parasites </w:t>
      </w:r>
    </w:p>
    <w:p w14:paraId="58D6ED31" w14:textId="093056C9" w:rsidR="00246C30" w:rsidRPr="00322E3D" w:rsidRDefault="00246C30" w:rsidP="00246C30">
      <w:pPr>
        <w:pStyle w:val="ListParagraph"/>
        <w:ind w:left="1440"/>
      </w:pPr>
      <w:r w:rsidRPr="00194D56">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05CBAC44" w14:textId="3DF73B94"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3546A243" w14:textId="06947D07" w:rsidR="00246C30" w:rsidRPr="00246C30" w:rsidRDefault="006473CD" w:rsidP="00246C30">
      <w:pPr>
        <w:pStyle w:val="ListParagraph"/>
        <w:numPr>
          <w:ilvl w:val="1"/>
          <w:numId w:val="27"/>
        </w:numPr>
        <w:rPr>
          <w:szCs w:val="24"/>
        </w:r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14:paraId="7BAD9F68" w14:textId="77777777" w:rsidR="00246C30" w:rsidRDefault="006473CD" w:rsidP="00246C30">
      <w:pPr>
        <w:pStyle w:val="ListParagraph"/>
        <w:numPr>
          <w:ilvl w:val="1"/>
          <w:numId w:val="27"/>
        </w:numPr>
        <w:rPr>
          <w:szCs w:val="24"/>
        </w:rPr>
      </w:pPr>
      <w:r w:rsidRPr="00246C30">
        <w:rPr>
          <w:szCs w:val="24"/>
        </w:rPr>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rPr>
          <w:szCs w:val="24"/>
        </w:rPr>
        <w:t>better studied</w:t>
      </w:r>
      <w:proofErr w:type="gramEnd"/>
      <w:r w:rsidRPr="00246C30">
        <w:rPr>
          <w:szCs w:val="24"/>
        </w:rPr>
        <w:t xml:space="preserve"> parasites are more likely to have been found in more hosts.</w:t>
      </w:r>
    </w:p>
    <w:p w14:paraId="24247E96" w14:textId="700B3D39" w:rsidR="00246C30" w:rsidRPr="001A04F2" w:rsidRDefault="006473CD" w:rsidP="005859F2">
      <w:pPr>
        <w:pStyle w:val="ListParagraph"/>
        <w:numPr>
          <w:ilvl w:val="1"/>
          <w:numId w:val="27"/>
        </w:numPr>
        <w:rPr>
          <w:szCs w:val="24"/>
        </w:rPr>
      </w:pPr>
      <w:proofErr w:type="spellStart"/>
      <w:r w:rsidRPr="005859F2">
        <w:rPr>
          <w:szCs w:val="24"/>
        </w:rPr>
        <w:t>Generalism</w:t>
      </w:r>
      <w:proofErr w:type="spellEnd"/>
      <w:r w:rsidRPr="005859F2">
        <w:rPr>
          <w:szCs w:val="24"/>
        </w:rPr>
        <w:t xml:space="preserve"> indices would be more informative if had abundance or prevalence data.</w:t>
      </w:r>
      <w:r w:rsidR="00BE2A36" w:rsidRPr="005859F2">
        <w:rPr>
          <w:szCs w:val="24"/>
        </w:rPr>
        <w:t xml:space="preserve"> What is the meaning of phylogenet</w:t>
      </w:r>
      <w:r w:rsidR="00BE2A36" w:rsidRPr="001A04F2">
        <w:rPr>
          <w:szCs w:val="24"/>
        </w:rPr>
        <w:t xml:space="preserve">ic </w:t>
      </w:r>
      <w:proofErr w:type="spellStart"/>
      <w:r w:rsidR="00BE2A36" w:rsidRPr="001A04F2">
        <w:rPr>
          <w:szCs w:val="24"/>
        </w:rPr>
        <w:t>vs</w:t>
      </w:r>
      <w:proofErr w:type="spellEnd"/>
      <w:r w:rsidR="00BE2A36" w:rsidRPr="001A04F2">
        <w:rPr>
          <w:szCs w:val="24"/>
        </w:rPr>
        <w:t xml:space="preserve"> structural diversity/</w:t>
      </w:r>
      <w:proofErr w:type="spellStart"/>
      <w:r w:rsidR="00BE2A36" w:rsidRPr="001A04F2">
        <w:rPr>
          <w:szCs w:val="24"/>
        </w:rPr>
        <w:t>generalism</w:t>
      </w:r>
      <w:proofErr w:type="spellEnd"/>
      <w:r w:rsidR="00BE2A36" w:rsidRPr="001A04F2">
        <w:rPr>
          <w:szCs w:val="24"/>
        </w:rPr>
        <w:t xml:space="preserve"> metrics in relation to the model?</w:t>
      </w:r>
    </w:p>
    <w:p w14:paraId="0BF6065F" w14:textId="2719177C" w:rsidR="006473CD" w:rsidRDefault="006473CD" w:rsidP="00246C30">
      <w:pPr>
        <w:pStyle w:val="ListParagraph"/>
        <w:numPr>
          <w:ilvl w:val="1"/>
          <w:numId w:val="27"/>
        </w:numPr>
        <w:rPr>
          <w:szCs w:val="24"/>
        </w:rPr>
      </w:pPr>
      <w:r w:rsidRPr="00246C30">
        <w:rPr>
          <w:szCs w:val="24"/>
        </w:rPr>
        <w:t>Only include fish hosts.</w:t>
      </w:r>
    </w:p>
    <w:p w14:paraId="0F0F887C" w14:textId="4571B77C" w:rsidR="008E0C63" w:rsidRDefault="008E0C63" w:rsidP="00246C30">
      <w:pPr>
        <w:pStyle w:val="ListParagraph"/>
        <w:numPr>
          <w:ilvl w:val="1"/>
          <w:numId w:val="27"/>
        </w:numPr>
        <w:rPr>
          <w:szCs w:val="24"/>
        </w:rPr>
      </w:pPr>
      <w:r>
        <w:rPr>
          <w:szCs w:val="24"/>
        </w:rPr>
        <w:t xml:space="preserve">Categorizing </w:t>
      </w:r>
      <w:proofErr w:type="spellStart"/>
      <w:r>
        <w:rPr>
          <w:szCs w:val="24"/>
        </w:rPr>
        <w:t>ectos</w:t>
      </w:r>
      <w:proofErr w:type="spellEnd"/>
      <w:r>
        <w:rPr>
          <w:szCs w:val="24"/>
        </w:rPr>
        <w:t xml:space="preserve"> by quartiles potentially limiting.</w:t>
      </w:r>
    </w:p>
    <w:p w14:paraId="2E8AA2A3" w14:textId="77777777" w:rsidR="00DC2380" w:rsidRDefault="00DC2380" w:rsidP="00284EB9">
      <w:pPr>
        <w:rPr>
          <w:szCs w:val="24"/>
        </w:rPr>
      </w:pPr>
    </w:p>
    <w:p w14:paraId="64F9D325"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parasite abundance then this could be investigated alongside </w:t>
      </w:r>
      <w:proofErr w:type="spellStart"/>
      <w:r>
        <w:rPr>
          <w:szCs w:val="24"/>
        </w:rPr>
        <w:t>generalism</w:t>
      </w:r>
      <w:proofErr w:type="spellEnd"/>
      <w:r>
        <w:rPr>
          <w:szCs w:val="24"/>
        </w:rPr>
        <w:t xml:space="preserve"> as they are likely to be linked, and we could also then look at the relative differences in abundance as part of the measure of </w:t>
      </w:r>
      <w:proofErr w:type="spellStart"/>
      <w:r>
        <w:rPr>
          <w:szCs w:val="24"/>
        </w:rPr>
        <w:t>generalism</w:t>
      </w:r>
      <w:proofErr w:type="spellEnd"/>
      <w:r>
        <w:rPr>
          <w:szCs w:val="24"/>
        </w:rPr>
        <w:t xml:space="preserve">.   </w:t>
      </w:r>
    </w:p>
    <w:p w14:paraId="6D225D1C" w14:textId="77777777" w:rsidR="00FE471D" w:rsidRDefault="00FE471D" w:rsidP="00284EB9">
      <w:pPr>
        <w:rPr>
          <w:szCs w:val="24"/>
        </w:rPr>
      </w:pPr>
    </w:p>
    <w:p w14:paraId="3B61B0B3" w14:textId="77777777" w:rsidR="00DC2380" w:rsidRPr="00DC2380" w:rsidRDefault="00DC2380" w:rsidP="00284EB9">
      <w:pPr>
        <w:rPr>
          <w:szCs w:val="24"/>
        </w:rPr>
      </w:pPr>
    </w:p>
    <w:p w14:paraId="6C8C444A" w14:textId="767B3A8E" w:rsidR="00FE471D" w:rsidRPr="005801E3" w:rsidRDefault="00F35980" w:rsidP="00FE471D">
      <w:pPr>
        <w:rPr>
          <w:szCs w:val="24"/>
        </w:rPr>
      </w:pPr>
      <w:r>
        <w:rPr>
          <w:szCs w:val="24"/>
        </w:rPr>
        <w:lastRenderedPageBreak/>
        <w:t xml:space="preserve">Overall: using an </w:t>
      </w:r>
      <w:proofErr w:type="spellStart"/>
      <w:r>
        <w:rPr>
          <w:szCs w:val="24"/>
        </w:rPr>
        <w:t>allometric</w:t>
      </w:r>
      <w:proofErr w:type="spellEnd"/>
      <w:r>
        <w:rPr>
          <w:szCs w:val="24"/>
        </w:rP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rPr>
          <w:szCs w:val="24"/>
        </w:rPr>
        <w:t>cospeciation</w:t>
      </w:r>
      <w:proofErr w:type="spellEnd"/>
      <w:r>
        <w:rPr>
          <w:szCs w:val="24"/>
        </w:rPr>
        <w:t xml:space="preserve"> </w:t>
      </w:r>
      <w:r>
        <w:rPr>
          <w:szCs w:val="24"/>
        </w:rPr>
        <w:fldChar w:fldCharType="begin" w:fldLock="1"/>
      </w:r>
      <w:r>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w:t>
      </w:r>
      <w:proofErr w:type="gramStart"/>
      <w:r w:rsidR="00FE471D">
        <w:rPr>
          <w:szCs w:val="24"/>
        </w:rPr>
        <w:t>model which</w:t>
      </w:r>
      <w:proofErr w:type="gramEnd"/>
      <w:r w:rsidR="00FE471D">
        <w:rPr>
          <w:szCs w:val="24"/>
        </w:rPr>
        <w:t xml:space="preserve"> uses </w:t>
      </w:r>
      <w:proofErr w:type="spellStart"/>
      <w:r w:rsidR="00FE471D">
        <w:rPr>
          <w:szCs w:val="24"/>
        </w:rPr>
        <w:t>allometric</w:t>
      </w:r>
      <w:proofErr w:type="spellEnd"/>
      <w:r w:rsidR="00FE471D">
        <w:rPr>
          <w:szCs w:val="24"/>
        </w:rPr>
        <w:t xml:space="preserve"> scaling theory, we can demonstrate a mechanistic effect of certain traits on parasite host range and strengthen or challenge existing hypotheses that are based on other areas of ecological theory.</w:t>
      </w:r>
    </w:p>
    <w:p w14:paraId="470B842A" w14:textId="4FC25038" w:rsidR="00F35980" w:rsidRDefault="00F35980" w:rsidP="005801E3">
      <w:pPr>
        <w:rPr>
          <w:szCs w:val="24"/>
        </w:rPr>
      </w:pPr>
    </w:p>
    <w:p w14:paraId="7FBD16D2" w14:textId="48674B44"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w:t>
      </w:r>
      <w:proofErr w:type="spellStart"/>
      <w:r w:rsidR="00CC2C96">
        <w:rPr>
          <w:szCs w:val="24"/>
        </w:rPr>
        <w:t>spillover</w:t>
      </w:r>
      <w:proofErr w:type="spellEnd"/>
      <w:r w:rsidR="00CC2C96">
        <w:rPr>
          <w:szCs w:val="24"/>
        </w:rPr>
        <w:t xml:space="preserve">/emergence, and changes in virulence. </w:t>
      </w:r>
      <w:proofErr w:type="gramStart"/>
      <w:r w:rsidR="00CC2C96">
        <w:rPr>
          <w:szCs w:val="24"/>
        </w:rPr>
        <w:t>As outlined in the beginning of the introduction.</w:t>
      </w:r>
      <w:proofErr w:type="gramEnd"/>
    </w:p>
    <w:p w14:paraId="3D8401E3" w14:textId="77777777" w:rsidR="001243E9" w:rsidRDefault="001243E9" w:rsidP="006473CD">
      <w:pPr>
        <w:rPr>
          <w:ins w:id="47" w:author="Clay Cressler" w:date="2016-06-13T15:51:00Z"/>
          <w:szCs w:val="24"/>
        </w:rPr>
      </w:pPr>
    </w:p>
    <w:p w14:paraId="4CF4865E" w14:textId="77777777" w:rsidR="001243E9" w:rsidRDefault="001243E9" w:rsidP="006473CD">
      <w:pPr>
        <w:rPr>
          <w:ins w:id="48" w:author="Clay Cressler" w:date="2016-06-13T15:51:00Z"/>
          <w:szCs w:val="24"/>
        </w:rPr>
      </w:pPr>
      <w:ins w:id="49" w:author="Clay Cressler" w:date="2016-06-13T15:51:00Z">
        <w:r>
          <w:rPr>
            <w:szCs w:val="24"/>
          </w:rPr>
          <w:t>Clay’s contribution to the Discussion</w:t>
        </w:r>
      </w:ins>
    </w:p>
    <w:p w14:paraId="411417F5" w14:textId="77777777" w:rsidR="001243E9" w:rsidRDefault="001243E9" w:rsidP="006473CD">
      <w:pPr>
        <w:rPr>
          <w:szCs w:val="24"/>
        </w:rPr>
      </w:pPr>
    </w:p>
    <w:p w14:paraId="5AA0A962" w14:textId="5BD3A21B" w:rsidR="006473CD" w:rsidRDefault="006473CD" w:rsidP="006473CD">
      <w:pPr>
        <w:rPr>
          <w:ins w:id="50" w:author="Clay Cressler" w:date="2016-06-13T15:51:00Z"/>
          <w:szCs w:val="24"/>
        </w:rPr>
      </w:pPr>
      <w:r w:rsidRPr="006473CD">
        <w:rPr>
          <w:szCs w:val="24"/>
        </w:rPr>
        <w:br w:type="page"/>
      </w:r>
    </w:p>
    <w:p w14:paraId="3F8E5715" w14:textId="77777777" w:rsidR="001243E9" w:rsidRDefault="001243E9" w:rsidP="006473CD">
      <w:pPr>
        <w:rPr>
          <w:ins w:id="51" w:author="Clay Cressler" w:date="2016-06-13T15:51:00Z"/>
          <w:szCs w:val="24"/>
        </w:rPr>
      </w:pPr>
    </w:p>
    <w:p w14:paraId="33B86C50" w14:textId="77777777" w:rsidR="001243E9" w:rsidRDefault="001243E9" w:rsidP="006473CD">
      <w:pPr>
        <w:rPr>
          <w:ins w:id="52" w:author="Clay Cressler" w:date="2016-06-13T15:51:00Z"/>
          <w:szCs w:val="24"/>
        </w:rPr>
      </w:pPr>
    </w:p>
    <w:p w14:paraId="6F949501" w14:textId="77777777" w:rsidR="001243E9" w:rsidRPr="006473CD" w:rsidRDefault="001243E9" w:rsidP="006473CD">
      <w:pPr>
        <w:rPr>
          <w:szCs w:val="24"/>
        </w:rPr>
      </w:pPr>
    </w:p>
    <w:p w14:paraId="608F0345"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Additional Information</w:t>
      </w:r>
    </w:p>
    <w:p w14:paraId="697D52C5" w14:textId="77777777" w:rsidR="006473CD" w:rsidRPr="006473CD" w:rsidRDefault="006473CD" w:rsidP="006473CD">
      <w:pPr>
        <w:rPr>
          <w:b/>
          <w:szCs w:val="24"/>
        </w:rPr>
      </w:pPr>
      <w:r w:rsidRPr="006473CD">
        <w:rPr>
          <w:b/>
          <w:szCs w:val="24"/>
        </w:rPr>
        <w:t xml:space="preserve">Information on the following should be included whenever relevant. </w:t>
      </w:r>
    </w:p>
    <w:p w14:paraId="07DD2E34" w14:textId="77777777" w:rsidR="006473CD" w:rsidRPr="006473CD" w:rsidRDefault="006473CD" w:rsidP="006473CD">
      <w:pPr>
        <w:rPr>
          <w:szCs w:val="24"/>
        </w:rPr>
      </w:pPr>
    </w:p>
    <w:p w14:paraId="4B42442D" w14:textId="77777777" w:rsidR="006473CD" w:rsidRPr="006473CD" w:rsidRDefault="006473CD" w:rsidP="006473CD">
      <w:pPr>
        <w:rPr>
          <w:b/>
          <w:szCs w:val="24"/>
        </w:rPr>
      </w:pPr>
      <w:r w:rsidRPr="006473CD">
        <w:rPr>
          <w:b/>
          <w:szCs w:val="24"/>
        </w:rPr>
        <w:t>Acknowledgments</w:t>
      </w:r>
    </w:p>
    <w:p w14:paraId="483E5088" w14:textId="5A32B015"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53"/>
      <w:r w:rsidRPr="006473CD">
        <w:rPr>
          <w:color w:val="333333"/>
          <w:szCs w:val="24"/>
          <w:shd w:val="clear" w:color="auto" w:fill="FFFFFF"/>
        </w:rPr>
        <w:t>criteria</w:t>
      </w:r>
      <w:commentRangeEnd w:id="53"/>
      <w:r w:rsidR="00194D56">
        <w:rPr>
          <w:rStyle w:val="CommentReference"/>
        </w:rPr>
        <w:commentReference w:id="53"/>
      </w:r>
      <w:r w:rsidRPr="006473CD">
        <w:rPr>
          <w:color w:val="333333"/>
          <w:szCs w:val="24"/>
          <w:shd w:val="clear" w:color="auto" w:fill="FFFFFF"/>
        </w:rPr>
        <w:t>.</w:t>
      </w:r>
      <w:r w:rsidR="00B34BF1">
        <w:rPr>
          <w:color w:val="333333"/>
          <w:szCs w:val="24"/>
          <w:shd w:val="clear" w:color="auto" w:fill="FFFFFF"/>
        </w:rPr>
        <w:t xml:space="preserve"> </w:t>
      </w:r>
      <w:commentRangeStart w:id="54"/>
      <w:r w:rsidR="00B34BF1">
        <w:rPr>
          <w:color w:val="333333"/>
          <w:szCs w:val="24"/>
          <w:shd w:val="clear" w:color="auto" w:fill="FFFFFF"/>
        </w:rPr>
        <w:t xml:space="preserve">We thank </w:t>
      </w:r>
      <w:proofErr w:type="spellStart"/>
      <w:r w:rsidR="00B34BF1">
        <w:rPr>
          <w:color w:val="333333"/>
          <w:szCs w:val="24"/>
          <w:shd w:val="clear" w:color="auto" w:fill="FFFFFF"/>
        </w:rPr>
        <w:t>Oana</w:t>
      </w:r>
      <w:proofErr w:type="spellEnd"/>
      <w:r w:rsidR="00B34BF1">
        <w:rPr>
          <w:color w:val="333333"/>
          <w:szCs w:val="24"/>
          <w:shd w:val="clear" w:color="auto" w:fill="FFFFFF"/>
        </w:rPr>
        <w:t xml:space="preserve"> </w:t>
      </w:r>
      <w:proofErr w:type="spellStart"/>
      <w:r w:rsidR="00B34BF1">
        <w:rPr>
          <w:color w:val="333333"/>
          <w:szCs w:val="24"/>
          <w:shd w:val="clear" w:color="auto" w:fill="FFFFFF"/>
        </w:rPr>
        <w:t>Paun</w:t>
      </w:r>
      <w:proofErr w:type="spellEnd"/>
      <w:r w:rsidR="00B34BF1">
        <w:rPr>
          <w:color w:val="333333"/>
          <w:szCs w:val="24"/>
          <w:shd w:val="clear" w:color="auto" w:fill="FFFFFF"/>
        </w:rPr>
        <w:t xml:space="preserve"> for assistance in data collection.</w:t>
      </w:r>
      <w:commentRangeEnd w:id="54"/>
      <w:r w:rsidR="00B34BF1">
        <w:rPr>
          <w:rStyle w:val="CommentReference"/>
        </w:rPr>
        <w:commentReference w:id="54"/>
      </w:r>
    </w:p>
    <w:p w14:paraId="19A4579C" w14:textId="77777777" w:rsidR="006473CD" w:rsidRPr="006473CD" w:rsidRDefault="006473CD" w:rsidP="006473CD">
      <w:pPr>
        <w:rPr>
          <w:b/>
          <w:szCs w:val="24"/>
        </w:rPr>
      </w:pPr>
    </w:p>
    <w:p w14:paraId="50C1CC38" w14:textId="41F2E15C" w:rsidR="006473CD" w:rsidRPr="006473CD" w:rsidRDefault="006473CD" w:rsidP="006473CD">
      <w:pPr>
        <w:rPr>
          <w:b/>
          <w:szCs w:val="24"/>
        </w:rPr>
      </w:pPr>
      <w:r w:rsidRPr="006473CD">
        <w:rPr>
          <w:b/>
          <w:szCs w:val="24"/>
        </w:rPr>
        <w:t>Ethics</w:t>
      </w:r>
    </w:p>
    <w:p w14:paraId="35C4644D" w14:textId="0C855980" w:rsidR="006473CD" w:rsidRPr="006473CD" w:rsidRDefault="00194D56" w:rsidP="006473CD">
      <w:pPr>
        <w:rPr>
          <w:bCs/>
          <w:szCs w:val="24"/>
        </w:rPr>
      </w:pPr>
      <w:r>
        <w:rPr>
          <w:bCs/>
          <w:szCs w:val="24"/>
        </w:rPr>
        <w:t>NA</w:t>
      </w:r>
    </w:p>
    <w:p w14:paraId="4A489D49" w14:textId="77777777" w:rsidR="006473CD" w:rsidRPr="006473CD" w:rsidRDefault="006473CD" w:rsidP="006473CD">
      <w:pPr>
        <w:rPr>
          <w:szCs w:val="24"/>
        </w:rPr>
      </w:pPr>
    </w:p>
    <w:p w14:paraId="5EC6E604" w14:textId="77777777" w:rsidR="006473CD" w:rsidRPr="006473CD" w:rsidRDefault="006473CD" w:rsidP="006473CD">
      <w:pPr>
        <w:rPr>
          <w:b/>
          <w:szCs w:val="24"/>
        </w:rPr>
      </w:pPr>
      <w:r w:rsidRPr="006473CD">
        <w:rPr>
          <w:b/>
          <w:szCs w:val="24"/>
        </w:rPr>
        <w:t>Data Accessibility</w:t>
      </w:r>
    </w:p>
    <w:p w14:paraId="0F7301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All manuscripts which report primary data (usually research articles) should include a Data Accessibility </w:t>
      </w:r>
      <w:proofErr w:type="gramStart"/>
      <w:r w:rsidRPr="006473CD">
        <w:rPr>
          <w:color w:val="333333"/>
          <w:szCs w:val="24"/>
          <w:shd w:val="clear" w:color="auto" w:fill="FFFFFF"/>
        </w:rPr>
        <w:t>section which</w:t>
      </w:r>
      <w:proofErr w:type="gramEnd"/>
      <w:r w:rsidRPr="006473CD">
        <w:rPr>
          <w:color w:val="333333"/>
          <w:szCs w:val="24"/>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4A1C6AE2" w14:textId="77777777" w:rsidR="006473CD" w:rsidRPr="006473CD" w:rsidRDefault="006473CD" w:rsidP="006473CD">
      <w:pPr>
        <w:rPr>
          <w:szCs w:val="24"/>
        </w:rPr>
      </w:pPr>
      <w:r w:rsidRPr="006473CD">
        <w:rPr>
          <w:iCs/>
          <w:color w:val="333333"/>
          <w:szCs w:val="24"/>
        </w:rPr>
        <w:t xml:space="preserve">DNA sequences: </w:t>
      </w:r>
      <w:proofErr w:type="spellStart"/>
      <w:r w:rsidRPr="006473CD">
        <w:rPr>
          <w:iCs/>
          <w:color w:val="333333"/>
          <w:szCs w:val="24"/>
        </w:rPr>
        <w:t>Genbank</w:t>
      </w:r>
      <w:proofErr w:type="spellEnd"/>
      <w:r w:rsidRPr="006473CD">
        <w:rPr>
          <w:iCs/>
          <w:color w:val="333333"/>
          <w:szCs w:val="24"/>
        </w:rPr>
        <w:t xml:space="preserve">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Phylogenetic data, including alignments: </w:t>
      </w:r>
      <w:proofErr w:type="spellStart"/>
      <w:r w:rsidRPr="006473CD">
        <w:rPr>
          <w:iCs/>
          <w:szCs w:val="24"/>
        </w:rPr>
        <w:t>TreeBASE</w:t>
      </w:r>
      <w:proofErr w:type="spellEnd"/>
      <w:r w:rsidRPr="006473CD">
        <w:rPr>
          <w:iCs/>
          <w:szCs w:val="24"/>
        </w:rPr>
        <w:t xml:space="preserv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Climate data and </w:t>
      </w:r>
      <w:proofErr w:type="spellStart"/>
      <w:r w:rsidRPr="006473CD">
        <w:rPr>
          <w:iCs/>
          <w:szCs w:val="24"/>
        </w:rPr>
        <w:t>MaxEnt</w:t>
      </w:r>
      <w:proofErr w:type="spellEnd"/>
      <w:r w:rsidRPr="006473CD">
        <w:rPr>
          <w:iCs/>
          <w:szCs w:val="24"/>
        </w:rPr>
        <w:t xml:space="preserve"> input files: Dryad doi</w:t>
      </w:r>
      <w:proofErr w:type="gramStart"/>
      <w:r w:rsidRPr="006473CD">
        <w:rPr>
          <w:iCs/>
          <w:szCs w:val="24"/>
        </w:rPr>
        <w:t>:10.5521</w:t>
      </w:r>
      <w:proofErr w:type="gramEnd"/>
      <w:r w:rsidRPr="006473CD">
        <w:rPr>
          <w:iCs/>
          <w:szCs w:val="24"/>
        </w:rPr>
        <w:t>/dryad.12311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55"/>
      <w:r w:rsidRPr="006473CD">
        <w:rPr>
          <w:iCs/>
          <w:color w:val="333333"/>
          <w:szCs w:val="24"/>
        </w:rPr>
        <w:t>Material</w:t>
      </w:r>
      <w:commentRangeEnd w:id="55"/>
      <w:r w:rsidR="00194D56">
        <w:rPr>
          <w:rStyle w:val="CommentReference"/>
        </w:rPr>
        <w:commentReference w:id="55"/>
      </w:r>
      <w:r w:rsidRPr="006473CD">
        <w:rPr>
          <w:iCs/>
          <w:color w:val="333333"/>
          <w:szCs w:val="24"/>
        </w:rPr>
        <w:t>.</w:t>
      </w:r>
      <w:r w:rsidRPr="006473CD">
        <w:rPr>
          <w:i/>
          <w:iCs/>
          <w:color w:val="333333"/>
          <w:szCs w:val="24"/>
          <w:bdr w:val="none" w:sz="0" w:space="0" w:color="auto" w:frame="1"/>
          <w:shd w:val="clear" w:color="auto" w:fill="FFFFFF"/>
        </w:rPr>
        <w:br/>
      </w:r>
    </w:p>
    <w:p w14:paraId="3F3D3EE3" w14:textId="4E08DEE4"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56"/>
      <w:r w:rsidRPr="006473CD">
        <w:rPr>
          <w:b/>
          <w:bCs/>
          <w:color w:val="333333"/>
          <w:szCs w:val="24"/>
        </w:rPr>
        <w:t>Contributions</w:t>
      </w:r>
      <w:commentRangeEnd w:id="56"/>
      <w:r w:rsidR="00194D56">
        <w:rPr>
          <w:rStyle w:val="CommentReference"/>
        </w:rPr>
        <w:commentReference w:id="56"/>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0EA444E2" w14:textId="3078F689" w:rsidR="006473CD" w:rsidRPr="006473CD" w:rsidRDefault="006473CD" w:rsidP="006473CD">
      <w:pPr>
        <w:shd w:val="clear" w:color="auto" w:fill="FFFFFF"/>
        <w:textAlignment w:val="baseline"/>
        <w:rPr>
          <w:color w:val="333333"/>
          <w:szCs w:val="24"/>
        </w:rPr>
      </w:pPr>
      <w:r w:rsidRPr="006473CD">
        <w:rPr>
          <w:color w:val="333333"/>
          <w:szCs w:val="24"/>
        </w:rPr>
        <w:br/>
      </w:r>
    </w:p>
    <w:p w14:paraId="4EF352B0" w14:textId="77777777" w:rsidR="006473CD" w:rsidRPr="006473CD" w:rsidRDefault="006473CD" w:rsidP="006473CD">
      <w:pPr>
        <w:tabs>
          <w:tab w:val="left" w:pos="120"/>
        </w:tabs>
        <w:rPr>
          <w:b/>
          <w:szCs w:val="24"/>
        </w:rPr>
      </w:pPr>
      <w:r w:rsidRPr="006473CD">
        <w:rPr>
          <w:b/>
          <w:szCs w:val="24"/>
        </w:rPr>
        <w:t>Competing Interests</w:t>
      </w:r>
    </w:p>
    <w:p w14:paraId="67B819CE" w14:textId="14CC151E"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1CC2D4F2" w14:textId="77777777" w:rsidR="006473CD" w:rsidRPr="006473CD" w:rsidRDefault="006473CD" w:rsidP="006473CD">
      <w:pPr>
        <w:rPr>
          <w:b/>
          <w:szCs w:val="24"/>
        </w:rPr>
      </w:pPr>
      <w:commentRangeStart w:id="57"/>
      <w:r w:rsidRPr="00284EB9">
        <w:rPr>
          <w:b/>
          <w:szCs w:val="24"/>
          <w:highlight w:val="yellow"/>
        </w:rPr>
        <w:t>Funding</w:t>
      </w:r>
      <w:commentRangeEnd w:id="57"/>
      <w:r w:rsidR="00194D56" w:rsidRPr="00284EB9">
        <w:rPr>
          <w:rStyle w:val="CommentReference"/>
          <w:highlight w:val="yellow"/>
        </w:rPr>
        <w:commentReference w:id="57"/>
      </w:r>
    </w:p>
    <w:p w14:paraId="239CAF34" w14:textId="7452D0E6" w:rsidR="00B34BF1" w:rsidRPr="00BB3236" w:rsidRDefault="00194D56" w:rsidP="00EE44FD">
      <w:pPr>
        <w:rPr>
          <w:b/>
          <w:szCs w:val="24"/>
          <w:lang w:val="en-US"/>
        </w:rPr>
      </w:pPr>
      <w:proofErr w:type="gramStart"/>
      <w:r>
        <w:rPr>
          <w:color w:val="333333"/>
          <w:szCs w:val="24"/>
          <w:shd w:val="clear" w:color="auto" w:fill="FFFFFF"/>
        </w:rPr>
        <w:t>All authors were supported by the British Ecological Society Parasite and Pathogen Special Interest Group to attend</w:t>
      </w:r>
      <w:r w:rsidRPr="00284EB9">
        <w:rPr>
          <w:rFonts w:eastAsiaTheme="minorEastAsia"/>
        </w:rPr>
        <w:t xml:space="preserve"> </w:t>
      </w:r>
      <w:r>
        <w:rPr>
          <w:rFonts w:eastAsiaTheme="minorEastAsia"/>
        </w:rPr>
        <w:t xml:space="preserve">the </w:t>
      </w:r>
      <w:r w:rsidR="00FB0950">
        <w:rPr>
          <w:rFonts w:eastAsiaTheme="minorEastAsia"/>
        </w:rPr>
        <w:t xml:space="preserve">2015 </w:t>
      </w:r>
      <w:r>
        <w:rPr>
          <w:rFonts w:eastAsiaTheme="minorEastAsia"/>
        </w:rPr>
        <w:t>Transmission Research Retreat</w:t>
      </w:r>
      <w:proofErr w:type="gramEnd"/>
      <w:r>
        <w:rPr>
          <w:rFonts w:eastAsiaTheme="minorEastAsia"/>
        </w:rPr>
        <w:t>.</w:t>
      </w:r>
      <w:r w:rsidR="00B34BF1">
        <w:rPr>
          <w:color w:val="18376A"/>
          <w:szCs w:val="24"/>
          <w:lang w:val="en-US"/>
        </w:rPr>
        <w:t xml:space="preserve"> </w:t>
      </w:r>
      <w:proofErr w:type="gramStart"/>
      <w:r w:rsidR="00C30ACA" w:rsidRPr="00BB3236">
        <w:rPr>
          <w:color w:val="18376A"/>
          <w:szCs w:val="24"/>
          <w:lang w:val="en-US"/>
        </w:rPr>
        <w:t xml:space="preserve">JC and AE were funded by the Welsh Government and Higher Education Funding Council for Wales through the </w:t>
      </w:r>
      <w:proofErr w:type="spellStart"/>
      <w:r w:rsidR="00C30ACA" w:rsidRPr="00BB3236">
        <w:rPr>
          <w:color w:val="18376A"/>
          <w:szCs w:val="24"/>
          <w:lang w:val="en-US"/>
        </w:rPr>
        <w:t>Sêr</w:t>
      </w:r>
      <w:proofErr w:type="spellEnd"/>
      <w:r w:rsidR="00C30ACA" w:rsidRPr="00BB3236">
        <w:rPr>
          <w:color w:val="18376A"/>
          <w:szCs w:val="24"/>
          <w:lang w:val="en-US"/>
        </w:rPr>
        <w:t xml:space="preserve"> </w:t>
      </w:r>
      <w:proofErr w:type="spellStart"/>
      <w:r w:rsidR="00C30ACA" w:rsidRPr="00BB3236">
        <w:rPr>
          <w:color w:val="18376A"/>
          <w:szCs w:val="24"/>
          <w:lang w:val="en-US"/>
        </w:rPr>
        <w:t>Cymru</w:t>
      </w:r>
      <w:proofErr w:type="spellEnd"/>
      <w:r w:rsidR="00C30ACA" w:rsidRPr="00BB3236">
        <w:rPr>
          <w:color w:val="18376A"/>
          <w:szCs w:val="24"/>
          <w:lang w:val="en-US"/>
        </w:rPr>
        <w:t xml:space="preserve"> National Research Network</w:t>
      </w:r>
      <w:proofErr w:type="gramEnd"/>
      <w:r w:rsidR="00C30ACA" w:rsidRPr="00BB3236">
        <w:rPr>
          <w:color w:val="18376A"/>
          <w:szCs w:val="24"/>
          <w:lang w:val="en-US"/>
        </w:rPr>
        <w:t xml:space="preserve">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1FE51A81" w14:textId="7F35EFE1" w:rsidR="00C30ACA" w:rsidRPr="00BB3236" w:rsidRDefault="00C30ACA" w:rsidP="00C30ACA">
      <w:pPr>
        <w:spacing w:line="360" w:lineRule="auto"/>
        <w:jc w:val="both"/>
        <w:rPr>
          <w:b/>
          <w:szCs w:val="24"/>
          <w:lang w:val="en-US"/>
        </w:rPr>
      </w:pPr>
    </w:p>
    <w:p w14:paraId="782BCBCB"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43362E78" w14:textId="77777777" w:rsidR="006473CD" w:rsidRPr="006473CD" w:rsidRDefault="006473CD" w:rsidP="006473CD">
      <w:pPr>
        <w:rPr>
          <w:color w:val="323031"/>
          <w:szCs w:val="24"/>
        </w:rPr>
      </w:pPr>
      <w:r w:rsidRPr="006473CD">
        <w:rPr>
          <w:color w:val="323031"/>
          <w:szCs w:val="24"/>
        </w:rPr>
        <w:br w:type="page"/>
      </w:r>
    </w:p>
    <w:p w14:paraId="10A19806" w14:textId="77777777" w:rsidR="006473CD" w:rsidRPr="006473CD" w:rsidRDefault="006473CD" w:rsidP="006473CD">
      <w:pPr>
        <w:shd w:val="clear" w:color="auto" w:fill="FFFFFF"/>
        <w:spacing w:after="240"/>
        <w:textAlignment w:val="baseline"/>
        <w:rPr>
          <w:color w:val="323031"/>
          <w:szCs w:val="24"/>
        </w:rPr>
      </w:pPr>
      <w:commentRangeStart w:id="58"/>
      <w:r w:rsidRPr="006473CD">
        <w:rPr>
          <w:color w:val="323031"/>
          <w:szCs w:val="24"/>
        </w:rPr>
        <w:lastRenderedPageBreak/>
        <w:t>References</w:t>
      </w:r>
      <w:commentRangeEnd w:id="58"/>
      <w:r w:rsidRPr="006473CD">
        <w:rPr>
          <w:rStyle w:val="CommentReference"/>
          <w:sz w:val="24"/>
          <w:szCs w:val="24"/>
        </w:rPr>
        <w:commentReference w:id="58"/>
      </w:r>
    </w:p>
    <w:p w14:paraId="2251DD45"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39A277A9"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28D54ED6"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1A3E2350"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5CDD770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372CF009" w14:textId="77777777" w:rsidR="006473CD" w:rsidRPr="006473CD" w:rsidRDefault="006473CD" w:rsidP="006473CD">
      <w:pPr>
        <w:rPr>
          <w:color w:val="323031"/>
          <w:szCs w:val="24"/>
        </w:rPr>
      </w:pPr>
    </w:p>
    <w:p w14:paraId="52015998"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4BC5B916" w14:textId="67F3904F" w:rsidR="00F35980" w:rsidRPr="00F35980" w:rsidRDefault="00C5308B" w:rsidP="00F35980">
      <w:pPr>
        <w:widowControl w:val="0"/>
        <w:autoSpaceDE w:val="0"/>
        <w:autoSpaceDN w:val="0"/>
        <w:adjustRightInd w:val="0"/>
        <w:ind w:left="640" w:hanging="640"/>
        <w:rPr>
          <w:noProof/>
          <w:szCs w:val="24"/>
          <w:lang w:val="en-US"/>
        </w:rPr>
      </w:pPr>
      <w:r>
        <w:rPr>
          <w:b/>
          <w:szCs w:val="24"/>
        </w:rPr>
        <w:lastRenderedPageBreak/>
        <w:fldChar w:fldCharType="begin" w:fldLock="1"/>
      </w:r>
      <w:r>
        <w:rPr>
          <w:b/>
          <w:szCs w:val="24"/>
        </w:rPr>
        <w:instrText xml:space="preserve">ADDIN Mendeley Bibliography CSL_BIBLIOGRAPHY </w:instrText>
      </w:r>
      <w:r>
        <w:rPr>
          <w:b/>
          <w:szCs w:val="24"/>
        </w:rPr>
        <w:fldChar w:fldCharType="separate"/>
      </w:r>
      <w:r w:rsidR="00F35980" w:rsidRPr="00F35980">
        <w:rPr>
          <w:noProof/>
          <w:szCs w:val="24"/>
          <w:lang w:val="en-US"/>
        </w:rPr>
        <w:t>1.</w:t>
      </w:r>
      <w:r w:rsidR="00F35980" w:rsidRPr="00F35980">
        <w:rPr>
          <w:noProof/>
          <w:szCs w:val="24"/>
          <w:lang w:val="en-US"/>
        </w:rPr>
        <w:tab/>
        <w:t xml:space="preserve">Streicker, D. G., Fenton, A. &amp; Pedersen, A. B. 2013 Differential sources of host species heterogeneity influence the transmission and control of multihost parasites. </w:t>
      </w:r>
      <w:r w:rsidR="00F35980" w:rsidRPr="00F35980">
        <w:rPr>
          <w:i/>
          <w:iCs/>
          <w:noProof/>
          <w:szCs w:val="24"/>
          <w:lang w:val="en-US"/>
        </w:rPr>
        <w:t>Ecol. Lett.</w:t>
      </w:r>
      <w:r w:rsidR="00F35980" w:rsidRPr="00F35980">
        <w:rPr>
          <w:noProof/>
          <w:szCs w:val="24"/>
          <w:lang w:val="en-US"/>
        </w:rPr>
        <w:t xml:space="preserve"> </w:t>
      </w:r>
      <w:r w:rsidR="00F35980" w:rsidRPr="00F35980">
        <w:rPr>
          <w:b/>
          <w:bCs/>
          <w:noProof/>
          <w:szCs w:val="24"/>
          <w:lang w:val="en-US"/>
        </w:rPr>
        <w:t>16</w:t>
      </w:r>
      <w:r w:rsidR="00F35980" w:rsidRPr="00F35980">
        <w:rPr>
          <w:noProof/>
          <w:szCs w:val="24"/>
          <w:lang w:val="en-US"/>
        </w:rPr>
        <w:t>, 975–984. (doi:10.1111/ele.12122)</w:t>
      </w:r>
    </w:p>
    <w:p w14:paraId="7B5A5B0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w:t>
      </w:r>
      <w:r w:rsidRPr="00F35980">
        <w:rPr>
          <w:noProof/>
          <w:szCs w:val="24"/>
          <w:lang w:val="en-US"/>
        </w:rPr>
        <w:tab/>
        <w:t xml:space="preserve">Viana, M., Mancy, R., Biek, R., Cleaveland, S., Cross, P. C., Lloyd-Smith, J. O. &amp; Haydon, D. T. 2014 Assembling evidence for identifying reservoirs of infection. </w:t>
      </w:r>
      <w:r w:rsidRPr="00F35980">
        <w:rPr>
          <w:i/>
          <w:iCs/>
          <w:noProof/>
          <w:szCs w:val="24"/>
          <w:lang w:val="en-US"/>
        </w:rPr>
        <w:t>Trends Ecol. Evol.</w:t>
      </w:r>
      <w:r w:rsidRPr="00F35980">
        <w:rPr>
          <w:noProof/>
          <w:szCs w:val="24"/>
          <w:lang w:val="en-US"/>
        </w:rPr>
        <w:t xml:space="preserve"> </w:t>
      </w:r>
      <w:r w:rsidRPr="00F35980">
        <w:rPr>
          <w:b/>
          <w:bCs/>
          <w:noProof/>
          <w:szCs w:val="24"/>
          <w:lang w:val="en-US"/>
        </w:rPr>
        <w:t>29</w:t>
      </w:r>
      <w:r w:rsidRPr="00F35980">
        <w:rPr>
          <w:noProof/>
          <w:szCs w:val="24"/>
          <w:lang w:val="en-US"/>
        </w:rPr>
        <w:t>, 270–279. (doi:10.1016/j.tree.2014.03.002)</w:t>
      </w:r>
    </w:p>
    <w:p w14:paraId="54640EA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w:t>
      </w:r>
      <w:r w:rsidRPr="00F35980">
        <w:rPr>
          <w:noProof/>
          <w:szCs w:val="24"/>
          <w:lang w:val="en-US"/>
        </w:rPr>
        <w:tab/>
        <w:t xml:space="preserve">Leggett, H. C., Buckling, A., Long, G. H. &amp; Boots, M. 2013 Generalism and the evolution of parasite virulence. </w:t>
      </w:r>
      <w:r w:rsidRPr="00F35980">
        <w:rPr>
          <w:i/>
          <w:iCs/>
          <w:noProof/>
          <w:szCs w:val="24"/>
          <w:lang w:val="en-US"/>
        </w:rPr>
        <w:t>Trends Ecol. Evol.</w:t>
      </w:r>
      <w:r w:rsidRPr="00F35980">
        <w:rPr>
          <w:noProof/>
          <w:szCs w:val="24"/>
          <w:lang w:val="en-US"/>
        </w:rPr>
        <w:t xml:space="preserve"> </w:t>
      </w:r>
      <w:r w:rsidRPr="00F35980">
        <w:rPr>
          <w:b/>
          <w:bCs/>
          <w:noProof/>
          <w:szCs w:val="24"/>
          <w:lang w:val="en-US"/>
        </w:rPr>
        <w:t>28</w:t>
      </w:r>
      <w:r w:rsidRPr="00F35980">
        <w:rPr>
          <w:noProof/>
          <w:szCs w:val="24"/>
          <w:lang w:val="en-US"/>
        </w:rPr>
        <w:t>, 592–596. (doi:10.1016/j.tree.2013.07.002)</w:t>
      </w:r>
    </w:p>
    <w:p w14:paraId="1D935CD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4.</w:t>
      </w:r>
      <w:r w:rsidRPr="00F35980">
        <w:rPr>
          <w:noProof/>
          <w:szCs w:val="24"/>
          <w:lang w:val="en-US"/>
        </w:rPr>
        <w:tab/>
        <w:t xml:space="preserve">Cleaveland, S., Laurenson, M. K. &amp; Taylor, L. H. 2001 Diseases of humans and their domestic mammals: pathogen characteristics, host range and the risk of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991–999. (doi:10.1098/rstb.2001.0889)</w:t>
      </w:r>
    </w:p>
    <w:p w14:paraId="395E3A3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5.</w:t>
      </w:r>
      <w:r w:rsidRPr="00F35980">
        <w:rPr>
          <w:noProof/>
          <w:szCs w:val="24"/>
          <w:lang w:val="en-US"/>
        </w:rPr>
        <w:tab/>
        <w:t xml:space="preserve">Woolhouse, M. E. J., Taylor, L. H. &amp; Haydon, D. T. 2001 Population Biology of Multihost Pathogens. </w:t>
      </w:r>
      <w:r w:rsidRPr="00F35980">
        <w:rPr>
          <w:i/>
          <w:iCs/>
          <w:noProof/>
          <w:szCs w:val="24"/>
          <w:lang w:val="en-US"/>
        </w:rPr>
        <w:t>Science (80-. ).</w:t>
      </w:r>
      <w:r w:rsidRPr="00F35980">
        <w:rPr>
          <w:noProof/>
          <w:szCs w:val="24"/>
          <w:lang w:val="en-US"/>
        </w:rPr>
        <w:t xml:space="preserve"> </w:t>
      </w:r>
      <w:r w:rsidRPr="00F35980">
        <w:rPr>
          <w:b/>
          <w:bCs/>
          <w:noProof/>
          <w:szCs w:val="24"/>
          <w:lang w:val="en-US"/>
        </w:rPr>
        <w:t>292</w:t>
      </w:r>
      <w:r w:rsidRPr="00F35980">
        <w:rPr>
          <w:noProof/>
          <w:szCs w:val="24"/>
          <w:lang w:val="en-US"/>
        </w:rPr>
        <w:t>, 1109–1112. (doi:10.1126/science.1059026)</w:t>
      </w:r>
    </w:p>
    <w:p w14:paraId="6EED199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6.</w:t>
      </w:r>
      <w:r w:rsidRPr="00F35980">
        <w:rPr>
          <w:noProof/>
          <w:szCs w:val="24"/>
          <w:lang w:val="en-US"/>
        </w:rPr>
        <w:tab/>
        <w:t xml:space="preserve">Taylor, L. H., Latham, S. M. &amp; Woolhouse, M. E. J. 2001 Risk factors for human disease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983–9. (doi:10.1098/rstb.2001.0888)</w:t>
      </w:r>
    </w:p>
    <w:p w14:paraId="18FB911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7.</w:t>
      </w:r>
      <w:r w:rsidRPr="00F35980">
        <w:rPr>
          <w:noProof/>
          <w:szCs w:val="24"/>
          <w:lang w:val="en-US"/>
        </w:rPr>
        <w:tab/>
        <w:t xml:space="preserve">Agosta, S. J., Janz, N. &amp; Brooks, D. R. 2010 How specialists can be generalists: resolving the ‘parasite paradox’ and implications for emerging infectious disease. </w:t>
      </w:r>
      <w:r w:rsidRPr="00F35980">
        <w:rPr>
          <w:i/>
          <w:iCs/>
          <w:noProof/>
          <w:szCs w:val="24"/>
          <w:lang w:val="en-US"/>
        </w:rPr>
        <w:t>Zoologia</w:t>
      </w:r>
      <w:r w:rsidRPr="00F35980">
        <w:rPr>
          <w:noProof/>
          <w:szCs w:val="24"/>
          <w:lang w:val="en-US"/>
        </w:rPr>
        <w:t xml:space="preserve"> </w:t>
      </w:r>
      <w:r w:rsidRPr="00F35980">
        <w:rPr>
          <w:b/>
          <w:bCs/>
          <w:noProof/>
          <w:szCs w:val="24"/>
          <w:lang w:val="en-US"/>
        </w:rPr>
        <w:t>27</w:t>
      </w:r>
      <w:r w:rsidRPr="00F35980">
        <w:rPr>
          <w:noProof/>
          <w:szCs w:val="24"/>
          <w:lang w:val="en-US"/>
        </w:rPr>
        <w:t>, 151–162. (doi:10.1590/S1984-46702010000200001)</w:t>
      </w:r>
    </w:p>
    <w:p w14:paraId="05FB0F0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8.</w:t>
      </w:r>
      <w:r w:rsidRPr="00F35980">
        <w:rPr>
          <w:noProof/>
          <w:szCs w:val="24"/>
          <w:lang w:val="en-US"/>
        </w:rPr>
        <w:tab/>
        <w:t xml:space="preserve">Nosil, P. &amp; Mooers, A. Ø. 2005 Testing hypotheses about ecological specialization using phylogenetic trees. </w:t>
      </w:r>
      <w:r w:rsidRPr="00F35980">
        <w:rPr>
          <w:i/>
          <w:iCs/>
          <w:noProof/>
          <w:szCs w:val="24"/>
          <w:lang w:val="en-US"/>
        </w:rPr>
        <w:t>Evolution (N. Y).</w:t>
      </w:r>
      <w:r w:rsidRPr="00F35980">
        <w:rPr>
          <w:noProof/>
          <w:szCs w:val="24"/>
          <w:lang w:val="en-US"/>
        </w:rPr>
        <w:t xml:space="preserve"> </w:t>
      </w:r>
      <w:r w:rsidRPr="00F35980">
        <w:rPr>
          <w:b/>
          <w:bCs/>
          <w:noProof/>
          <w:szCs w:val="24"/>
          <w:lang w:val="en-US"/>
        </w:rPr>
        <w:t>59</w:t>
      </w:r>
      <w:r w:rsidRPr="00F35980">
        <w:rPr>
          <w:noProof/>
          <w:szCs w:val="24"/>
          <w:lang w:val="en-US"/>
        </w:rPr>
        <w:t>, 2256. (doi:10.1554/05-169.1)</w:t>
      </w:r>
    </w:p>
    <w:p w14:paraId="0B7C654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9.</w:t>
      </w:r>
      <w:r w:rsidRPr="00F35980">
        <w:rPr>
          <w:noProof/>
          <w:szCs w:val="24"/>
          <w:lang w:val="en-US"/>
        </w:rPr>
        <w:tab/>
        <w:t xml:space="preserve">Johnson, K. P., Malenke, J. R. &amp; Clayton, D. H. 2009 Competition promotes the evolution of host generalists in obligate parasites. </w:t>
      </w:r>
      <w:r w:rsidRPr="00F35980">
        <w:rPr>
          <w:i/>
          <w:iCs/>
          <w:noProof/>
          <w:szCs w:val="24"/>
          <w:lang w:val="en-US"/>
        </w:rPr>
        <w:t>Proc. Biol. Sci.</w:t>
      </w:r>
      <w:r w:rsidRPr="00F35980">
        <w:rPr>
          <w:noProof/>
          <w:szCs w:val="24"/>
          <w:lang w:val="en-US"/>
        </w:rPr>
        <w:t xml:space="preserve"> </w:t>
      </w:r>
      <w:r w:rsidRPr="00F35980">
        <w:rPr>
          <w:b/>
          <w:bCs/>
          <w:noProof/>
          <w:szCs w:val="24"/>
          <w:lang w:val="en-US"/>
        </w:rPr>
        <w:t>276</w:t>
      </w:r>
      <w:r w:rsidRPr="00F35980">
        <w:rPr>
          <w:noProof/>
          <w:szCs w:val="24"/>
          <w:lang w:val="en-US"/>
        </w:rPr>
        <w:t>, 3921–6. (doi:10.1098/rspb.2009.1174)</w:t>
      </w:r>
    </w:p>
    <w:p w14:paraId="3E46E1B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10.</w:t>
      </w:r>
      <w:r w:rsidRPr="00F35980">
        <w:rPr>
          <w:noProof/>
          <w:szCs w:val="24"/>
          <w:lang w:val="en-US"/>
        </w:rPr>
        <w:tab/>
        <w:t xml:space="preserve">Mendlová, M. &amp; Šimková, A. 2014 Evolution of host specificity in monogeneans parasitizing African cichlid fish. </w:t>
      </w:r>
      <w:r w:rsidRPr="00F35980">
        <w:rPr>
          <w:i/>
          <w:iCs/>
          <w:noProof/>
          <w:szCs w:val="24"/>
          <w:lang w:val="en-US"/>
        </w:rPr>
        <w:t>Parasit. Vectors</w:t>
      </w:r>
      <w:r w:rsidRPr="00F35980">
        <w:rPr>
          <w:noProof/>
          <w:szCs w:val="24"/>
          <w:lang w:val="en-US"/>
        </w:rPr>
        <w:t xml:space="preserve"> </w:t>
      </w:r>
      <w:r w:rsidRPr="00F35980">
        <w:rPr>
          <w:b/>
          <w:bCs/>
          <w:noProof/>
          <w:szCs w:val="24"/>
          <w:lang w:val="en-US"/>
        </w:rPr>
        <w:t>7</w:t>
      </w:r>
      <w:r w:rsidRPr="00F35980">
        <w:rPr>
          <w:noProof/>
          <w:szCs w:val="24"/>
          <w:lang w:val="en-US"/>
        </w:rPr>
        <w:t>, 69. (doi:10.1186/1756-3305-7-69)</w:t>
      </w:r>
    </w:p>
    <w:p w14:paraId="404DD96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11.</w:t>
      </w:r>
      <w:r w:rsidRPr="00F35980">
        <w:rPr>
          <w:noProof/>
          <w:szCs w:val="24"/>
          <w:lang w:val="en-US"/>
        </w:rPr>
        <w:tab/>
        <w:t xml:space="preserve">Brunner, F. S. &amp; Eizaguirre, C. 2016 Can environmental change affect host-parasite mediated speciation? </w:t>
      </w:r>
      <w:r w:rsidRPr="00F35980">
        <w:rPr>
          <w:i/>
          <w:iCs/>
          <w:noProof/>
          <w:szCs w:val="24"/>
          <w:lang w:val="en-US"/>
        </w:rPr>
        <w:t>Zoology</w:t>
      </w:r>
      <w:r w:rsidRPr="00F35980">
        <w:rPr>
          <w:noProof/>
          <w:szCs w:val="24"/>
          <w:lang w:val="en-US"/>
        </w:rPr>
        <w:t xml:space="preserve"> </w:t>
      </w:r>
      <w:r w:rsidRPr="00F35980">
        <w:rPr>
          <w:b/>
          <w:bCs/>
          <w:noProof/>
          <w:szCs w:val="24"/>
          <w:lang w:val="en-US"/>
        </w:rPr>
        <w:t>in press</w:t>
      </w:r>
      <w:r w:rsidRPr="00F35980">
        <w:rPr>
          <w:noProof/>
          <w:szCs w:val="24"/>
          <w:lang w:val="en-US"/>
        </w:rPr>
        <w:t>, 1–11. (doi:10.1016/j.zool.2016.04.001)</w:t>
      </w:r>
    </w:p>
    <w:p w14:paraId="059B5AC2"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12.</w:t>
      </w:r>
      <w:r w:rsidRPr="00F35980">
        <w:rPr>
          <w:noProof/>
          <w:szCs w:val="24"/>
          <w:lang w:val="en-US"/>
        </w:rPr>
        <w:tab/>
        <w:t xml:space="preserve">Hoberg, E. P. &amp; Brooks, D. R. 2008 A macroevolutionary mosaic: episodic host-switching, geographical colonization and diversification in complex host-parasite systems. </w:t>
      </w:r>
      <w:r w:rsidRPr="00F35980">
        <w:rPr>
          <w:i/>
          <w:iCs/>
          <w:noProof/>
          <w:szCs w:val="24"/>
          <w:lang w:val="en-US"/>
        </w:rPr>
        <w:t>J. Biogeogr.</w:t>
      </w:r>
      <w:r w:rsidRPr="00F35980">
        <w:rPr>
          <w:noProof/>
          <w:szCs w:val="24"/>
          <w:lang w:val="en-US"/>
        </w:rPr>
        <w:t xml:space="preserve"> </w:t>
      </w:r>
      <w:r w:rsidRPr="00F35980">
        <w:rPr>
          <w:b/>
          <w:bCs/>
          <w:noProof/>
          <w:szCs w:val="24"/>
          <w:lang w:val="en-US"/>
        </w:rPr>
        <w:t>35</w:t>
      </w:r>
      <w:r w:rsidRPr="00F35980">
        <w:rPr>
          <w:noProof/>
          <w:szCs w:val="24"/>
          <w:lang w:val="en-US"/>
        </w:rPr>
        <w:t>, 1533–1550. (doi:10.1111/j.1365-2699.2008.01951.x)</w:t>
      </w:r>
    </w:p>
    <w:p w14:paraId="33F57961"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13.</w:t>
      </w:r>
      <w:r w:rsidRPr="00F35980">
        <w:rPr>
          <w:noProof/>
          <w:szCs w:val="24"/>
          <w:lang w:val="en-US"/>
        </w:rPr>
        <w:tab/>
        <w:t xml:space="preserve">Kuris, A. M., Blaustein, A. R. &amp; Alio, J. J. 1980 Hosts as Islands. </w:t>
      </w:r>
      <w:r w:rsidRPr="00F35980">
        <w:rPr>
          <w:i/>
          <w:iCs/>
          <w:noProof/>
          <w:szCs w:val="24"/>
          <w:lang w:val="en-US"/>
        </w:rPr>
        <w:t>Am. Nat.</w:t>
      </w:r>
      <w:r w:rsidRPr="00F35980">
        <w:rPr>
          <w:noProof/>
          <w:szCs w:val="24"/>
          <w:lang w:val="en-US"/>
        </w:rPr>
        <w:t xml:space="preserve"> </w:t>
      </w:r>
      <w:r w:rsidRPr="00F35980">
        <w:rPr>
          <w:b/>
          <w:bCs/>
          <w:noProof/>
          <w:szCs w:val="24"/>
          <w:lang w:val="en-US"/>
        </w:rPr>
        <w:t>116</w:t>
      </w:r>
      <w:r w:rsidRPr="00F35980">
        <w:rPr>
          <w:noProof/>
          <w:szCs w:val="24"/>
          <w:lang w:val="en-US"/>
        </w:rPr>
        <w:t xml:space="preserve">, 570–586. </w:t>
      </w:r>
    </w:p>
    <w:p w14:paraId="6B3E3AD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14.</w:t>
      </w:r>
      <w:r w:rsidRPr="00F35980">
        <w:rPr>
          <w:noProof/>
          <w:szCs w:val="24"/>
          <w:lang w:val="en-US"/>
        </w:rPr>
        <w:tab/>
        <w:t xml:space="preserve">Ezenwa, V. O., Price, S. A., Altizer, S., Vitone, N. D. &amp; Cook, K. C. 2006 Host traits and parasite species richness in even and odd-toed hoofed mammals, Artiodactyla and Perissodactyla. </w:t>
      </w:r>
      <w:r w:rsidRPr="00F35980">
        <w:rPr>
          <w:i/>
          <w:iCs/>
          <w:noProof/>
          <w:szCs w:val="24"/>
          <w:lang w:val="en-US"/>
        </w:rPr>
        <w:t>Oikos</w:t>
      </w:r>
      <w:r w:rsidRPr="00F35980">
        <w:rPr>
          <w:noProof/>
          <w:szCs w:val="24"/>
          <w:lang w:val="en-US"/>
        </w:rPr>
        <w:t xml:space="preserve"> </w:t>
      </w:r>
      <w:r w:rsidRPr="00F35980">
        <w:rPr>
          <w:b/>
          <w:bCs/>
          <w:noProof/>
          <w:szCs w:val="24"/>
          <w:lang w:val="en-US"/>
        </w:rPr>
        <w:t>115</w:t>
      </w:r>
      <w:r w:rsidRPr="00F35980">
        <w:rPr>
          <w:noProof/>
          <w:szCs w:val="24"/>
          <w:lang w:val="en-US"/>
        </w:rPr>
        <w:t xml:space="preserve">, 526–536. </w:t>
      </w:r>
    </w:p>
    <w:p w14:paraId="4D64BB6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15.</w:t>
      </w:r>
      <w:r w:rsidRPr="00F35980">
        <w:rPr>
          <w:noProof/>
          <w:szCs w:val="24"/>
          <w:lang w:val="en-US"/>
        </w:rPr>
        <w:tab/>
        <w:t xml:space="preserve">Guégan, J.-F., Lambert, A., Lévêque, C., Combes, C. &amp; Euzet, L. 1992 Can host body size explain the parasite species richness in tropical freshwater fishes? </w:t>
      </w:r>
      <w:r w:rsidRPr="00F35980">
        <w:rPr>
          <w:i/>
          <w:iCs/>
          <w:noProof/>
          <w:szCs w:val="24"/>
          <w:lang w:val="en-US"/>
        </w:rPr>
        <w:t>Oecologia</w:t>
      </w:r>
      <w:r w:rsidRPr="00F35980">
        <w:rPr>
          <w:noProof/>
          <w:szCs w:val="24"/>
          <w:lang w:val="en-US"/>
        </w:rPr>
        <w:t xml:space="preserve"> </w:t>
      </w:r>
      <w:r w:rsidRPr="00F35980">
        <w:rPr>
          <w:b/>
          <w:bCs/>
          <w:noProof/>
          <w:szCs w:val="24"/>
          <w:lang w:val="en-US"/>
        </w:rPr>
        <w:t>90</w:t>
      </w:r>
      <w:r w:rsidRPr="00F35980">
        <w:rPr>
          <w:noProof/>
          <w:szCs w:val="24"/>
          <w:lang w:val="en-US"/>
        </w:rPr>
        <w:t>, 197–204. (doi:10.1007/BF00317176)</w:t>
      </w:r>
    </w:p>
    <w:p w14:paraId="2C75273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16.</w:t>
      </w:r>
      <w:r w:rsidRPr="00F35980">
        <w:rPr>
          <w:noProof/>
          <w:szCs w:val="24"/>
          <w:lang w:val="en-US"/>
        </w:rPr>
        <w:tab/>
        <w:t xml:space="preserve">Benavides, J. A., Huchard, E., Pettorelli, N., King, A. J., Brown, M. E., Archer, C. E., Appleton, C. C., Raymond, M. &amp; Cowlishaw, G. 2012 From parasite encounter to infection: Multiple-scale drivers of parasite richness in a wild social primate population.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147</w:t>
      </w:r>
      <w:r w:rsidRPr="00F35980">
        <w:rPr>
          <w:noProof/>
          <w:szCs w:val="24"/>
          <w:lang w:val="en-US"/>
        </w:rPr>
        <w:t>, 52–63. (doi:10.1002/ajpa.21627)</w:t>
      </w:r>
    </w:p>
    <w:p w14:paraId="256E64E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17.</w:t>
      </w:r>
      <w:r w:rsidRPr="00F35980">
        <w:rPr>
          <w:noProof/>
          <w:szCs w:val="24"/>
          <w:lang w:val="en-US"/>
        </w:rPr>
        <w:tab/>
        <w:t xml:space="preserve">Poirotte, C., Basset, D., Willaume, E., Makaba, F., Kappeler, P. M. &amp; Charpentier, M. J. E. </w:t>
      </w:r>
      <w:r w:rsidRPr="00F35980">
        <w:rPr>
          <w:noProof/>
          <w:szCs w:val="24"/>
          <w:lang w:val="en-US"/>
        </w:rPr>
        <w:lastRenderedPageBreak/>
        <w:t xml:space="preserve">2016 Environmental and individual determinants of parasite richness across seasons in a free-ranging population of Mandrills ( </w:t>
      </w:r>
      <w:r w:rsidRPr="00F35980">
        <w:rPr>
          <w:i/>
          <w:iCs/>
          <w:noProof/>
          <w:szCs w:val="24"/>
          <w:lang w:val="en-US"/>
        </w:rPr>
        <w:t>M</w:t>
      </w:r>
      <w:r w:rsidRPr="00F35980">
        <w:rPr>
          <w:noProof/>
          <w:szCs w:val="24"/>
          <w:lang w:val="en-US"/>
        </w:rPr>
        <w:t xml:space="preserve"> </w:t>
      </w:r>
      <w:r w:rsidRPr="00F35980">
        <w:rPr>
          <w:i/>
          <w:iCs/>
          <w:noProof/>
          <w:szCs w:val="24"/>
          <w:lang w:val="en-US"/>
        </w:rPr>
        <w:t>andrillus sphinx)</w:t>
      </w:r>
      <w:r w:rsidRPr="00F35980">
        <w:rPr>
          <w:noProof/>
          <w:szCs w:val="24"/>
          <w:lang w:val="en-US"/>
        </w:rPr>
        <w:t xml:space="preserve">.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159</w:t>
      </w:r>
      <w:r w:rsidRPr="00F35980">
        <w:rPr>
          <w:noProof/>
          <w:szCs w:val="24"/>
          <w:lang w:val="en-US"/>
        </w:rPr>
        <w:t>, 442–456. (doi:10.1002/ajpa.22888)</w:t>
      </w:r>
    </w:p>
    <w:p w14:paraId="1722291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18.</w:t>
      </w:r>
      <w:r w:rsidRPr="00F35980">
        <w:rPr>
          <w:noProof/>
          <w:szCs w:val="24"/>
          <w:lang w:val="en-US"/>
        </w:rPr>
        <w:tab/>
        <w:t xml:space="preserve">Poulin, R. &amp; Rohde, K. 1997 Comparing the richness of metazoan ectoparasite communities of marine fishes: controlling for host phylogeny. </w:t>
      </w:r>
      <w:r w:rsidRPr="00F35980">
        <w:rPr>
          <w:i/>
          <w:iCs/>
          <w:noProof/>
          <w:szCs w:val="24"/>
          <w:lang w:val="en-US"/>
        </w:rPr>
        <w:t>Oecologia</w:t>
      </w:r>
      <w:r w:rsidRPr="00F35980">
        <w:rPr>
          <w:noProof/>
          <w:szCs w:val="24"/>
          <w:lang w:val="en-US"/>
        </w:rPr>
        <w:t xml:space="preserve"> </w:t>
      </w:r>
      <w:r w:rsidRPr="00F35980">
        <w:rPr>
          <w:b/>
          <w:bCs/>
          <w:noProof/>
          <w:szCs w:val="24"/>
          <w:lang w:val="en-US"/>
        </w:rPr>
        <w:t>110</w:t>
      </w:r>
      <w:r w:rsidRPr="00F35980">
        <w:rPr>
          <w:noProof/>
          <w:szCs w:val="24"/>
          <w:lang w:val="en-US"/>
        </w:rPr>
        <w:t>, 278–283. (doi:10.1007/s004420050160)</w:t>
      </w:r>
    </w:p>
    <w:p w14:paraId="14904203"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19.</w:t>
      </w:r>
      <w:r w:rsidRPr="00F35980">
        <w:rPr>
          <w:noProof/>
          <w:szCs w:val="24"/>
          <w:lang w:val="en-US"/>
        </w:rPr>
        <w:tab/>
        <w:t xml:space="preserve">Poulin, R., Krasnov, B. R. &amp; Mouillot, D. 2011 Host specificity in phylogenetic and geographic space. </w:t>
      </w:r>
      <w:r w:rsidRPr="00F35980">
        <w:rPr>
          <w:i/>
          <w:iCs/>
          <w:noProof/>
          <w:szCs w:val="24"/>
          <w:lang w:val="en-US"/>
        </w:rPr>
        <w:t>Trends Parasitol.</w:t>
      </w:r>
      <w:r w:rsidRPr="00F35980">
        <w:rPr>
          <w:noProof/>
          <w:szCs w:val="24"/>
          <w:lang w:val="en-US"/>
        </w:rPr>
        <w:t xml:space="preserve"> </w:t>
      </w:r>
      <w:r w:rsidRPr="00F35980">
        <w:rPr>
          <w:b/>
          <w:bCs/>
          <w:noProof/>
          <w:szCs w:val="24"/>
          <w:lang w:val="en-US"/>
        </w:rPr>
        <w:t>27</w:t>
      </w:r>
      <w:r w:rsidRPr="00F35980">
        <w:rPr>
          <w:noProof/>
          <w:szCs w:val="24"/>
          <w:lang w:val="en-US"/>
        </w:rPr>
        <w:t>, 355–361. (doi:10.1016/j.pt.2011.05.003)</w:t>
      </w:r>
    </w:p>
    <w:p w14:paraId="7D4125F5"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20.</w:t>
      </w:r>
      <w:r w:rsidRPr="00F35980">
        <w:rPr>
          <w:noProof/>
          <w:szCs w:val="24"/>
          <w:lang w:val="en-US"/>
        </w:rPr>
        <w:tab/>
        <w:t xml:space="preserve">Strona, G., Palomares, M. L. D., Bailly, N., Galli, P. &amp; Lafferty, K. D. 2013 Host range, host ecology, and distribution of more than 11 800 fish parasite species. </w:t>
      </w:r>
      <w:r w:rsidRPr="00F35980">
        <w:rPr>
          <w:i/>
          <w:iCs/>
          <w:noProof/>
          <w:szCs w:val="24"/>
          <w:lang w:val="en-US"/>
        </w:rPr>
        <w:t>Ecology</w:t>
      </w:r>
      <w:r w:rsidRPr="00F35980">
        <w:rPr>
          <w:noProof/>
          <w:szCs w:val="24"/>
          <w:lang w:val="en-US"/>
        </w:rPr>
        <w:t xml:space="preserve"> </w:t>
      </w:r>
      <w:r w:rsidRPr="00F35980">
        <w:rPr>
          <w:b/>
          <w:bCs/>
          <w:noProof/>
          <w:szCs w:val="24"/>
          <w:lang w:val="en-US"/>
        </w:rPr>
        <w:t>94</w:t>
      </w:r>
      <w:r w:rsidRPr="00F35980">
        <w:rPr>
          <w:noProof/>
          <w:szCs w:val="24"/>
          <w:lang w:val="en-US"/>
        </w:rPr>
        <w:t>, 544. (doi:10.1890/12-1419.1)</w:t>
      </w:r>
    </w:p>
    <w:p w14:paraId="475A230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21.</w:t>
      </w:r>
      <w:r w:rsidRPr="00F35980">
        <w:rPr>
          <w:noProof/>
          <w:szCs w:val="24"/>
          <w:lang w:val="en-US"/>
        </w:rPr>
        <w:tab/>
        <w:t xml:space="preserve">Poulin, R. 1998 Host specificity. In </w:t>
      </w:r>
      <w:r w:rsidRPr="00F35980">
        <w:rPr>
          <w:i/>
          <w:iCs/>
          <w:noProof/>
          <w:szCs w:val="24"/>
          <w:lang w:val="en-US"/>
        </w:rPr>
        <w:t>Evolutionary ecology of parasites: from individuals to communities</w:t>
      </w:r>
      <w:r w:rsidRPr="00F35980">
        <w:rPr>
          <w:noProof/>
          <w:szCs w:val="24"/>
          <w:lang w:val="en-US"/>
        </w:rPr>
        <w:t xml:space="preserve">, London, UK: Chapman and Hall. </w:t>
      </w:r>
    </w:p>
    <w:p w14:paraId="67FEF3F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22.</w:t>
      </w:r>
      <w:r w:rsidRPr="00F35980">
        <w:rPr>
          <w:noProof/>
          <w:szCs w:val="24"/>
          <w:lang w:val="en-US"/>
        </w:rPr>
        <w:tab/>
        <w:t xml:space="preserve">Bellay, S., Oliveira, E. F., Almeida-Neto, M., Mello, M. A. R., Takemoto, R. M. &amp; Luque, J. L. 2015 Ectoparasites and endoparasites of fish form networks with different structures. </w:t>
      </w:r>
      <w:r w:rsidRPr="00F35980">
        <w:rPr>
          <w:i/>
          <w:iCs/>
          <w:noProof/>
          <w:szCs w:val="24"/>
          <w:lang w:val="en-US"/>
        </w:rPr>
        <w:t>Parasitology</w:t>
      </w:r>
      <w:r w:rsidRPr="00F35980">
        <w:rPr>
          <w:noProof/>
          <w:szCs w:val="24"/>
          <w:lang w:val="en-US"/>
        </w:rPr>
        <w:t xml:space="preserve"> </w:t>
      </w:r>
      <w:r w:rsidRPr="00F35980">
        <w:rPr>
          <w:b/>
          <w:bCs/>
          <w:noProof/>
          <w:szCs w:val="24"/>
          <w:lang w:val="en-US"/>
        </w:rPr>
        <w:t>142</w:t>
      </w:r>
      <w:r w:rsidRPr="00F35980">
        <w:rPr>
          <w:noProof/>
          <w:szCs w:val="24"/>
          <w:lang w:val="en-US"/>
        </w:rPr>
        <w:t>, 901–909. (doi:10.1017/S0031182015000128)</w:t>
      </w:r>
    </w:p>
    <w:p w14:paraId="3AE374C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23.</w:t>
      </w:r>
      <w:r w:rsidRPr="00F35980">
        <w:rPr>
          <w:noProof/>
          <w:szCs w:val="24"/>
          <w:lang w:val="en-US"/>
        </w:rPr>
        <w:tab/>
        <w:t xml:space="preserve">Poulin, R. &amp; Morand, S. 2004 </w:t>
      </w:r>
      <w:r w:rsidRPr="00F35980">
        <w:rPr>
          <w:i/>
          <w:iCs/>
          <w:noProof/>
          <w:szCs w:val="24"/>
          <w:lang w:val="en-US"/>
        </w:rPr>
        <w:t>Parasite Biodiversity</w:t>
      </w:r>
      <w:r w:rsidRPr="00F35980">
        <w:rPr>
          <w:noProof/>
          <w:szCs w:val="24"/>
          <w:lang w:val="en-US"/>
        </w:rPr>
        <w:t xml:space="preserve">. Washington, D.C.: Smithsonian Institution. </w:t>
      </w:r>
    </w:p>
    <w:p w14:paraId="4303A26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24.</w:t>
      </w:r>
      <w:r w:rsidRPr="00F35980">
        <w:rPr>
          <w:noProof/>
          <w:szCs w:val="24"/>
          <w:lang w:val="en-US"/>
        </w:rPr>
        <w:tab/>
        <w:t xml:space="preserve">Molnár, P. K., Kutz, S. J., Hoar, B. M. &amp; Dobson, A. P. 2013 Metabolic approaches to understanding climate change impacts on seasonal host-macroparasite dynamics. </w:t>
      </w:r>
      <w:r w:rsidRPr="00F35980">
        <w:rPr>
          <w:i/>
          <w:iCs/>
          <w:noProof/>
          <w:szCs w:val="24"/>
          <w:lang w:val="en-US"/>
        </w:rPr>
        <w:t>Ecol. Lett.</w:t>
      </w:r>
      <w:r w:rsidRPr="00F35980">
        <w:rPr>
          <w:noProof/>
          <w:szCs w:val="24"/>
          <w:lang w:val="en-US"/>
        </w:rPr>
        <w:t xml:space="preserve"> </w:t>
      </w:r>
      <w:r w:rsidRPr="00F35980">
        <w:rPr>
          <w:b/>
          <w:bCs/>
          <w:noProof/>
          <w:szCs w:val="24"/>
          <w:lang w:val="en-US"/>
        </w:rPr>
        <w:t>16</w:t>
      </w:r>
      <w:r w:rsidRPr="00F35980">
        <w:rPr>
          <w:noProof/>
          <w:szCs w:val="24"/>
          <w:lang w:val="en-US"/>
        </w:rPr>
        <w:t>, 9–21. (doi:10.1111/ele.12022)</w:t>
      </w:r>
    </w:p>
    <w:p w14:paraId="7D7B08E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25.</w:t>
      </w:r>
      <w:r w:rsidRPr="00F35980">
        <w:rPr>
          <w:noProof/>
          <w:szCs w:val="24"/>
          <w:lang w:val="en-US"/>
        </w:rPr>
        <w:tab/>
        <w:t xml:space="preserve">Morand, S., Simková, A., Matejusová, I., Plaisance, L., Verneau, O. &amp; Desdevises, Y. 2002 Investigating patterns may reveal processes: evolutionary ecology of ectoparasitic monogeneans. </w:t>
      </w:r>
      <w:r w:rsidRPr="00F35980">
        <w:rPr>
          <w:i/>
          <w:iCs/>
          <w:noProof/>
          <w:szCs w:val="24"/>
          <w:lang w:val="en-US"/>
        </w:rPr>
        <w:t>Int. J. Parasitol.</w:t>
      </w:r>
      <w:r w:rsidRPr="00F35980">
        <w:rPr>
          <w:noProof/>
          <w:szCs w:val="24"/>
          <w:lang w:val="en-US"/>
        </w:rPr>
        <w:t xml:space="preserve"> </w:t>
      </w:r>
      <w:r w:rsidRPr="00F35980">
        <w:rPr>
          <w:b/>
          <w:bCs/>
          <w:noProof/>
          <w:szCs w:val="24"/>
          <w:lang w:val="en-US"/>
        </w:rPr>
        <w:t>32</w:t>
      </w:r>
      <w:r w:rsidRPr="00F35980">
        <w:rPr>
          <w:noProof/>
          <w:szCs w:val="24"/>
          <w:lang w:val="en-US"/>
        </w:rPr>
        <w:t>, 111–119. (doi:10.1016/S0020-7519(01)00347-2)</w:t>
      </w:r>
    </w:p>
    <w:p w14:paraId="7411C043"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26.</w:t>
      </w:r>
      <w:r w:rsidRPr="00F35980">
        <w:rPr>
          <w:noProof/>
          <w:szCs w:val="24"/>
          <w:lang w:val="en-US"/>
        </w:rPr>
        <w:tab/>
        <w:t xml:space="preserve">Geritz, S. A. H., Kisdi, É., Meszéna, G. &amp; Metz, J. A. J. 1998 Evolutionarily singular strategies and the adaptive growth and branching of the evolutionary tree. </w:t>
      </w:r>
      <w:r w:rsidRPr="00F35980">
        <w:rPr>
          <w:i/>
          <w:iCs/>
          <w:noProof/>
          <w:szCs w:val="24"/>
          <w:lang w:val="en-US"/>
        </w:rPr>
        <w:t>Evol. Ecol.</w:t>
      </w:r>
      <w:r w:rsidRPr="00F35980">
        <w:rPr>
          <w:noProof/>
          <w:szCs w:val="24"/>
          <w:lang w:val="en-US"/>
        </w:rPr>
        <w:t xml:space="preserve"> </w:t>
      </w:r>
      <w:r w:rsidRPr="00F35980">
        <w:rPr>
          <w:b/>
          <w:bCs/>
          <w:noProof/>
          <w:szCs w:val="24"/>
          <w:lang w:val="en-US"/>
        </w:rPr>
        <w:t>12</w:t>
      </w:r>
      <w:r w:rsidRPr="00F35980">
        <w:rPr>
          <w:noProof/>
          <w:szCs w:val="24"/>
          <w:lang w:val="en-US"/>
        </w:rPr>
        <w:t>, 35–57. (doi:10.1023/A:1006554906681)</w:t>
      </w:r>
    </w:p>
    <w:p w14:paraId="6809C0A6" w14:textId="623CC775"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27.</w:t>
      </w:r>
      <w:r w:rsidRPr="00F35980">
        <w:rPr>
          <w:noProof/>
          <w:szCs w:val="24"/>
          <w:lang w:val="en-US"/>
        </w:rPr>
        <w:tab/>
        <w:t xml:space="preserve">Hurford, A., Cownden, D. &amp; Day, T. 2010 Next-generation tools for evolutionary invasion analyses. </w:t>
      </w:r>
      <w:r w:rsidRPr="00F35980">
        <w:rPr>
          <w:i/>
          <w:iCs/>
          <w:noProof/>
          <w:szCs w:val="24"/>
          <w:lang w:val="en-US"/>
        </w:rPr>
        <w:t>J. R. Soc. Interface</w:t>
      </w:r>
      <w:r w:rsidRPr="00F35980">
        <w:rPr>
          <w:noProof/>
          <w:szCs w:val="24"/>
          <w:lang w:val="en-US"/>
        </w:rPr>
        <w:t xml:space="preserve"> </w:t>
      </w:r>
      <w:r w:rsidRPr="00F35980">
        <w:rPr>
          <w:b/>
          <w:bCs/>
          <w:noProof/>
          <w:szCs w:val="24"/>
          <w:lang w:val="en-US"/>
        </w:rPr>
        <w:t>7</w:t>
      </w:r>
      <w:r w:rsidRPr="00F35980">
        <w:rPr>
          <w:noProof/>
          <w:szCs w:val="24"/>
          <w:lang w:val="en-US"/>
        </w:rPr>
        <w:t>, 561–571. (doi:10.1098/rsif.2009.0448)</w:t>
      </w:r>
      <w:r w:rsidR="00117852" w:rsidRPr="00117852">
        <w:t xml:space="preserve"> </w:t>
      </w:r>
      <w:bookmarkStart w:id="59" w:name="_GoBack"/>
      <w:r w:rsidR="00117852" w:rsidRPr="00117852">
        <w:rPr>
          <w:noProof/>
          <w:szCs w:val="24"/>
          <w:lang w:val="en-US"/>
        </w:rPr>
        <w:t>http://yahoo.com/</w:t>
      </w:r>
      <w:bookmarkEnd w:id="59"/>
    </w:p>
    <w:p w14:paraId="5930995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28.</w:t>
      </w:r>
      <w:r w:rsidRPr="00F35980">
        <w:rPr>
          <w:noProof/>
          <w:szCs w:val="24"/>
          <w:lang w:val="en-US"/>
        </w:rPr>
        <w:tab/>
        <w:t xml:space="preserve">Savage, V. M., Gillooly, J. F., Woodruff, W. H., West, G. B., Allen, A. P., Enquist, B. J. &amp; Brown, J. H. 2004 The predominance of quarter-power scaling in biology. </w:t>
      </w:r>
      <w:r w:rsidRPr="00F35980">
        <w:rPr>
          <w:i/>
          <w:iCs/>
          <w:noProof/>
          <w:szCs w:val="24"/>
          <w:lang w:val="en-US"/>
        </w:rPr>
        <w:t>Funct. Ecol.</w:t>
      </w:r>
      <w:r w:rsidRPr="00F35980">
        <w:rPr>
          <w:noProof/>
          <w:szCs w:val="24"/>
          <w:lang w:val="en-US"/>
        </w:rPr>
        <w:t xml:space="preserve"> </w:t>
      </w:r>
      <w:r w:rsidRPr="00F35980">
        <w:rPr>
          <w:b/>
          <w:bCs/>
          <w:noProof/>
          <w:szCs w:val="24"/>
          <w:lang w:val="en-US"/>
        </w:rPr>
        <w:t>18</w:t>
      </w:r>
      <w:r w:rsidRPr="00F35980">
        <w:rPr>
          <w:noProof/>
          <w:szCs w:val="24"/>
          <w:lang w:val="en-US"/>
        </w:rPr>
        <w:t xml:space="preserve">, 257–282. </w:t>
      </w:r>
    </w:p>
    <w:p w14:paraId="38767951"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29.</w:t>
      </w:r>
      <w:r w:rsidRPr="00F35980">
        <w:rPr>
          <w:noProof/>
          <w:szCs w:val="24"/>
          <w:lang w:val="en-US"/>
        </w:rPr>
        <w:tab/>
        <w:t xml:space="preserve">Froese, R., Pauly, D. &amp; Editors 2015 FishBase. </w:t>
      </w:r>
    </w:p>
    <w:p w14:paraId="3418D771"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30.</w:t>
      </w:r>
      <w:r w:rsidRPr="00F35980">
        <w:rPr>
          <w:noProof/>
          <w:szCs w:val="24"/>
          <w:lang w:val="en-US"/>
        </w:rPr>
        <w:tab/>
        <w:t xml:space="preserve">McGinnis, S. &amp; Madden, T. L. 2004 BLAST: at the core of a powerful and diverse set of sequence analysis tools. </w:t>
      </w:r>
      <w:r w:rsidRPr="00F35980">
        <w:rPr>
          <w:i/>
          <w:iCs/>
          <w:noProof/>
          <w:szCs w:val="24"/>
          <w:lang w:val="en-US"/>
        </w:rPr>
        <w:t>Nucleic Acids Res.</w:t>
      </w:r>
      <w:r w:rsidRPr="00F35980">
        <w:rPr>
          <w:noProof/>
          <w:szCs w:val="24"/>
          <w:lang w:val="en-US"/>
        </w:rPr>
        <w:t xml:space="preserve"> </w:t>
      </w:r>
      <w:r w:rsidRPr="00F35980">
        <w:rPr>
          <w:b/>
          <w:bCs/>
          <w:noProof/>
          <w:szCs w:val="24"/>
          <w:lang w:val="en-US"/>
        </w:rPr>
        <w:t>32</w:t>
      </w:r>
      <w:r w:rsidRPr="00F35980">
        <w:rPr>
          <w:noProof/>
          <w:szCs w:val="24"/>
          <w:lang w:val="en-US"/>
        </w:rPr>
        <w:t>, W20–W25. (doi:10.1093/nar/gkh435)</w:t>
      </w:r>
    </w:p>
    <w:p w14:paraId="380DDAA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31.</w:t>
      </w:r>
      <w:r w:rsidRPr="00F35980">
        <w:rPr>
          <w:noProof/>
          <w:szCs w:val="24"/>
          <w:lang w:val="en-US"/>
        </w:rPr>
        <w:tab/>
        <w:t xml:space="preserve">Rice, P., Longden, I. &amp; Bleasby, A. 2000 EMBOSS: The European Molecular Biology Open Software Suite. </w:t>
      </w:r>
      <w:r w:rsidRPr="00F35980">
        <w:rPr>
          <w:i/>
          <w:iCs/>
          <w:noProof/>
          <w:szCs w:val="24"/>
          <w:lang w:val="en-US"/>
        </w:rPr>
        <w:t>Trends Genet.</w:t>
      </w:r>
      <w:r w:rsidRPr="00F35980">
        <w:rPr>
          <w:noProof/>
          <w:szCs w:val="24"/>
          <w:lang w:val="en-US"/>
        </w:rPr>
        <w:t xml:space="preserve"> </w:t>
      </w:r>
      <w:r w:rsidRPr="00F35980">
        <w:rPr>
          <w:b/>
          <w:bCs/>
          <w:noProof/>
          <w:szCs w:val="24"/>
          <w:lang w:val="en-US"/>
        </w:rPr>
        <w:t>16</w:t>
      </w:r>
      <w:r w:rsidRPr="00F35980">
        <w:rPr>
          <w:noProof/>
          <w:szCs w:val="24"/>
          <w:lang w:val="en-US"/>
        </w:rPr>
        <w:t>, 276–277. (doi:10.1016/S0168-9525(00)02024-2)</w:t>
      </w:r>
    </w:p>
    <w:p w14:paraId="068AE36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32.</w:t>
      </w:r>
      <w:r w:rsidRPr="00F35980">
        <w:rPr>
          <w:noProof/>
          <w:szCs w:val="24"/>
          <w:lang w:val="en-US"/>
        </w:rPr>
        <w:tab/>
        <w:t xml:space="preserve">Capella-Gutiérrez, S., Silla-Martínez, J. M. &amp; Gabaldón, T. 2009 trimAl: a tool for automated alignment trimming in large-scale phylogenetic analyses. </w:t>
      </w:r>
      <w:r w:rsidRPr="00F35980">
        <w:rPr>
          <w:i/>
          <w:iCs/>
          <w:noProof/>
          <w:szCs w:val="24"/>
          <w:lang w:val="en-US"/>
        </w:rPr>
        <w:t>Bioinformatics</w:t>
      </w:r>
      <w:r w:rsidRPr="00F35980">
        <w:rPr>
          <w:noProof/>
          <w:szCs w:val="24"/>
          <w:lang w:val="en-US"/>
        </w:rPr>
        <w:t xml:space="preserve"> </w:t>
      </w:r>
      <w:r w:rsidRPr="00F35980">
        <w:rPr>
          <w:b/>
          <w:bCs/>
          <w:noProof/>
          <w:szCs w:val="24"/>
          <w:lang w:val="en-US"/>
        </w:rPr>
        <w:t>25</w:t>
      </w:r>
      <w:r w:rsidRPr="00F35980">
        <w:rPr>
          <w:noProof/>
          <w:szCs w:val="24"/>
          <w:lang w:val="en-US"/>
        </w:rPr>
        <w:t>, 1972–1973. (doi:10.1093/bioinformatics/btp348)</w:t>
      </w:r>
    </w:p>
    <w:p w14:paraId="1942EE5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33.</w:t>
      </w:r>
      <w:r w:rsidRPr="00F35980">
        <w:rPr>
          <w:noProof/>
          <w:szCs w:val="24"/>
          <w:lang w:val="en-US"/>
        </w:rPr>
        <w:tab/>
        <w:t xml:space="preserve">Kimura, M. 1980 A simple method for estimating evolutionary rates of base substitutions through comparative studies of nucleotide sequences. </w:t>
      </w:r>
      <w:r w:rsidRPr="00F35980">
        <w:rPr>
          <w:i/>
          <w:iCs/>
          <w:noProof/>
          <w:szCs w:val="24"/>
          <w:lang w:val="en-US"/>
        </w:rPr>
        <w:t>J. Mol. Evol.</w:t>
      </w:r>
      <w:r w:rsidRPr="00F35980">
        <w:rPr>
          <w:noProof/>
          <w:szCs w:val="24"/>
          <w:lang w:val="en-US"/>
        </w:rPr>
        <w:t xml:space="preserve"> </w:t>
      </w:r>
      <w:r w:rsidRPr="00F35980">
        <w:rPr>
          <w:b/>
          <w:bCs/>
          <w:noProof/>
          <w:szCs w:val="24"/>
          <w:lang w:val="en-US"/>
        </w:rPr>
        <w:t>16</w:t>
      </w:r>
      <w:r w:rsidRPr="00F35980">
        <w:rPr>
          <w:noProof/>
          <w:szCs w:val="24"/>
          <w:lang w:val="en-US"/>
        </w:rPr>
        <w:t xml:space="preserve">, 111–120. </w:t>
      </w:r>
    </w:p>
    <w:p w14:paraId="37BE461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34.</w:t>
      </w:r>
      <w:r w:rsidRPr="00F35980">
        <w:rPr>
          <w:noProof/>
          <w:szCs w:val="24"/>
          <w:lang w:val="en-US"/>
        </w:rPr>
        <w:tab/>
        <w:t xml:space="preserve">Paradis, E., Claude, J. &amp; Strimmer, K. 2004 APE: Analyses of phylogenetics and evolution in R language. </w:t>
      </w:r>
      <w:r w:rsidRPr="00F35980">
        <w:rPr>
          <w:i/>
          <w:iCs/>
          <w:noProof/>
          <w:szCs w:val="24"/>
          <w:lang w:val="en-US"/>
        </w:rPr>
        <w:t>Bioinformatics</w:t>
      </w:r>
      <w:r w:rsidRPr="00F35980">
        <w:rPr>
          <w:noProof/>
          <w:szCs w:val="24"/>
          <w:lang w:val="en-US"/>
        </w:rPr>
        <w:t xml:space="preserve"> </w:t>
      </w:r>
      <w:r w:rsidRPr="00F35980">
        <w:rPr>
          <w:b/>
          <w:bCs/>
          <w:noProof/>
          <w:szCs w:val="24"/>
          <w:lang w:val="en-US"/>
        </w:rPr>
        <w:t>20</w:t>
      </w:r>
      <w:r w:rsidRPr="00F35980">
        <w:rPr>
          <w:noProof/>
          <w:szCs w:val="24"/>
          <w:lang w:val="en-US"/>
        </w:rPr>
        <w:t>, 289–290. (doi:10.1093/bioinformatics/btg412)</w:t>
      </w:r>
    </w:p>
    <w:p w14:paraId="19949D7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35.</w:t>
      </w:r>
      <w:r w:rsidRPr="00F35980">
        <w:rPr>
          <w:noProof/>
          <w:szCs w:val="24"/>
          <w:lang w:val="en-US"/>
        </w:rPr>
        <w:tab/>
        <w:t xml:space="preserve">Poulin, R. &amp; Mouillot, D. 2003 Parasite specialization from a phylogenetic perspective: a new index of host specificity. </w:t>
      </w:r>
      <w:r w:rsidRPr="00F35980">
        <w:rPr>
          <w:i/>
          <w:iCs/>
          <w:noProof/>
          <w:szCs w:val="24"/>
          <w:lang w:val="en-US"/>
        </w:rPr>
        <w:t>Parasitology</w:t>
      </w:r>
      <w:r w:rsidRPr="00F35980">
        <w:rPr>
          <w:noProof/>
          <w:szCs w:val="24"/>
          <w:lang w:val="en-US"/>
        </w:rPr>
        <w:t xml:space="preserve"> </w:t>
      </w:r>
      <w:r w:rsidRPr="00F35980">
        <w:rPr>
          <w:b/>
          <w:bCs/>
          <w:noProof/>
          <w:szCs w:val="24"/>
          <w:lang w:val="en-US"/>
        </w:rPr>
        <w:t>126</w:t>
      </w:r>
      <w:r w:rsidRPr="00F35980">
        <w:rPr>
          <w:noProof/>
          <w:szCs w:val="24"/>
          <w:lang w:val="en-US"/>
        </w:rPr>
        <w:t>, 473–480. (doi:10.1017/S0031182003002993)</w:t>
      </w:r>
    </w:p>
    <w:p w14:paraId="7569399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36.</w:t>
      </w:r>
      <w:r w:rsidRPr="00F35980">
        <w:rPr>
          <w:noProof/>
          <w:szCs w:val="24"/>
          <w:lang w:val="en-US"/>
        </w:rPr>
        <w:tab/>
        <w:t xml:space="preserve">Faith, D. P. 1992 Conservation evaluation and phylogenetic diversity. </w:t>
      </w:r>
      <w:r w:rsidRPr="00F35980">
        <w:rPr>
          <w:i/>
          <w:iCs/>
          <w:noProof/>
          <w:szCs w:val="24"/>
          <w:lang w:val="en-US"/>
        </w:rPr>
        <w:t>Biol. Conserv.</w:t>
      </w:r>
      <w:r w:rsidRPr="00F35980">
        <w:rPr>
          <w:noProof/>
          <w:szCs w:val="24"/>
          <w:lang w:val="en-US"/>
        </w:rPr>
        <w:t xml:space="preserve"> </w:t>
      </w:r>
      <w:r w:rsidRPr="00F35980">
        <w:rPr>
          <w:b/>
          <w:bCs/>
          <w:noProof/>
          <w:szCs w:val="24"/>
          <w:lang w:val="en-US"/>
        </w:rPr>
        <w:t>61</w:t>
      </w:r>
      <w:r w:rsidRPr="00F35980">
        <w:rPr>
          <w:noProof/>
          <w:szCs w:val="24"/>
          <w:lang w:val="en-US"/>
        </w:rPr>
        <w:t>, 1–10. (doi:10.1016/0006-3207(92)91201-3)</w:t>
      </w:r>
    </w:p>
    <w:p w14:paraId="60D33683"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37.</w:t>
      </w:r>
      <w:r w:rsidRPr="00F35980">
        <w:rPr>
          <w:noProof/>
          <w:szCs w:val="24"/>
          <w:lang w:val="en-US"/>
        </w:rPr>
        <w:tab/>
        <w:t xml:space="preserve">Schliep, K. P. 2011 phangorn: phylogenetic analysis in R. </w:t>
      </w:r>
      <w:r w:rsidRPr="00F35980">
        <w:rPr>
          <w:i/>
          <w:iCs/>
          <w:noProof/>
          <w:szCs w:val="24"/>
          <w:lang w:val="en-US"/>
        </w:rPr>
        <w:t>Bioinformatics</w:t>
      </w:r>
      <w:r w:rsidRPr="00F35980">
        <w:rPr>
          <w:noProof/>
          <w:szCs w:val="24"/>
          <w:lang w:val="en-US"/>
        </w:rPr>
        <w:t xml:space="preserve"> </w:t>
      </w:r>
      <w:r w:rsidRPr="00F35980">
        <w:rPr>
          <w:b/>
          <w:bCs/>
          <w:noProof/>
          <w:szCs w:val="24"/>
          <w:lang w:val="en-US"/>
        </w:rPr>
        <w:t>27</w:t>
      </w:r>
      <w:r w:rsidRPr="00F35980">
        <w:rPr>
          <w:noProof/>
          <w:szCs w:val="24"/>
          <w:lang w:val="en-US"/>
        </w:rPr>
        <w:t>, 592–593. (doi:10.1093/bioinformatics/btq706)</w:t>
      </w:r>
    </w:p>
    <w:p w14:paraId="21DF25B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38.</w:t>
      </w:r>
      <w:r w:rsidRPr="00F35980">
        <w:rPr>
          <w:noProof/>
          <w:szCs w:val="24"/>
          <w:lang w:val="en-US"/>
        </w:rPr>
        <w:tab/>
        <w:t xml:space="preserve">Kembel, S. W., Cowan, P. D., Helmus, M. R., Cornwell, W. K., Morlon, H., Ackerly, D. D., Blomberg, S. P. &amp; Webb, C. O. 2010 Picante: R tools for integrating phylogenies and ecology. </w:t>
      </w:r>
      <w:r w:rsidRPr="00F35980">
        <w:rPr>
          <w:i/>
          <w:iCs/>
          <w:noProof/>
          <w:szCs w:val="24"/>
          <w:lang w:val="en-US"/>
        </w:rPr>
        <w:t>Bioinformatics</w:t>
      </w:r>
      <w:r w:rsidRPr="00F35980">
        <w:rPr>
          <w:noProof/>
          <w:szCs w:val="24"/>
          <w:lang w:val="en-US"/>
        </w:rPr>
        <w:t xml:space="preserve"> </w:t>
      </w:r>
      <w:r w:rsidRPr="00F35980">
        <w:rPr>
          <w:b/>
          <w:bCs/>
          <w:noProof/>
          <w:szCs w:val="24"/>
          <w:lang w:val="en-US"/>
        </w:rPr>
        <w:t>26</w:t>
      </w:r>
      <w:r w:rsidRPr="00F35980">
        <w:rPr>
          <w:noProof/>
          <w:szCs w:val="24"/>
          <w:lang w:val="en-US"/>
        </w:rPr>
        <w:t>, 1463–1464. (doi:10.1093/bioinformatics/btq166)</w:t>
      </w:r>
    </w:p>
    <w:p w14:paraId="08B6CD6D" w14:textId="77777777" w:rsidR="00F35980" w:rsidRPr="00F35980" w:rsidRDefault="00F35980" w:rsidP="00F35980">
      <w:pPr>
        <w:widowControl w:val="0"/>
        <w:autoSpaceDE w:val="0"/>
        <w:autoSpaceDN w:val="0"/>
        <w:adjustRightInd w:val="0"/>
        <w:ind w:left="640" w:hanging="640"/>
        <w:rPr>
          <w:noProof/>
        </w:rPr>
      </w:pPr>
      <w:r w:rsidRPr="00F35980">
        <w:rPr>
          <w:noProof/>
          <w:szCs w:val="24"/>
          <w:lang w:val="en-US"/>
        </w:rPr>
        <w:t>39.</w:t>
      </w:r>
      <w:r w:rsidRPr="00F35980">
        <w:rPr>
          <w:noProof/>
          <w:szCs w:val="24"/>
          <w:lang w:val="en-US"/>
        </w:rPr>
        <w:tab/>
        <w:t xml:space="preserve">Smith, M. A., Rodriguez, J. J., Whitfield, J. B., Deans, A. R., Janzen, D. H., Hallwachs, W. &amp; </w:t>
      </w:r>
      <w:r w:rsidRPr="00F35980">
        <w:rPr>
          <w:noProof/>
          <w:szCs w:val="24"/>
          <w:lang w:val="en-US"/>
        </w:rPr>
        <w:lastRenderedPageBreak/>
        <w:t xml:space="preserve">Hebert, P. D. N. 2008 Extreme diversity of tropical parasitoid wasps exposed by iterative integration of natural history, DNA barcoding, morphology, and collections. </w:t>
      </w:r>
      <w:r w:rsidRPr="00F35980">
        <w:rPr>
          <w:i/>
          <w:iCs/>
          <w:noProof/>
          <w:szCs w:val="24"/>
          <w:lang w:val="en-US"/>
        </w:rPr>
        <w:t>Proc. Natl. Acad. Sci. U. S. A.</w:t>
      </w:r>
      <w:r w:rsidRPr="00F35980">
        <w:rPr>
          <w:noProof/>
          <w:szCs w:val="24"/>
          <w:lang w:val="en-US"/>
        </w:rPr>
        <w:t xml:space="preserve"> </w:t>
      </w:r>
      <w:r w:rsidRPr="00F35980">
        <w:rPr>
          <w:b/>
          <w:bCs/>
          <w:noProof/>
          <w:szCs w:val="24"/>
          <w:lang w:val="en-US"/>
        </w:rPr>
        <w:t>105</w:t>
      </w:r>
      <w:r w:rsidRPr="00F35980">
        <w:rPr>
          <w:noProof/>
          <w:szCs w:val="24"/>
          <w:lang w:val="en-US"/>
        </w:rPr>
        <w:t>, 12359–12364. (doi:10.1073/pnas.0805319105)</w:t>
      </w:r>
    </w:p>
    <w:p w14:paraId="18D6EB45" w14:textId="64882AC8" w:rsidR="006473CD" w:rsidRPr="006473CD" w:rsidRDefault="00C5308B" w:rsidP="00F35980">
      <w:pPr>
        <w:widowControl w:val="0"/>
        <w:autoSpaceDE w:val="0"/>
        <w:autoSpaceDN w:val="0"/>
        <w:adjustRightInd w:val="0"/>
        <w:ind w:left="640" w:hanging="640"/>
        <w:rPr>
          <w:b/>
          <w:szCs w:val="24"/>
        </w:rPr>
      </w:pPr>
      <w:r>
        <w:rPr>
          <w:b/>
          <w:szCs w:val="24"/>
        </w:rPr>
        <w:fldChar w:fldCharType="end"/>
      </w:r>
    </w:p>
    <w:p w14:paraId="08E45F7C" w14:textId="1D5C1D57" w:rsidR="006473CD" w:rsidRPr="006473CD" w:rsidRDefault="006473CD" w:rsidP="006473CD">
      <w:pPr>
        <w:widowControl w:val="0"/>
        <w:autoSpaceDE w:val="0"/>
        <w:autoSpaceDN w:val="0"/>
        <w:adjustRightInd w:val="0"/>
        <w:ind w:left="640" w:hanging="640"/>
        <w:rPr>
          <w:szCs w:val="24"/>
        </w:rPr>
      </w:pPr>
    </w:p>
    <w:p w14:paraId="3C2FC4B4" w14:textId="77777777" w:rsidR="006473CD" w:rsidRPr="006473CD" w:rsidRDefault="006473CD" w:rsidP="006473CD">
      <w:pPr>
        <w:rPr>
          <w:color w:val="323031"/>
          <w:szCs w:val="24"/>
        </w:rPr>
      </w:pPr>
      <w:r w:rsidRPr="006473CD">
        <w:rPr>
          <w:color w:val="323031"/>
          <w:szCs w:val="24"/>
        </w:rPr>
        <w:br w:type="page"/>
      </w:r>
    </w:p>
    <w:p w14:paraId="0F9A1120"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48FA309"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356E62C4" w14:textId="77777777" w:rsidR="006473CD" w:rsidRPr="006473CD" w:rsidRDefault="006473CD" w:rsidP="006473CD">
      <w:pPr>
        <w:rPr>
          <w:szCs w:val="24"/>
        </w:rPr>
      </w:pPr>
    </w:p>
    <w:p w14:paraId="66CFD284" w14:textId="77777777" w:rsidR="006473CD" w:rsidRPr="006473CD" w:rsidRDefault="006473CD" w:rsidP="006473CD">
      <w:pPr>
        <w:rPr>
          <w:szCs w:val="24"/>
        </w:rPr>
      </w:pPr>
    </w:p>
    <w:p w14:paraId="4DCBFF9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26187A47"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17C166" w14:textId="77777777" w:rsidR="006473CD" w:rsidRPr="006473CD" w:rsidRDefault="006473CD" w:rsidP="006473CD">
      <w:pPr>
        <w:rPr>
          <w:color w:val="333333"/>
          <w:szCs w:val="24"/>
          <w:shd w:val="clear" w:color="auto" w:fill="FFFFFF"/>
        </w:rPr>
      </w:pPr>
    </w:p>
    <w:p w14:paraId="6E632418" w14:textId="77777777" w:rsidR="006473CD" w:rsidRPr="006473CD" w:rsidRDefault="006473CD" w:rsidP="006473CD">
      <w:pPr>
        <w:rPr>
          <w:color w:val="333333"/>
          <w:szCs w:val="24"/>
          <w:shd w:val="clear" w:color="auto" w:fill="FFFFFF"/>
        </w:rPr>
      </w:pPr>
    </w:p>
    <w:p w14:paraId="6C6C95D7"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1CBD5351"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263207CB" w14:textId="77777777" w:rsidR="006473CD" w:rsidRPr="006473CD" w:rsidRDefault="006473CD" w:rsidP="006473CD">
      <w:pPr>
        <w:rPr>
          <w:szCs w:val="24"/>
        </w:rPr>
      </w:pPr>
    </w:p>
    <w:p w14:paraId="6861C784" w14:textId="77777777" w:rsidR="006473CD" w:rsidRPr="006473CD" w:rsidRDefault="006473CD" w:rsidP="006473CD">
      <w:pPr>
        <w:rPr>
          <w:b/>
          <w:szCs w:val="24"/>
        </w:rPr>
      </w:pPr>
    </w:p>
    <w:p w14:paraId="0A300BD1"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04203E0"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3B88F491" w14:textId="22A26E1C" w:rsidR="00F52FD6" w:rsidRDefault="00F52FD6" w:rsidP="00F52FD6">
      <w:pPr>
        <w:jc w:val="center"/>
        <w:rPr>
          <w:szCs w:val="24"/>
        </w:rPr>
      </w:pPr>
      <w:r w:rsidRPr="00F9382C">
        <w:rPr>
          <w:noProof/>
          <w:szCs w:val="24"/>
          <w:lang w:val="en-US" w:eastAsia="en-US"/>
        </w:rPr>
        <w:drawing>
          <wp:inline distT="0" distB="0" distL="0" distR="0" wp14:anchorId="4C66DB46" wp14:editId="20F6E1A0">
            <wp:extent cx="3543607" cy="3543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d_coi_vs_cytb.pdf"/>
                    <pic:cNvPicPr/>
                  </pic:nvPicPr>
                  <pic:blipFill>
                    <a:blip r:embed="rId21">
                      <a:extLst>
                        <a:ext uri="{28A0092B-C50C-407E-A947-70E740481C1C}">
                          <a14:useLocalDpi xmlns:a14="http://schemas.microsoft.com/office/drawing/2010/main" val="0"/>
                        </a:ext>
                      </a:extLst>
                    </a:blip>
                    <a:stretch>
                      <a:fillRect/>
                    </a:stretch>
                  </pic:blipFill>
                  <pic:spPr>
                    <a:xfrm>
                      <a:off x="0" y="0"/>
                      <a:ext cx="3551076" cy="3551076"/>
                    </a:xfrm>
                    <a:prstGeom prst="rect">
                      <a:avLst/>
                    </a:prstGeom>
                  </pic:spPr>
                </pic:pic>
              </a:graphicData>
            </a:graphic>
          </wp:inline>
        </w:drawing>
      </w:r>
    </w:p>
    <w:p w14:paraId="3A3A7EC2" w14:textId="478D1B3D" w:rsidR="00F52FD6" w:rsidRDefault="00F52FD6" w:rsidP="006473CD">
      <w:pPr>
        <w:rPr>
          <w:szCs w:val="24"/>
        </w:rPr>
      </w:pPr>
      <w:r>
        <w:rPr>
          <w:szCs w:val="24"/>
        </w:rPr>
        <w:t>Figure S1. Comparison of pairwise genetic distances between hosts generated from cytochrome oxidase 1 (CO1) sequences and cytochrome B (</w:t>
      </w:r>
      <w:proofErr w:type="spellStart"/>
      <w:r>
        <w:rPr>
          <w:szCs w:val="24"/>
        </w:rPr>
        <w:t>cytB</w:t>
      </w:r>
      <w:proofErr w:type="spellEnd"/>
      <w:r>
        <w:rPr>
          <w:szCs w:val="24"/>
        </w:rPr>
        <w:t>) sequences plotted against one to one line.</w:t>
      </w:r>
    </w:p>
    <w:p w14:paraId="07F37A2B" w14:textId="77777777" w:rsidR="00F52FD6" w:rsidRPr="006473CD" w:rsidRDefault="00F52FD6" w:rsidP="006473CD">
      <w:pPr>
        <w:rPr>
          <w:szCs w:val="24"/>
        </w:rPr>
      </w:pPr>
    </w:p>
    <w:p w14:paraId="3CBA821D" w14:textId="77777777" w:rsidR="00F52FD6" w:rsidRDefault="002A7AF6" w:rsidP="00F52FD6">
      <w:pPr>
        <w:jc w:val="center"/>
        <w:rPr>
          <w:szCs w:val="24"/>
        </w:rPr>
      </w:pPr>
      <w:r w:rsidRPr="00F9382C">
        <w:rPr>
          <w:noProof/>
          <w:szCs w:val="24"/>
          <w:lang w:val="en-US" w:eastAsia="en-US"/>
        </w:rPr>
        <w:lastRenderedPageBreak/>
        <w:drawing>
          <wp:inline distT="0" distB="0" distL="0" distR="0" wp14:anchorId="40573EFB" wp14:editId="490FE5F0">
            <wp:extent cx="3173767" cy="2933782"/>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d_distribution.pdf"/>
                    <pic:cNvPicPr/>
                  </pic:nvPicPr>
                  <pic:blipFill>
                    <a:blip r:embed="rId22">
                      <a:extLst>
                        <a:ext uri="{28A0092B-C50C-407E-A947-70E740481C1C}">
                          <a14:useLocalDpi xmlns:a14="http://schemas.microsoft.com/office/drawing/2010/main" val="0"/>
                        </a:ext>
                      </a:extLst>
                    </a:blip>
                    <a:stretch>
                      <a:fillRect/>
                    </a:stretch>
                  </pic:blipFill>
                  <pic:spPr>
                    <a:xfrm>
                      <a:off x="0" y="0"/>
                      <a:ext cx="3185121" cy="2944277"/>
                    </a:xfrm>
                    <a:prstGeom prst="rect">
                      <a:avLst/>
                    </a:prstGeom>
                  </pic:spPr>
                </pic:pic>
              </a:graphicData>
            </a:graphic>
          </wp:inline>
        </w:drawing>
      </w:r>
    </w:p>
    <w:p w14:paraId="5CEB4824" w14:textId="0B5AD518" w:rsidR="00F52FD6" w:rsidRDefault="00F52FD6" w:rsidP="006473CD">
      <w:pPr>
        <w:rPr>
          <w:szCs w:val="24"/>
        </w:rPr>
      </w:pPr>
      <w:r>
        <w:rPr>
          <w:szCs w:val="24"/>
        </w:rPr>
        <w:t xml:space="preserve">Figure S2. </w:t>
      </w:r>
      <w:proofErr w:type="gramStart"/>
      <w:r>
        <w:rPr>
          <w:szCs w:val="24"/>
        </w:rPr>
        <w:t>Distribution of genetic distances from all pairwise comparisons of hosts.</w:t>
      </w:r>
      <w:proofErr w:type="gramEnd"/>
    </w:p>
    <w:p w14:paraId="2F9B95FF" w14:textId="4BBD62ED" w:rsidR="006473CD" w:rsidRDefault="006473CD" w:rsidP="006473CD">
      <w:pPr>
        <w:rPr>
          <w:szCs w:val="24"/>
        </w:rPr>
      </w:pPr>
    </w:p>
    <w:p w14:paraId="455BA978" w14:textId="15EDD728" w:rsidR="00CA63A4" w:rsidRDefault="00CA63A4" w:rsidP="00284EB9">
      <w:pPr>
        <w:pStyle w:val="ListParagraph"/>
        <w:numPr>
          <w:ilvl w:val="0"/>
          <w:numId w:val="26"/>
        </w:numPr>
        <w:rPr>
          <w:szCs w:val="24"/>
        </w:rPr>
      </w:pPr>
      <w:r>
        <w:rPr>
          <w:szCs w:val="24"/>
        </w:rPr>
        <w:t xml:space="preserve">Appendix A &amp; B: Additional model derivation detail </w:t>
      </w:r>
    </w:p>
    <w:p w14:paraId="6063D626" w14:textId="3E97741B" w:rsidR="00CA63A4" w:rsidRDefault="00CA63A4" w:rsidP="00284EB9">
      <w:pPr>
        <w:pStyle w:val="ListParagraph"/>
        <w:numPr>
          <w:ilvl w:val="0"/>
          <w:numId w:val="26"/>
        </w:numPr>
        <w:rPr>
          <w:szCs w:val="24"/>
        </w:rPr>
      </w:pPr>
      <w:r>
        <w:rPr>
          <w:szCs w:val="24"/>
        </w:rPr>
        <w:t xml:space="preserve">Appendix C: data </w:t>
      </w:r>
    </w:p>
    <w:p w14:paraId="711B479E" w14:textId="534E0573" w:rsidR="00CA63A4" w:rsidRPr="00CA63A4" w:rsidRDefault="00CA63A4" w:rsidP="00284EB9">
      <w:pPr>
        <w:pStyle w:val="ListParagraph"/>
        <w:numPr>
          <w:ilvl w:val="0"/>
          <w:numId w:val="26"/>
        </w:numPr>
        <w:rPr>
          <w:szCs w:val="24"/>
        </w:rPr>
      </w:pPr>
      <w:commentRangeStart w:id="60"/>
      <w:r>
        <w:rPr>
          <w:szCs w:val="24"/>
        </w:rPr>
        <w:t>Appendix D: additional results???</w:t>
      </w:r>
      <w:commentRangeEnd w:id="60"/>
      <w:r w:rsidR="00033E3B">
        <w:rPr>
          <w:rStyle w:val="CommentReference"/>
        </w:rPr>
        <w:commentReference w:id="60"/>
      </w:r>
    </w:p>
    <w:p w14:paraId="7ED62795"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G Walker" w:date="2016-06-13T17:37:00Z" w:initials="JW">
    <w:p w14:paraId="2D1DF5B8" w14:textId="138CDE1B" w:rsidR="00117852" w:rsidRDefault="00117852">
      <w:pPr>
        <w:pStyle w:val="CommentText"/>
      </w:pPr>
      <w:r>
        <w:rPr>
          <w:rStyle w:val="CommentReference"/>
        </w:rPr>
        <w:annotationRef/>
      </w:r>
      <w:r>
        <w:t>Can everyone double check their affiliations and also add their funding source(s) at the end of the document?</w:t>
      </w:r>
    </w:p>
  </w:comment>
  <w:comment w:id="1" w:author="JG Walker" w:date="2016-06-13T17:37:00Z" w:initials="JW">
    <w:p w14:paraId="0A4E8DB8" w14:textId="0883F890" w:rsidR="00117852" w:rsidRPr="005E6190" w:rsidRDefault="00117852"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2" w:author="Jo Cable" w:date="2016-06-13T17:37:00Z" w:initials="JC">
    <w:p w14:paraId="3A20EDDE" w14:textId="0E393882" w:rsidR="00117852" w:rsidRDefault="00117852">
      <w:pPr>
        <w:pStyle w:val="CommentText"/>
      </w:pPr>
      <w:r>
        <w:rPr>
          <w:rStyle w:val="CommentReference"/>
        </w:rPr>
        <w:annotationRef/>
      </w:r>
      <w:r>
        <w:t>What analysis? Perhaps need to be more specific here</w:t>
      </w:r>
    </w:p>
  </w:comment>
  <w:comment w:id="4" w:author="JG Walker" w:date="2016-06-13T17:37:00Z" w:initials="JW">
    <w:p w14:paraId="67E7AB88" w14:textId="79B7990B" w:rsidR="00117852" w:rsidRDefault="00117852">
      <w:pPr>
        <w:pStyle w:val="CommentText"/>
      </w:pPr>
      <w:r>
        <w:rPr>
          <w:rStyle w:val="CommentReference"/>
        </w:rPr>
        <w:annotationRef/>
      </w:r>
      <w:r>
        <w:t>I am thinking we should try to bring this back more directly to the theme of the issue of “unpacking the black box” of transmission.</w:t>
      </w:r>
    </w:p>
  </w:comment>
  <w:comment w:id="3" w:author="Clay" w:date="2016-06-13T17:37:00Z" w:initials="C">
    <w:p w14:paraId="029F94FA" w14:textId="77777777" w:rsidR="00117852" w:rsidRDefault="00117852" w:rsidP="006473CD">
      <w:pPr>
        <w:pStyle w:val="CommentText"/>
      </w:pPr>
      <w:r>
        <w:rPr>
          <w:rStyle w:val="CommentReference"/>
        </w:rPr>
        <w:annotationRef/>
      </w:r>
      <w:r>
        <w:t>This last sentence is pretty weak.</w:t>
      </w:r>
    </w:p>
    <w:p w14:paraId="0A47D864" w14:textId="1AA59643" w:rsidR="00117852" w:rsidRDefault="00117852" w:rsidP="006473CD">
      <w:pPr>
        <w:pStyle w:val="CommentText"/>
      </w:pPr>
      <w:r>
        <w:t>JC: Agree but always good to return to abstract when doc finished</w:t>
      </w:r>
    </w:p>
  </w:comment>
  <w:comment w:id="5" w:author="JG Walker" w:date="2016-06-13T17:37:00Z" w:initials="JW">
    <w:p w14:paraId="5F8B6AE4" w14:textId="28676FD3" w:rsidR="00117852" w:rsidRDefault="00117852">
      <w:pPr>
        <w:pStyle w:val="CommentText"/>
      </w:pPr>
      <w:r>
        <w:rPr>
          <w:rStyle w:val="CommentReference"/>
        </w:rPr>
        <w:annotationRef/>
      </w:r>
      <w:r>
        <w:t>I’m thinking that maybe we should eliminate Table 1 and just incorporate the relevant information into the text…</w:t>
      </w:r>
    </w:p>
  </w:comment>
  <w:comment w:id="6" w:author="JG Walker" w:date="2016-06-13T17:37:00Z" w:initials="JW">
    <w:p w14:paraId="037A4E5B" w14:textId="39997812" w:rsidR="00117852" w:rsidRDefault="00117852"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50360675" w14:textId="061C9E27" w:rsidR="00117852" w:rsidRDefault="00117852"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7" w:author="JG Walker" w:date="2016-06-13T17:37:00Z" w:initials="JW">
    <w:p w14:paraId="6E0DC00B" w14:textId="0C8207AC" w:rsidR="00117852" w:rsidRDefault="00117852">
      <w:pPr>
        <w:pStyle w:val="CommentText"/>
      </w:pPr>
      <w:r>
        <w:rPr>
          <w:rStyle w:val="CommentReference"/>
        </w:rPr>
        <w:annotationRef/>
      </w:r>
      <w:r>
        <w:t xml:space="preserve">Should we put any additional justification for looking at parasites of fish? </w:t>
      </w:r>
    </w:p>
    <w:p w14:paraId="2DBB6C91" w14:textId="77777777" w:rsidR="00117852" w:rsidRDefault="00117852">
      <w:pPr>
        <w:pStyle w:val="CommentText"/>
      </w:pPr>
    </w:p>
    <w:p w14:paraId="0A2AA98F" w14:textId="4171A782" w:rsidR="00117852" w:rsidRDefault="00117852">
      <w:pPr>
        <w:pStyle w:val="CommentText"/>
      </w:pPr>
      <w:r>
        <w:t>Don't think it is needed, but could say within the methods something about searched for pre-</w:t>
      </w:r>
      <w:proofErr w:type="spellStart"/>
      <w:r>
        <w:t>exisitng</w:t>
      </w:r>
      <w:proofErr w:type="spellEnd"/>
      <w:r>
        <w:t xml:space="preserve"> databases and this was the most easily adapted</w:t>
      </w:r>
    </w:p>
  </w:comment>
  <w:comment w:id="9" w:author="JG Walker" w:date="2016-06-13T17:37:00Z" w:initials="JW">
    <w:p w14:paraId="18649DEC" w14:textId="20C000C9" w:rsidR="00117852" w:rsidRDefault="00117852">
      <w:pPr>
        <w:pStyle w:val="CommentText"/>
      </w:pPr>
      <w:r>
        <w:rPr>
          <w:rStyle w:val="CommentReference"/>
        </w:rPr>
        <w:annotationRef/>
      </w:r>
      <w:r>
        <w:t>Should we add more traits to the table? There were some others that Amy H put in and explored in the early paper outline.</w:t>
      </w:r>
    </w:p>
    <w:p w14:paraId="1BEDCEFE" w14:textId="77777777" w:rsidR="00117852" w:rsidRDefault="00117852">
      <w:pPr>
        <w:pStyle w:val="CommentText"/>
      </w:pPr>
    </w:p>
    <w:p w14:paraId="0D2AADAF" w14:textId="591857BE" w:rsidR="00117852" w:rsidRDefault="00117852">
      <w:pPr>
        <w:pStyle w:val="CommentText"/>
      </w:pPr>
      <w:r>
        <w:t>Or, should we reduce the table to only those traits that are explored in the model, and use this to explain the traits in the database?</w:t>
      </w:r>
    </w:p>
    <w:p w14:paraId="699E52D1" w14:textId="77777777" w:rsidR="00117852" w:rsidRDefault="00117852">
      <w:pPr>
        <w:pStyle w:val="CommentText"/>
      </w:pPr>
    </w:p>
    <w:p w14:paraId="79DC1B13" w14:textId="6722CA9C" w:rsidR="00117852" w:rsidRDefault="00117852">
      <w:pPr>
        <w:pStyle w:val="CommentText"/>
      </w:pPr>
      <w:r>
        <w:t>In any case, please add additional examples that you know of to column 3.</w:t>
      </w:r>
    </w:p>
  </w:comment>
  <w:comment w:id="10" w:author="JG Walker" w:date="2016-06-13T17:37:00Z" w:initials="JW">
    <w:p w14:paraId="68072232" w14:textId="7B7FB428" w:rsidR="00117852" w:rsidRDefault="00117852">
      <w:pPr>
        <w:pStyle w:val="CommentText"/>
      </w:pPr>
      <w:r>
        <w:rPr>
          <w:rStyle w:val="CommentReference"/>
        </w:rPr>
        <w:annotationRef/>
      </w:r>
      <w:r>
        <w:t>Does anyone know or have this reference?</w:t>
      </w:r>
    </w:p>
    <w:p w14:paraId="02EACF37" w14:textId="77777777" w:rsidR="00117852" w:rsidRDefault="00117852">
      <w:pPr>
        <w:pStyle w:val="CommentText"/>
      </w:pPr>
    </w:p>
    <w:p w14:paraId="22BB192C" w14:textId="40D3F68B" w:rsidR="00117852" w:rsidRDefault="00117852">
      <w:pPr>
        <w:pStyle w:val="CommentText"/>
      </w:pPr>
      <w:r>
        <w:t>JC: is it this book?</w:t>
      </w:r>
    </w:p>
    <w:p w14:paraId="6D61179E" w14:textId="77777777" w:rsidR="00117852" w:rsidRDefault="00117852">
      <w:pPr>
        <w:pStyle w:val="CommentText"/>
      </w:pPr>
    </w:p>
    <w:p w14:paraId="1FFDD159" w14:textId="42635404" w:rsidR="00117852" w:rsidRPr="00322E3D" w:rsidRDefault="00117852" w:rsidP="00322E3D">
      <w:pPr>
        <w:spacing w:before="100" w:beforeAutospacing="1" w:after="100" w:afterAutospacing="1"/>
        <w:rPr>
          <w:rFonts w:ascii="Times" w:eastAsiaTheme="minorEastAsia" w:hAnsi="Times"/>
          <w:sz w:val="20"/>
          <w:lang w:eastAsia="en-US"/>
        </w:rPr>
      </w:pPr>
      <w:r>
        <w:rPr>
          <w:rFonts w:ascii="NewCenturySchlbk" w:eastAsiaTheme="minorEastAsia" w:hAnsi="NewCenturySchlbk"/>
          <w:b/>
          <w:bCs/>
          <w:sz w:val="16"/>
          <w:szCs w:val="16"/>
          <w:lang w:eastAsia="en-US"/>
        </w:rPr>
        <w:t>N</w:t>
      </w:r>
      <w:r w:rsidRPr="00322E3D">
        <w:rPr>
          <w:rFonts w:ascii="NewCenturySchlbk" w:eastAsiaTheme="minorEastAsia" w:hAnsi="NewCenturySchlbk"/>
          <w:b/>
          <w:bCs/>
          <w:sz w:val="16"/>
          <w:szCs w:val="16"/>
          <w:lang w:eastAsia="en-US"/>
        </w:rPr>
        <w:t xml:space="preserve">oble ER, Noble GA, </w:t>
      </w:r>
      <w:proofErr w:type="spellStart"/>
      <w:r w:rsidRPr="00322E3D">
        <w:rPr>
          <w:rFonts w:ascii="NewCenturySchlbk" w:eastAsiaTheme="minorEastAsia" w:hAnsi="NewCenturySchlbk"/>
          <w:b/>
          <w:bCs/>
          <w:sz w:val="16"/>
          <w:szCs w:val="16"/>
          <w:lang w:eastAsia="en-US"/>
        </w:rPr>
        <w:t>Schad</w:t>
      </w:r>
      <w:proofErr w:type="spellEnd"/>
      <w:r w:rsidRPr="00322E3D">
        <w:rPr>
          <w:rFonts w:ascii="NewCenturySchlbk" w:eastAsiaTheme="minorEastAsia" w:hAnsi="NewCenturySchlbk"/>
          <w:b/>
          <w:bCs/>
          <w:sz w:val="16"/>
          <w:szCs w:val="16"/>
          <w:lang w:eastAsia="en-US"/>
        </w:rPr>
        <w:t xml:space="preserve"> GA, </w:t>
      </w:r>
      <w:proofErr w:type="spellStart"/>
      <w:r w:rsidRPr="00322E3D">
        <w:rPr>
          <w:rFonts w:ascii="NewCenturySchlbk" w:eastAsiaTheme="minorEastAsia" w:hAnsi="NewCenturySchlbk"/>
          <w:b/>
          <w:bCs/>
          <w:sz w:val="16"/>
          <w:szCs w:val="16"/>
          <w:lang w:eastAsia="en-US"/>
        </w:rPr>
        <w:t>MacInnes</w:t>
      </w:r>
      <w:proofErr w:type="spellEnd"/>
      <w:r w:rsidRPr="00322E3D">
        <w:rPr>
          <w:rFonts w:ascii="NewCenturySchlbk" w:eastAsiaTheme="minorEastAsia" w:hAnsi="NewCenturySchlbk"/>
          <w:b/>
          <w:bCs/>
          <w:sz w:val="16"/>
          <w:szCs w:val="16"/>
          <w:lang w:eastAsia="en-US"/>
        </w:rPr>
        <w:t xml:space="preserve"> AJ. 1989. </w:t>
      </w:r>
      <w:r>
        <w:rPr>
          <w:rFonts w:ascii="NewCenturySchlbk" w:eastAsiaTheme="minorEastAsia" w:hAnsi="NewCenturySchlbk"/>
          <w:i/>
          <w:iCs/>
          <w:sz w:val="16"/>
          <w:szCs w:val="16"/>
          <w:lang w:eastAsia="en-US"/>
        </w:rPr>
        <w:t>Par</w:t>
      </w:r>
      <w:r w:rsidRPr="00322E3D">
        <w:rPr>
          <w:rFonts w:ascii="NewCenturySchlbk" w:eastAsiaTheme="minorEastAsia" w:hAnsi="NewCenturySchlbk"/>
          <w:i/>
          <w:iCs/>
          <w:sz w:val="16"/>
          <w:szCs w:val="16"/>
          <w:lang w:eastAsia="en-US"/>
        </w:rPr>
        <w:t>asitology. The biology of animal parasites</w:t>
      </w:r>
      <w:r w:rsidRPr="00322E3D">
        <w:rPr>
          <w:rFonts w:ascii="NewCenturySchlbk" w:eastAsiaTheme="minorEastAsia" w:hAnsi="NewCenturySchlbk"/>
          <w:sz w:val="16"/>
          <w:szCs w:val="16"/>
          <w:lang w:eastAsia="en-US"/>
        </w:rPr>
        <w:t xml:space="preserve">, 6th </w:t>
      </w:r>
      <w:proofErr w:type="spellStart"/>
      <w:r w:rsidRPr="00322E3D">
        <w:rPr>
          <w:rFonts w:ascii="NewCenturySchlbk" w:eastAsiaTheme="minorEastAsia" w:hAnsi="NewCenturySchlbk"/>
          <w:sz w:val="16"/>
          <w:szCs w:val="16"/>
          <w:lang w:eastAsia="en-US"/>
        </w:rPr>
        <w:t>edn</w:t>
      </w:r>
      <w:proofErr w:type="spellEnd"/>
      <w:r w:rsidRPr="00322E3D">
        <w:rPr>
          <w:rFonts w:ascii="NewCenturySchlbk" w:eastAsiaTheme="minorEastAsia" w:hAnsi="NewCenturySchlbk"/>
          <w:sz w:val="16"/>
          <w:szCs w:val="16"/>
          <w:lang w:eastAsia="en-US"/>
        </w:rPr>
        <w:t xml:space="preserve">. </w:t>
      </w:r>
      <w:proofErr w:type="spellStart"/>
      <w:r w:rsidRPr="00322E3D">
        <w:rPr>
          <w:rFonts w:ascii="NewCenturySchlbk" w:eastAsiaTheme="minorEastAsia" w:hAnsi="NewCenturySchlbk"/>
          <w:sz w:val="16"/>
          <w:szCs w:val="16"/>
          <w:lang w:eastAsia="en-US"/>
        </w:rPr>
        <w:t>Philadel</w:t>
      </w:r>
      <w:proofErr w:type="spellEnd"/>
      <w:r w:rsidRPr="00322E3D">
        <w:rPr>
          <w:rFonts w:ascii="NewCenturySchlbk" w:eastAsiaTheme="minorEastAsia" w:hAnsi="NewCenturySchlbk"/>
          <w:sz w:val="16"/>
          <w:szCs w:val="16"/>
          <w:lang w:eastAsia="en-US"/>
        </w:rPr>
        <w:t xml:space="preserve">- </w:t>
      </w:r>
    </w:p>
    <w:p w14:paraId="6248DBAA" w14:textId="4AFB23CB" w:rsidR="00117852" w:rsidRPr="00ED3254" w:rsidRDefault="00117852" w:rsidP="00ED3254">
      <w:pPr>
        <w:spacing w:before="100" w:beforeAutospacing="1" w:after="100" w:afterAutospacing="1"/>
        <w:rPr>
          <w:rFonts w:ascii="Times" w:eastAsiaTheme="minorEastAsia" w:hAnsi="Times"/>
          <w:sz w:val="20"/>
          <w:lang w:eastAsia="en-US"/>
        </w:rPr>
      </w:pPr>
      <w:proofErr w:type="spellStart"/>
      <w:proofErr w:type="gramStart"/>
      <w:r w:rsidRPr="00322E3D">
        <w:rPr>
          <w:rFonts w:ascii="NewCenturySchlbk" w:eastAsiaTheme="minorEastAsia" w:hAnsi="NewCenturySchlbk"/>
          <w:sz w:val="16"/>
          <w:szCs w:val="16"/>
          <w:lang w:eastAsia="en-US"/>
        </w:rPr>
        <w:t>phia</w:t>
      </w:r>
      <w:proofErr w:type="spellEnd"/>
      <w:proofErr w:type="gramEnd"/>
      <w:r w:rsidRPr="00322E3D">
        <w:rPr>
          <w:rFonts w:ascii="NewCenturySchlbk" w:eastAsiaTheme="minorEastAsia" w:hAnsi="NewCenturySchlbk"/>
          <w:sz w:val="16"/>
          <w:szCs w:val="16"/>
          <w:lang w:eastAsia="en-US"/>
        </w:rPr>
        <w:t xml:space="preserve">: Lea &amp; </w:t>
      </w:r>
      <w:proofErr w:type="spellStart"/>
      <w:r w:rsidRPr="00322E3D">
        <w:rPr>
          <w:rFonts w:ascii="NewCenturySchlbk" w:eastAsiaTheme="minorEastAsia" w:hAnsi="NewCenturySchlbk"/>
          <w:sz w:val="16"/>
          <w:szCs w:val="16"/>
          <w:lang w:eastAsia="en-US"/>
        </w:rPr>
        <w:t>Febiger</w:t>
      </w:r>
      <w:proofErr w:type="spellEnd"/>
      <w:r w:rsidRPr="00322E3D">
        <w:rPr>
          <w:rFonts w:ascii="NewCenturySchlbk" w:eastAsiaTheme="minorEastAsia" w:hAnsi="NewCenturySchlbk"/>
          <w:sz w:val="16"/>
          <w:szCs w:val="16"/>
          <w:lang w:eastAsia="en-US"/>
        </w:rPr>
        <w:t>.</w:t>
      </w:r>
    </w:p>
  </w:comment>
  <w:comment w:id="11" w:author="Amy Hurford" w:date="2016-06-13T17:37:00Z" w:initials="AH">
    <w:p w14:paraId="04D88B9A" w14:textId="3CDD3E6A" w:rsidR="00117852" w:rsidRDefault="00117852">
      <w:pPr>
        <w:pStyle w:val="CommentText"/>
      </w:pPr>
      <w:r>
        <w:rPr>
          <w:rStyle w:val="CommentReference"/>
        </w:rPr>
        <w:annotationRef/>
      </w:r>
      <w:r>
        <w:t>That is the correct reference (above), but I don’t have the 6</w:t>
      </w:r>
      <w:r w:rsidRPr="00ED3254">
        <w:rPr>
          <w:vertAlign w:val="superscript"/>
        </w:rPr>
        <w:t>th</w:t>
      </w:r>
      <w:r>
        <w:t xml:space="preserve"> </w:t>
      </w:r>
      <w:proofErr w:type="spellStart"/>
      <w:r>
        <w:t>ed</w:t>
      </w:r>
      <w:proofErr w:type="spellEnd"/>
      <w:r>
        <w:t xml:space="preserve"> in my library – I think you can probably get away with just citing [11] </w:t>
      </w:r>
      <w:proofErr w:type="spellStart"/>
      <w:r>
        <w:t>Poulin</w:t>
      </w:r>
      <w:proofErr w:type="spellEnd"/>
      <w:r>
        <w:t>.</w:t>
      </w:r>
    </w:p>
  </w:comment>
  <w:comment w:id="12" w:author="Amy Hurford" w:date="2016-06-13T17:37:00Z" w:initials="AH">
    <w:p w14:paraId="1A2075EA" w14:textId="13822E81" w:rsidR="00117852" w:rsidRDefault="00117852">
      <w:pPr>
        <w:pStyle w:val="CommentText"/>
      </w:pPr>
      <w:r>
        <w:rPr>
          <w:rStyle w:val="CommentReference"/>
        </w:rPr>
        <w:annotationRef/>
      </w:r>
      <w:r>
        <w:t>The reference is:</w:t>
      </w:r>
    </w:p>
    <w:p w14:paraId="6064BBB6" w14:textId="41699D9C" w:rsidR="00117852" w:rsidRDefault="00117852">
      <w:pPr>
        <w:pStyle w:val="CommentText"/>
      </w:pPr>
      <w:r>
        <w:t xml:space="preserve">Rohde, </w:t>
      </w:r>
      <w:proofErr w:type="spellStart"/>
      <w:r>
        <w:t>Klause</w:t>
      </w:r>
      <w:proofErr w:type="spellEnd"/>
      <w:r>
        <w:t xml:space="preserve">. 1993. Ecology of marine parasites: an introduction to marine parasitology, 2 ed. CAB International. Wallingford UK. The relevant graph shows a positive relationship between mean annual sea surface temperature and the % of </w:t>
      </w:r>
      <w:proofErr w:type="spellStart"/>
      <w:r>
        <w:t>trematode</w:t>
      </w:r>
      <w:proofErr w:type="spellEnd"/>
      <w:r>
        <w:t xml:space="preserve"> species restricted to 1 or 2 host species. This figure cites Rohde 1980a but that is a paper in German/Russian. The relevant text states that if considering host specificity rather than host range that “host specificity is similarly high at all latitudes for both groups” (both groups = </w:t>
      </w:r>
      <w:proofErr w:type="spellStart"/>
      <w:r>
        <w:t>monogeneans</w:t>
      </w:r>
      <w:proofErr w:type="spellEnd"/>
      <w:r>
        <w:t xml:space="preserve"> and </w:t>
      </w:r>
      <w:proofErr w:type="spellStart"/>
      <w:r>
        <w:t>trematodes</w:t>
      </w:r>
      <w:proofErr w:type="spellEnd"/>
      <w:proofErr w:type="gramStart"/>
      <w:r>
        <w:t>)  and</w:t>
      </w:r>
      <w:proofErr w:type="gramEnd"/>
      <w:r>
        <w:t xml:space="preserve"> “although </w:t>
      </w:r>
      <w:proofErr w:type="spellStart"/>
      <w:r>
        <w:t>Digenea</w:t>
      </w:r>
      <w:proofErr w:type="spellEnd"/>
      <w:r>
        <w:t xml:space="preserve"> infect more fish species in cold seas, even there there they show clear preferences for 1 or a few host species”. The relevant pages are 158 and 160.</w:t>
      </w:r>
    </w:p>
    <w:p w14:paraId="08CB4E49" w14:textId="77777777" w:rsidR="00117852" w:rsidRDefault="00117852">
      <w:pPr>
        <w:pStyle w:val="CommentText"/>
      </w:pPr>
    </w:p>
    <w:p w14:paraId="1A5C3C14" w14:textId="77777777" w:rsidR="00117852" w:rsidRDefault="00117852">
      <w:pPr>
        <w:pStyle w:val="CommentText"/>
      </w:pPr>
      <w:r>
        <w:t>I believe Clay’s theory and the way we constructed the database doesn’t consider host specificity, but rather just host range i.e., it doesn’t matter how common it is for a species to be infected or not, just can it be infected.</w:t>
      </w:r>
    </w:p>
    <w:p w14:paraId="4C9AE9DA" w14:textId="77777777" w:rsidR="00117852" w:rsidRDefault="00117852">
      <w:pPr>
        <w:pStyle w:val="CommentText"/>
      </w:pPr>
    </w:p>
    <w:p w14:paraId="3382D3B1" w14:textId="2004C317" w:rsidR="00117852" w:rsidRDefault="00117852">
      <w:pPr>
        <w:pStyle w:val="CommentText"/>
      </w:pPr>
      <w:r>
        <w:t>I also looked at the 1995 version of this book, but it didn’t have much to say.</w:t>
      </w:r>
    </w:p>
    <w:p w14:paraId="66F76F3D" w14:textId="77777777" w:rsidR="00117852" w:rsidRDefault="00117852">
      <w:pPr>
        <w:pStyle w:val="CommentText"/>
      </w:pPr>
    </w:p>
    <w:p w14:paraId="6BB6AB75" w14:textId="3CFFF575" w:rsidR="00117852" w:rsidRDefault="00117852">
      <w:pPr>
        <w:pStyle w:val="CommentText"/>
      </w:pPr>
      <w:r>
        <w:t xml:space="preserve"> </w:t>
      </w:r>
    </w:p>
  </w:comment>
  <w:comment w:id="13" w:author="JG Walker" w:date="2016-06-13T17:37:00Z" w:initials="JW">
    <w:p w14:paraId="5448F740" w14:textId="70B30D7D" w:rsidR="00117852" w:rsidRDefault="00117852">
      <w:pPr>
        <w:pStyle w:val="CommentText"/>
      </w:pPr>
      <w:r>
        <w:rPr>
          <w:rStyle w:val="CommentReference"/>
        </w:rPr>
        <w:annotationRef/>
      </w:r>
      <w:r>
        <w:t>Does anyone know or have this reference?</w:t>
      </w:r>
    </w:p>
  </w:comment>
  <w:comment w:id="14" w:author="Clay" w:date="2016-06-13T17:37:00Z" w:initials="C">
    <w:p w14:paraId="22314246" w14:textId="0EEEE01C" w:rsidR="00117852" w:rsidRDefault="00117852">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3D49D686" w14:textId="77777777" w:rsidR="00117852" w:rsidRDefault="00117852">
      <w:pPr>
        <w:pStyle w:val="CommentText"/>
      </w:pPr>
    </w:p>
    <w:p w14:paraId="792B84B8" w14:textId="33B19B41" w:rsidR="00117852" w:rsidRDefault="00117852">
      <w:pPr>
        <w:pStyle w:val="CommentText"/>
      </w:pPr>
      <w:r>
        <w:t>JW: That seems standard to me. I suppose if there were vertical transmission in intermediate hosts they could avoid the environmental transmission part?</w:t>
      </w:r>
    </w:p>
  </w:comment>
  <w:comment w:id="15" w:author="Jo Cable" w:date="2016-06-13T17:37:00Z" w:initials="JC">
    <w:p w14:paraId="31A8F10A" w14:textId="51A53975" w:rsidR="00117852" w:rsidRDefault="00117852">
      <w:pPr>
        <w:pStyle w:val="CommentText"/>
      </w:pPr>
      <w:r>
        <w:rPr>
          <w:rStyle w:val="CommentReference"/>
        </w:rPr>
        <w:annotationRef/>
      </w:r>
      <w:r>
        <w:t>Clarify if simple or complex life cycle before going into details of the two parasites</w:t>
      </w:r>
    </w:p>
  </w:comment>
  <w:comment w:id="16" w:author="Jo Cable" w:date="2016-06-13T17:37:00Z" w:initials="JC">
    <w:p w14:paraId="3264C60C" w14:textId="2327B755" w:rsidR="00117852" w:rsidRDefault="00117852">
      <w:pPr>
        <w:pStyle w:val="CommentText"/>
      </w:pPr>
      <w:r>
        <w:rPr>
          <w:rStyle w:val="CommentReference"/>
        </w:rPr>
        <w:annotationRef/>
      </w:r>
      <w:r>
        <w:t>Or infect?</w:t>
      </w:r>
    </w:p>
    <w:p w14:paraId="477D0B4F" w14:textId="77777777" w:rsidR="00117852" w:rsidRDefault="00117852">
      <w:pPr>
        <w:pStyle w:val="CommentText"/>
      </w:pPr>
    </w:p>
    <w:p w14:paraId="3226E1C9" w14:textId="131625DC" w:rsidR="00117852" w:rsidRDefault="00117852">
      <w:pPr>
        <w:pStyle w:val="CommentText"/>
      </w:pPr>
      <w:r>
        <w:t>Invade implies going into new environment to me…or perhaps that is intended?</w:t>
      </w:r>
    </w:p>
    <w:p w14:paraId="55123FE8" w14:textId="77777777" w:rsidR="00117852" w:rsidRDefault="00117852">
      <w:pPr>
        <w:pStyle w:val="CommentText"/>
      </w:pPr>
    </w:p>
    <w:p w14:paraId="0DDD3E80" w14:textId="2631E202" w:rsidR="00117852" w:rsidRDefault="00117852">
      <w:pPr>
        <w:pStyle w:val="CommentText"/>
      </w:pPr>
      <w:r>
        <w:t>CEC: “invade” is the term used in the evolutionary game theory literature</w:t>
      </w:r>
    </w:p>
  </w:comment>
  <w:comment w:id="17" w:author="Jo Cable" w:date="2016-06-13T17:37:00Z" w:initials="JC">
    <w:p w14:paraId="24908137" w14:textId="107B0257" w:rsidR="00117852" w:rsidRDefault="00117852">
      <w:pPr>
        <w:pStyle w:val="CommentText"/>
      </w:pPr>
      <w:r>
        <w:rPr>
          <w:rStyle w:val="CommentReference"/>
        </w:rPr>
        <w:annotationRef/>
      </w:r>
      <w:r>
        <w:t>Perhaps need to define R0 for the generalist readership of Phil Trans</w:t>
      </w:r>
    </w:p>
  </w:comment>
  <w:comment w:id="18" w:author="Amy Hurford" w:date="2016-06-13T17:37:00Z" w:initials="AH">
    <w:p w14:paraId="1B1B11B4" w14:textId="607DF284" w:rsidR="00117852" w:rsidRDefault="00117852">
      <w:pPr>
        <w:pStyle w:val="CommentText"/>
      </w:pPr>
      <w:r>
        <w:rPr>
          <w:rStyle w:val="CommentReference"/>
        </w:rPr>
        <w:annotationRef/>
      </w:r>
      <w:r>
        <w:t xml:space="preserve">In response to JC’s comment, I’m happy with R0 defined as is: as invasion fitness. This classic definition of R0, e.g. secondary infections in a wholly </w:t>
      </w:r>
      <w:proofErr w:type="spellStart"/>
      <w:r>
        <w:t>suspectible</w:t>
      </w:r>
      <w:proofErr w:type="spellEnd"/>
      <w:r>
        <w:t xml:space="preserve"> </w:t>
      </w:r>
      <w:proofErr w:type="spellStart"/>
      <w:r>
        <w:t>popn</w:t>
      </w:r>
      <w:proofErr w:type="spellEnd"/>
      <w:r>
        <w:t xml:space="preserve"> isn’t correct in this context since the number of </w:t>
      </w:r>
      <w:proofErr w:type="spellStart"/>
      <w:r>
        <w:t>susceptibles</w:t>
      </w:r>
      <w:proofErr w:type="spellEnd"/>
      <w:r>
        <w:t xml:space="preserve"> is set by the resident parasite equilibrium value for this version of R0.</w:t>
      </w:r>
    </w:p>
  </w:comment>
  <w:comment w:id="19" w:author="Jo Cable" w:date="2016-06-13T17:37:00Z" w:initials="JC">
    <w:p w14:paraId="79222351" w14:textId="11803A77" w:rsidR="00117852" w:rsidRDefault="00117852">
      <w:pPr>
        <w:pStyle w:val="CommentText"/>
      </w:pPr>
      <w:r>
        <w:rPr>
          <w:rStyle w:val="CommentReference"/>
        </w:rPr>
        <w:annotationRef/>
      </w:r>
      <w:r>
        <w:t>Assume this is going to change</w:t>
      </w:r>
    </w:p>
    <w:p w14:paraId="78DCE50A" w14:textId="77777777" w:rsidR="00117852" w:rsidRDefault="00117852">
      <w:pPr>
        <w:pStyle w:val="CommentText"/>
      </w:pPr>
    </w:p>
    <w:p w14:paraId="50A13953" w14:textId="7CF5C4AD" w:rsidR="00117852" w:rsidRDefault="00117852">
      <w:pPr>
        <w:pStyle w:val="CommentText"/>
      </w:pPr>
      <w:r>
        <w:t>But I guess all this section is Clay short hand and some will be moved to results?</w:t>
      </w:r>
    </w:p>
  </w:comment>
  <w:comment w:id="20" w:author="JG Walker" w:date="2016-06-13T17:37:00Z" w:initials="JW">
    <w:p w14:paraId="56A50F3C" w14:textId="68B33BB3" w:rsidR="00117852" w:rsidRDefault="00117852">
      <w:pPr>
        <w:pStyle w:val="CommentText"/>
      </w:pPr>
      <w:r>
        <w:rPr>
          <w:rStyle w:val="CommentReference"/>
        </w:rPr>
        <w:annotationRef/>
      </w:r>
      <w:r>
        <w:t xml:space="preserve">Clay, was there another citation here? It was number 28 but not a </w:t>
      </w:r>
      <w:proofErr w:type="spellStart"/>
      <w:r>
        <w:t>Mendeley</w:t>
      </w:r>
      <w:proofErr w:type="spellEnd"/>
      <w:r>
        <w:t xml:space="preserve"> link.</w:t>
      </w:r>
    </w:p>
    <w:p w14:paraId="58AD27F8" w14:textId="77777777" w:rsidR="00117852" w:rsidRDefault="00117852">
      <w:pPr>
        <w:pStyle w:val="CommentText"/>
      </w:pPr>
    </w:p>
    <w:p w14:paraId="236C847A" w14:textId="3A0A2F53" w:rsidR="00117852" w:rsidRDefault="00117852">
      <w:pPr>
        <w:pStyle w:val="CommentText"/>
      </w:pPr>
      <w:r>
        <w:t xml:space="preserve">Is it just this one which is cited in the next sentence? </w:t>
      </w:r>
    </w:p>
    <w:p w14:paraId="7D527D5B" w14:textId="77777777" w:rsidR="00117852" w:rsidRDefault="00117852">
      <w:pPr>
        <w:pStyle w:val="CommentText"/>
      </w:pPr>
    </w:p>
    <w:p w14:paraId="05E341F8" w14:textId="5B4638F5" w:rsidR="00117852" w:rsidRDefault="00117852">
      <w:pPr>
        <w:pStyle w:val="CommentText"/>
      </w:pPr>
      <w:r w:rsidRPr="00D47709">
        <w:t xml:space="preserve">Savage, V., </w:t>
      </w:r>
      <w:proofErr w:type="spellStart"/>
      <w:r w:rsidRPr="00D47709">
        <w:t>Gillooly</w:t>
      </w:r>
      <w:proofErr w:type="spellEnd"/>
      <w:r w:rsidRPr="00D47709">
        <w:t xml:space="preserve">, J., Woodruff, W., West, G., Allen, A., </w:t>
      </w:r>
      <w:proofErr w:type="spellStart"/>
      <w:r w:rsidRPr="00D47709">
        <w:t>Enquist</w:t>
      </w:r>
      <w:proofErr w:type="spellEnd"/>
      <w:r w:rsidRPr="00D47709">
        <w:t xml:space="preserve">, B. J. &amp; Brown, J. H. 2004 The predominance of quarter </w:t>
      </w:r>
      <w:r w:rsidRPr="00D47709">
        <w:rPr>
          <w:rFonts w:ascii="Baoli SC Regular" w:hAnsi="Baoli SC Regular" w:cs="Baoli SC Regular"/>
        </w:rPr>
        <w:t></w:t>
      </w:r>
      <w:r w:rsidRPr="00D47709">
        <w:t xml:space="preserve">power scaling in biology. </w:t>
      </w:r>
      <w:proofErr w:type="gramStart"/>
      <w:r w:rsidRPr="00D47709">
        <w:t xml:space="preserve">Functional </w:t>
      </w:r>
      <w:r>
        <w:t xml:space="preserve"> Ecology</w:t>
      </w:r>
      <w:proofErr w:type="gramEnd"/>
      <w:r>
        <w:t xml:space="preserve"> </w:t>
      </w:r>
      <w:r w:rsidRPr="00D47709">
        <w:t>18, 257–282.</w:t>
      </w:r>
    </w:p>
  </w:comment>
  <w:comment w:id="21" w:author="Amy Hurford" w:date="2016-06-13T17:37:00Z" w:initials="AH">
    <w:p w14:paraId="30E71BA8" w14:textId="56719A91" w:rsidR="00117852" w:rsidRDefault="00117852">
      <w:pPr>
        <w:pStyle w:val="CommentText"/>
      </w:pPr>
      <w:r>
        <w:rPr>
          <w:rStyle w:val="CommentReference"/>
        </w:rPr>
        <w:annotationRef/>
      </w:r>
      <w:r>
        <w:t xml:space="preserve">How do you get these values of the exponent: ¾ and 5/12? I’m assuming the -3/4 and -1/4 in the previous equation come from reference 19. I seems important to justify this because it’s the only difference between </w:t>
      </w:r>
      <w:proofErr w:type="spellStart"/>
      <w:r>
        <w:t>endo</w:t>
      </w:r>
      <w:proofErr w:type="spellEnd"/>
      <w:r>
        <w:t xml:space="preserve"> and </w:t>
      </w:r>
      <w:proofErr w:type="spellStart"/>
      <w:r>
        <w:t>ecto</w:t>
      </w:r>
      <w:proofErr w:type="spellEnd"/>
      <w:r>
        <w:t xml:space="preserve"> parasites.</w:t>
      </w:r>
    </w:p>
  </w:comment>
  <w:comment w:id="22" w:author="Clay" w:date="2016-06-13T17:37:00Z" w:initials="C">
    <w:p w14:paraId="4A2894A6" w14:textId="3552F10D" w:rsidR="00117852" w:rsidRDefault="00117852">
      <w:pPr>
        <w:pStyle w:val="CommentText"/>
      </w:pPr>
      <w:r>
        <w:rPr>
          <w:rStyle w:val="CommentReference"/>
        </w:rPr>
        <w:annotationRef/>
      </w:r>
      <w:r>
        <w:t xml:space="preserve">I realize there aren’t very many direct life cycle </w:t>
      </w:r>
      <w:proofErr w:type="spellStart"/>
      <w:r>
        <w:t>endoparasites</w:t>
      </w:r>
      <w:proofErr w:type="spellEnd"/>
      <w:r>
        <w:t>, but we could look at trying to test this prediction.</w:t>
      </w:r>
    </w:p>
  </w:comment>
  <w:comment w:id="23" w:author="Clay" w:date="2016-06-13T17:37:00Z" w:initials="C">
    <w:p w14:paraId="7642AD03" w14:textId="1584468B" w:rsidR="00117852" w:rsidRDefault="00117852">
      <w:pPr>
        <w:pStyle w:val="CommentText"/>
      </w:pPr>
      <w:r>
        <w:rPr>
          <w:rStyle w:val="CommentReference"/>
        </w:rPr>
        <w:annotationRef/>
      </w:r>
      <w:r>
        <w:t xml:space="preserve">We could potentially look at this as well. I guess the prediction would be that high variation in host body size would be positively correlated with </w:t>
      </w:r>
      <w:proofErr w:type="spellStart"/>
      <w:r>
        <w:t>generalism</w:t>
      </w:r>
      <w:proofErr w:type="spellEnd"/>
      <w:r>
        <w:t xml:space="preserve"> for </w:t>
      </w:r>
      <w:proofErr w:type="spellStart"/>
      <w:r>
        <w:t>ectoparasites</w:t>
      </w:r>
      <w:proofErr w:type="spellEnd"/>
      <w:r>
        <w:t>?</w:t>
      </w:r>
    </w:p>
  </w:comment>
  <w:comment w:id="24" w:author="Jo Cable" w:date="2016-06-13T17:37:00Z" w:initials="JC">
    <w:p w14:paraId="4E5EDD84" w14:textId="03DAEBD6" w:rsidR="00117852" w:rsidRDefault="00117852">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25" w:author="Jo Cable" w:date="2016-06-13T17:37:00Z" w:initials="JC">
    <w:p w14:paraId="5E98D75F" w14:textId="3B5D3FCC" w:rsidR="00117852" w:rsidRDefault="00117852">
      <w:pPr>
        <w:pStyle w:val="CommentText"/>
      </w:pPr>
      <w:r>
        <w:rPr>
          <w:rStyle w:val="CommentReference"/>
        </w:rPr>
        <w:annotationRef/>
      </w:r>
      <w:r>
        <w:t>Why not just say they were totally excluded from all analyses?</w:t>
      </w:r>
    </w:p>
    <w:p w14:paraId="3A827F5F" w14:textId="77777777" w:rsidR="00117852" w:rsidRDefault="00117852">
      <w:pPr>
        <w:pStyle w:val="CommentText"/>
      </w:pPr>
    </w:p>
    <w:p w14:paraId="704E9F5A" w14:textId="77BD6EF1" w:rsidR="00117852" w:rsidRDefault="00117852">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28" w:author="Jo Cable" w:date="2016-06-13T17:37:00Z" w:initials="JC">
    <w:p w14:paraId="6D59315A" w14:textId="7FB3B1BB" w:rsidR="00117852" w:rsidRDefault="00117852">
      <w:pPr>
        <w:pStyle w:val="CommentText"/>
      </w:pPr>
      <w:r>
        <w:rPr>
          <w:rStyle w:val="CommentReference"/>
        </w:rPr>
        <w:annotationRef/>
      </w:r>
      <w:r>
        <w:t>How do you allow for the fact that for some species you will have data from all genes cf. another host you might have partial sequence from a single gene?</w:t>
      </w:r>
    </w:p>
    <w:p w14:paraId="5F457131" w14:textId="77777777" w:rsidR="00117852" w:rsidRDefault="00117852">
      <w:pPr>
        <w:pStyle w:val="CommentText"/>
      </w:pPr>
    </w:p>
    <w:p w14:paraId="7F6BB92B" w14:textId="4B59213C" w:rsidR="00117852" w:rsidRDefault="00117852">
      <w:pPr>
        <w:pStyle w:val="CommentText"/>
      </w:pPr>
      <w:r>
        <w:t>Ok this is answered in the next paragraph – but I don't understand it</w:t>
      </w:r>
    </w:p>
  </w:comment>
  <w:comment w:id="29" w:author="Jo Cable" w:date="2016-06-13T17:37:00Z" w:initials="JC">
    <w:p w14:paraId="4F209CFB" w14:textId="34BF95ED" w:rsidR="00117852" w:rsidRDefault="00117852">
      <w:pPr>
        <w:pStyle w:val="CommentText"/>
      </w:pPr>
      <w:r>
        <w:rPr>
          <w:rStyle w:val="CommentReference"/>
        </w:rPr>
        <w:annotationRef/>
      </w:r>
      <w:r>
        <w:t>?</w:t>
      </w:r>
    </w:p>
  </w:comment>
  <w:comment w:id="31" w:author="Jo Cable" w:date="2016-06-13T17:37:00Z" w:initials="JC">
    <w:p w14:paraId="15471B57" w14:textId="70150F51" w:rsidR="00117852" w:rsidRDefault="00117852">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32" w:author="SJP" w:date="2016-06-13T17:37:00Z" w:initials="MOU">
    <w:p w14:paraId="5425BDC7" w14:textId="6CD723E3" w:rsidR="00117852" w:rsidRDefault="00117852">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33" w:author="Jo Cable" w:date="2016-06-13T17:37:00Z" w:initials="JC">
    <w:p w14:paraId="52F1A790" w14:textId="2D64ECFA" w:rsidR="00117852" w:rsidRDefault="00117852">
      <w:pPr>
        <w:pStyle w:val="CommentText"/>
      </w:pPr>
      <w:r>
        <w:rPr>
          <w:rStyle w:val="CommentReference"/>
        </w:rPr>
        <w:annotationRef/>
      </w:r>
      <w:proofErr w:type="gramStart"/>
      <w:r>
        <w:t>why</w:t>
      </w:r>
      <w:proofErr w:type="gramEnd"/>
      <w:r>
        <w:t xml:space="preserve"> not order this after SPD in table</w:t>
      </w:r>
    </w:p>
  </w:comment>
  <w:comment w:id="34" w:author="JG Walker" w:date="2016-06-13T17:37:00Z" w:initials="JW">
    <w:p w14:paraId="596BE97E" w14:textId="564252CC" w:rsidR="00117852" w:rsidRDefault="00117852">
      <w:pPr>
        <w:pStyle w:val="CommentText"/>
      </w:pPr>
      <w:r>
        <w:rPr>
          <w:rStyle w:val="CommentReference"/>
        </w:rPr>
        <w:annotationRef/>
      </w:r>
      <w:r>
        <w:t>Possibly only include one of these</w:t>
      </w:r>
    </w:p>
  </w:comment>
  <w:comment w:id="35" w:author="Jo Cable" w:date="2016-06-13T17:37:00Z" w:initials="JC">
    <w:p w14:paraId="0C90DA06" w14:textId="55419A51" w:rsidR="00117852" w:rsidRDefault="00117852">
      <w:pPr>
        <w:pStyle w:val="CommentText"/>
      </w:pPr>
      <w:r>
        <w:rPr>
          <w:rStyle w:val="CommentReference"/>
        </w:rPr>
        <w:annotationRef/>
      </w:r>
      <w:proofErr w:type="gramStart"/>
      <w:r>
        <w:t>reminder</w:t>
      </w:r>
      <w:proofErr w:type="gramEnd"/>
      <w:r>
        <w:t xml:space="preserve"> reader what they are</w:t>
      </w:r>
    </w:p>
  </w:comment>
  <w:comment w:id="36" w:author="Jo Cable" w:date="2016-06-13T17:37:00Z" w:initials="JC">
    <w:p w14:paraId="12612FD9" w14:textId="5429FD6E" w:rsidR="00117852" w:rsidRDefault="00117852">
      <w:pPr>
        <w:pStyle w:val="CommentText"/>
      </w:pPr>
      <w:r>
        <w:rPr>
          <w:rStyle w:val="CommentReference"/>
        </w:rPr>
        <w:annotationRef/>
      </w:r>
      <w:proofErr w:type="gramStart"/>
      <w:r>
        <w:t>need</w:t>
      </w:r>
      <w:proofErr w:type="gramEnd"/>
      <w:r>
        <w:t xml:space="preserve"> to say above that xxx size data only was available in the database</w:t>
      </w:r>
    </w:p>
    <w:p w14:paraId="62A7A320" w14:textId="77777777" w:rsidR="00117852" w:rsidRDefault="00117852">
      <w:pPr>
        <w:pStyle w:val="CommentText"/>
      </w:pPr>
    </w:p>
    <w:p w14:paraId="79D93254" w14:textId="0C617A9E" w:rsidR="00117852" w:rsidRDefault="00117852">
      <w:pPr>
        <w:pStyle w:val="CommentText"/>
      </w:pPr>
      <w:proofErr w:type="gramStart"/>
      <w:r>
        <w:t>fish</w:t>
      </w:r>
      <w:proofErr w:type="gramEnd"/>
      <w:r>
        <w:t xml:space="preserve"> length is either standard  length or fork length (only the latter includes the tail fin) but the former is the “standard” measure</w:t>
      </w:r>
    </w:p>
    <w:p w14:paraId="62A1EE09" w14:textId="77777777" w:rsidR="00117852" w:rsidRDefault="00117852">
      <w:pPr>
        <w:pStyle w:val="CommentText"/>
      </w:pPr>
    </w:p>
    <w:p w14:paraId="20C836B2" w14:textId="2A18AADB" w:rsidR="00117852" w:rsidRDefault="00117852">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37" w:author="Jo Cable" w:date="2016-06-13T17:37:00Z" w:initials="JC">
    <w:p w14:paraId="1A21D162" w14:textId="2DB38A21" w:rsidR="00117852" w:rsidRDefault="00117852">
      <w:pPr>
        <w:pStyle w:val="CommentText"/>
      </w:pPr>
      <w:r>
        <w:rPr>
          <w:rStyle w:val="CommentReference"/>
        </w:rPr>
        <w:annotationRef/>
      </w:r>
      <w:proofErr w:type="gramStart"/>
      <w:r>
        <w:t>and</w:t>
      </w:r>
      <w:proofErr w:type="gramEnd"/>
      <w:r>
        <w:t xml:space="preserve"> then averaged for  that species?</w:t>
      </w:r>
    </w:p>
    <w:p w14:paraId="1A93E617" w14:textId="77777777" w:rsidR="00117852" w:rsidRDefault="00117852">
      <w:pPr>
        <w:pStyle w:val="CommentText"/>
      </w:pPr>
    </w:p>
    <w:p w14:paraId="3C0B2CC1" w14:textId="143ED9DE" w:rsidR="00117852" w:rsidRDefault="00117852">
      <w:pPr>
        <w:pStyle w:val="CommentText"/>
      </w:pPr>
      <w:r>
        <w:t>JW: no, a parasite found in one region was essentially considered separately from the same parasite found in another region</w:t>
      </w:r>
    </w:p>
  </w:comment>
  <w:comment w:id="38" w:author="Jo Cable" w:date="2016-06-13T17:37:00Z" w:initials="JC">
    <w:p w14:paraId="212CAB31" w14:textId="6FC6D21A" w:rsidR="00117852" w:rsidRDefault="00117852">
      <w:pPr>
        <w:pStyle w:val="CommentText"/>
      </w:pPr>
      <w:r>
        <w:rPr>
          <w:rStyle w:val="CommentReference"/>
        </w:rPr>
        <w:annotationRef/>
      </w:r>
      <w:r>
        <w:t xml:space="preserve">How do you envisage the results section looking? Re: Clay’s </w:t>
      </w:r>
      <w:proofErr w:type="gramStart"/>
      <w:r>
        <w:t>model ?</w:t>
      </w:r>
      <w:proofErr w:type="gramEnd"/>
    </w:p>
  </w:comment>
  <w:comment w:id="39" w:author="Jo Cable" w:date="2016-06-13T17:37:00Z" w:initials="JC">
    <w:p w14:paraId="63220830" w14:textId="26752BB3" w:rsidR="00117852" w:rsidRDefault="00117852">
      <w:pPr>
        <w:pStyle w:val="CommentText"/>
      </w:pPr>
      <w:r>
        <w:rPr>
          <w:rStyle w:val="CommentReference"/>
        </w:rPr>
        <w:annotationRef/>
      </w:r>
      <w:r>
        <w:t>Can you just say it can not be tested?</w:t>
      </w:r>
    </w:p>
  </w:comment>
  <w:comment w:id="40" w:author="Clay" w:date="2016-06-13T17:37:00Z" w:initials="C">
    <w:p w14:paraId="004B4324" w14:textId="77777777" w:rsidR="00117852" w:rsidRDefault="00117852" w:rsidP="003B121B">
      <w:pPr>
        <w:pStyle w:val="CommentText"/>
      </w:pPr>
      <w:r>
        <w:rPr>
          <w:rStyle w:val="CommentReference"/>
        </w:rPr>
        <w:annotationRef/>
      </w:r>
      <w:r>
        <w:t>Not sure which figure to refer the readers to here and, more importantly, I don’t see how either figure shows any evidence for the prediction.</w:t>
      </w:r>
    </w:p>
    <w:p w14:paraId="244B5D3F" w14:textId="77777777" w:rsidR="00117852" w:rsidRDefault="00117852" w:rsidP="003B121B">
      <w:pPr>
        <w:pStyle w:val="CommentText"/>
      </w:pPr>
    </w:p>
    <w:p w14:paraId="47DEA8B0" w14:textId="72EBE1B2" w:rsidR="00117852" w:rsidRDefault="00117852"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41" w:author="Clay" w:date="2016-06-13T17:37:00Z" w:initials="C">
    <w:p w14:paraId="625B6B48" w14:textId="77777777" w:rsidR="00117852" w:rsidRDefault="00117852" w:rsidP="003B121B">
      <w:pPr>
        <w:pStyle w:val="CommentText"/>
      </w:pPr>
      <w:r>
        <w:rPr>
          <w:rStyle w:val="CommentReference"/>
        </w:rPr>
        <w:annotationRef/>
      </w:r>
      <w:r>
        <w:t>These distributions should be shown somewhere.</w:t>
      </w:r>
    </w:p>
    <w:p w14:paraId="0698C02D" w14:textId="77777777" w:rsidR="00117852" w:rsidRDefault="00117852" w:rsidP="003B121B">
      <w:pPr>
        <w:pStyle w:val="CommentText"/>
      </w:pPr>
    </w:p>
    <w:p w14:paraId="191A7981" w14:textId="73587884" w:rsidR="00117852" w:rsidRDefault="00117852"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42" w:author="Amy Hurford" w:date="2016-06-13T17:37:00Z" w:initials="AH">
    <w:p w14:paraId="2877F0E3" w14:textId="114B28CC" w:rsidR="00117852" w:rsidRDefault="00117852">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44" w:author="Clay" w:date="2016-06-13T17:37:00Z" w:initials="C">
    <w:p w14:paraId="61C7454B" w14:textId="30220197" w:rsidR="00117852" w:rsidRDefault="00117852">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45" w:author="JG Walker" w:date="2016-06-13T17:37:00Z" w:initials="JW">
    <w:p w14:paraId="7635187F" w14:textId="79B15C89" w:rsidR="00117852" w:rsidRDefault="00117852">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46" w:author="JG Walker" w:date="2016-06-13T17:37:00Z" w:initials="JW">
    <w:p w14:paraId="7EAC9C14" w14:textId="14A8926A" w:rsidR="00117852" w:rsidRDefault="00117852">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53" w:author="JG Walker" w:date="2016-06-13T17:37:00Z" w:initials="JW">
    <w:p w14:paraId="1B3F13A4" w14:textId="48E63101" w:rsidR="00117852" w:rsidRDefault="00117852">
      <w:pPr>
        <w:pStyle w:val="CommentText"/>
      </w:pPr>
      <w:r>
        <w:rPr>
          <w:rStyle w:val="CommentReference"/>
        </w:rPr>
        <w:annotationRef/>
      </w:r>
      <w:r>
        <w:t>Undergrads who helped with data entry?? Transmission retreat?</w:t>
      </w:r>
    </w:p>
  </w:comment>
  <w:comment w:id="54" w:author="SJP" w:date="2016-06-13T17:37:00Z" w:initials="MOU">
    <w:p w14:paraId="6599FEFA" w14:textId="77777777" w:rsidR="00117852" w:rsidRDefault="00117852" w:rsidP="00B34BF1">
      <w:pPr>
        <w:pStyle w:val="CommentText"/>
      </w:pPr>
      <w:r>
        <w:rPr>
          <w:rStyle w:val="CommentReference"/>
        </w:rPr>
        <w:annotationRef/>
      </w:r>
      <w:r>
        <w:t>We threw out the database that she worked on but still might be nice to include.</w:t>
      </w:r>
    </w:p>
  </w:comment>
  <w:comment w:id="55" w:author="JG Walker" w:date="2016-06-13T17:37:00Z" w:initials="JW">
    <w:p w14:paraId="72C738C5" w14:textId="0E3FE318" w:rsidR="00117852" w:rsidRDefault="00117852">
      <w:pPr>
        <w:pStyle w:val="CommentText"/>
      </w:pPr>
      <w:r>
        <w:rPr>
          <w:rStyle w:val="CommentReference"/>
        </w:rPr>
        <w:annotationRef/>
      </w:r>
      <w:r>
        <w:t>I can create a spreadsheet with the final metrics &amp; traits to include in supplementary?</w:t>
      </w:r>
    </w:p>
  </w:comment>
  <w:comment w:id="56" w:author="JG Walker" w:date="2016-06-13T17:37:00Z" w:initials="JW">
    <w:p w14:paraId="47DE60C4" w14:textId="77777777" w:rsidR="00117852" w:rsidRPr="006473CD" w:rsidRDefault="00117852" w:rsidP="00194D56">
      <w:pPr>
        <w:shd w:val="clear" w:color="auto" w:fill="FFFFFF"/>
        <w:textAlignment w:val="baseline"/>
        <w:rPr>
          <w:color w:val="333333"/>
          <w:szCs w:val="24"/>
        </w:rPr>
      </w:pPr>
      <w:r>
        <w:rPr>
          <w:rStyle w:val="CommentReference"/>
        </w:rPr>
        <w:annotationRef/>
      </w:r>
    </w:p>
    <w:p w14:paraId="1278B53A" w14:textId="39330C88" w:rsidR="00117852" w:rsidRDefault="00117852"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57" w:author="JG Walker" w:date="2016-06-13T17:37:00Z" w:initials="JW">
    <w:p w14:paraId="3382DA31" w14:textId="77777777" w:rsidR="00117852" w:rsidRDefault="00117852"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100E3F7B" w14:textId="0DA5FA60" w:rsidR="00117852" w:rsidRDefault="00117852">
      <w:pPr>
        <w:pStyle w:val="CommentText"/>
      </w:pPr>
    </w:p>
  </w:comment>
  <w:comment w:id="58" w:author="JG Walker" w:date="2016-06-13T17:37:00Z" w:initials="JW">
    <w:p w14:paraId="536A55C6" w14:textId="77777777" w:rsidR="00117852" w:rsidRDefault="00117852" w:rsidP="006473CD">
      <w:pPr>
        <w:pStyle w:val="CommentText"/>
      </w:pPr>
      <w:r>
        <w:rPr>
          <w:rStyle w:val="CommentReference"/>
        </w:rPr>
        <w:annotationRef/>
      </w:r>
      <w:r>
        <w:t>To format and proofread.</w:t>
      </w:r>
    </w:p>
  </w:comment>
  <w:comment w:id="60" w:author="Amy Hurford" w:date="2016-06-13T17:37:00Z" w:initials="AH">
    <w:p w14:paraId="62870263" w14:textId="23CC11E3" w:rsidR="00117852" w:rsidRDefault="00117852">
      <w:pPr>
        <w:pStyle w:val="CommentText"/>
      </w:pPr>
      <w:r>
        <w:rPr>
          <w:rStyle w:val="CommentReference"/>
        </w:rPr>
        <w:annotationRef/>
      </w:r>
      <w:r>
        <w:t>I think the results are strong as is and I wouldn’t include any of the modelling I did related to complex/trophic transmission.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D3B12" w15:done="0"/>
  <w15:commentEx w15:paraId="2D1DF5B8" w15:done="0"/>
  <w15:commentEx w15:paraId="0A4E8DB8" w15:done="0"/>
  <w15:commentEx w15:paraId="2B9DE5FF" w15:done="0"/>
  <w15:commentEx w15:paraId="3A20EDDE" w15:done="0"/>
  <w15:commentEx w15:paraId="67E7AB88" w15:done="0"/>
  <w15:commentEx w15:paraId="0A47D864" w15:done="0"/>
  <w15:commentEx w15:paraId="20B96D15" w15:done="0"/>
  <w15:commentEx w15:paraId="1D5C45CA" w15:done="0"/>
  <w15:commentEx w15:paraId="66E39090" w15:done="0"/>
  <w15:commentEx w15:paraId="41F6BE39" w15:done="0"/>
  <w15:commentEx w15:paraId="0A2AA98F" w15:done="0"/>
  <w15:commentEx w15:paraId="79DC1B13" w15:done="0"/>
  <w15:commentEx w15:paraId="6248DBAA" w15:done="0"/>
  <w15:commentEx w15:paraId="04D88B9A" w15:done="0"/>
  <w15:commentEx w15:paraId="6BB6AB75" w15:done="0"/>
  <w15:commentEx w15:paraId="5448F740" w15:done="0"/>
  <w15:commentEx w15:paraId="446E45C8" w15:done="0"/>
  <w15:commentEx w15:paraId="31A8F10A" w15:done="0"/>
  <w15:commentEx w15:paraId="7FF71881" w15:done="0"/>
  <w15:commentEx w15:paraId="6F0AFF6C" w15:done="0"/>
  <w15:commentEx w15:paraId="3226E1C9" w15:done="0"/>
  <w15:commentEx w15:paraId="2DE3D395" w15:done="0"/>
  <w15:commentEx w15:paraId="1B1B11B4" w15:done="0"/>
  <w15:commentEx w15:paraId="37009E90" w15:done="0"/>
  <w15:commentEx w15:paraId="1F92C912" w15:done="0"/>
  <w15:commentEx w15:paraId="50A13953" w15:done="0"/>
  <w15:commentEx w15:paraId="05E341F8" w15:done="0"/>
  <w15:commentEx w15:paraId="30E71BA8" w15:done="0"/>
  <w15:commentEx w15:paraId="4A2894A6" w15:done="0"/>
  <w15:commentEx w15:paraId="2C0467F5" w15:done="0"/>
  <w15:commentEx w15:paraId="008DBFD4" w15:done="0"/>
  <w15:commentEx w15:paraId="5AE547E4" w15:done="0"/>
  <w15:commentEx w15:paraId="7642AD03" w15:done="0"/>
  <w15:commentEx w15:paraId="2FFE9882" w15:done="0"/>
  <w15:commentEx w15:paraId="162E4543" w15:done="0"/>
  <w15:commentEx w15:paraId="14EF7210" w15:done="0"/>
  <w15:commentEx w15:paraId="4E5EDD84" w15:done="0"/>
  <w15:commentEx w15:paraId="704E9F5A" w15:done="0"/>
  <w15:commentEx w15:paraId="7F6BB92B" w15:done="0"/>
  <w15:commentEx w15:paraId="4F209CFB" w15:done="0"/>
  <w15:commentEx w15:paraId="15471B57" w15:done="0"/>
  <w15:commentEx w15:paraId="5425BDC7" w15:done="0"/>
  <w15:commentEx w15:paraId="52F1A790" w15:done="0"/>
  <w15:commentEx w15:paraId="0C90DA06" w15:done="0"/>
  <w15:commentEx w15:paraId="20C836B2" w15:done="0"/>
  <w15:commentEx w15:paraId="3C0B2CC1" w15:done="0"/>
  <w15:commentEx w15:paraId="451EAE07" w15:done="0"/>
  <w15:commentEx w15:paraId="212CAB31" w15:done="0"/>
  <w15:commentEx w15:paraId="63220830" w15:done="0"/>
  <w15:commentEx w15:paraId="47DEA8B0" w15:done="0"/>
  <w15:commentEx w15:paraId="191A7981" w15:done="0"/>
  <w15:commentEx w15:paraId="2877F0E3" w15:done="0"/>
  <w15:commentEx w15:paraId="5605595C" w15:done="0"/>
  <w15:commentEx w15:paraId="1B3F13A4" w15:done="0"/>
  <w15:commentEx w15:paraId="6599FEFA" w15:done="0"/>
  <w15:commentEx w15:paraId="72C738C5" w15:done="0"/>
  <w15:commentEx w15:paraId="1278B53A" w15:done="0"/>
  <w15:commentEx w15:paraId="100E3F7B" w15:done="0"/>
  <w15:commentEx w15:paraId="536A55C6" w15:done="0"/>
  <w15:commentEx w15:paraId="6287026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8C2451" w14:textId="77777777" w:rsidR="00117852" w:rsidRDefault="00117852">
      <w:r>
        <w:separator/>
      </w:r>
    </w:p>
  </w:endnote>
  <w:endnote w:type="continuationSeparator" w:id="0">
    <w:p w14:paraId="3AD6898E" w14:textId="77777777" w:rsidR="00117852" w:rsidRDefault="00117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NewCenturySchlbk">
    <w:altName w:val="Century Schoolbook"/>
    <w:panose1 w:val="00000000000000000000"/>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5B6E9" w14:textId="77777777" w:rsidR="00117852" w:rsidRDefault="00117852" w:rsidP="00D774E2">
    <w:pPr>
      <w:tabs>
        <w:tab w:val="right" w:pos="9923"/>
      </w:tabs>
      <w:rPr>
        <w:rFonts w:ascii="Arial" w:hAnsi="Arial" w:cs="Arial"/>
        <w:b/>
        <w:sz w:val="17"/>
        <w:szCs w:val="17"/>
      </w:rPr>
    </w:pPr>
  </w:p>
  <w:p w14:paraId="07C6DD51" w14:textId="77777777" w:rsidR="00117852" w:rsidRPr="004E5F6D" w:rsidRDefault="00117852"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188B1" w14:textId="77777777" w:rsidR="00117852" w:rsidRPr="00D3653D" w:rsidRDefault="00117852" w:rsidP="00D774E2">
    <w:pPr>
      <w:tabs>
        <w:tab w:val="right" w:pos="9923"/>
      </w:tabs>
      <w:rPr>
        <w:i/>
        <w:color w:val="666666"/>
        <w:sz w:val="18"/>
        <w:szCs w:val="18"/>
      </w:rPr>
    </w:pPr>
  </w:p>
  <w:p w14:paraId="2675E956" w14:textId="77777777" w:rsidR="00117852" w:rsidRPr="001B02A0" w:rsidRDefault="00117852"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317ED" w14:textId="77777777" w:rsidR="00117852" w:rsidRPr="00F234D5" w:rsidRDefault="00117852"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955EB7" w14:textId="77777777" w:rsidR="00117852" w:rsidRDefault="00117852">
      <w:r>
        <w:separator/>
      </w:r>
    </w:p>
  </w:footnote>
  <w:footnote w:type="continuationSeparator" w:id="0">
    <w:p w14:paraId="37A344C8" w14:textId="77777777" w:rsidR="00117852" w:rsidRDefault="001178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AC8BB" w14:textId="77777777" w:rsidR="00117852" w:rsidRPr="00516B22" w:rsidRDefault="00117852"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7038380" w14:textId="77777777" w:rsidR="00117852" w:rsidRPr="003F3A19" w:rsidRDefault="00117852"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3CD8AFF9" w14:textId="77777777" w:rsidR="00117852" w:rsidRDefault="00117852"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B61C6" w14:textId="77777777" w:rsidR="00117852" w:rsidRPr="00516B22" w:rsidRDefault="00117852" w:rsidP="00D774E2">
    <w:pPr>
      <w:spacing w:after="180"/>
      <w:jc w:val="center"/>
      <w:rPr>
        <w:rFonts w:ascii="Arial" w:hAnsi="Arial"/>
        <w:b/>
        <w:color w:val="000000"/>
        <w:szCs w:val="24"/>
        <w:lang w:val="fr-FR"/>
      </w:rPr>
    </w:pPr>
    <w:r>
      <w:rPr>
        <w:rFonts w:ascii="Arial" w:hAnsi="Arial"/>
        <w:b/>
        <w:i/>
        <w:color w:val="000000"/>
        <w:szCs w:val="24"/>
        <w:lang w:val="fr-FR"/>
      </w:rPr>
      <w:t>Phil. Trans.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76A2EA07" w14:textId="77777777" w:rsidR="00117852" w:rsidRPr="00516B22" w:rsidRDefault="00117852" w:rsidP="00D774E2">
    <w:pPr>
      <w:pBdr>
        <w:bottom w:val="single" w:sz="6" w:space="1" w:color="auto"/>
      </w:pBdr>
      <w:tabs>
        <w:tab w:val="right" w:pos="9923"/>
      </w:tabs>
      <w:jc w:val="right"/>
      <w:rPr>
        <w:i/>
        <w:color w:val="000000"/>
        <w:sz w:val="18"/>
        <w:szCs w:val="18"/>
        <w:lang w:val="fr-FR"/>
      </w:rPr>
    </w:pPr>
  </w:p>
  <w:p w14:paraId="62F90D8B" w14:textId="77777777" w:rsidR="00117852" w:rsidRDefault="00117852"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9264" behindDoc="0" locked="0" layoutInCell="1" allowOverlap="1" wp14:anchorId="142BC788" wp14:editId="6E927948">
          <wp:simplePos x="0" y="0"/>
          <wp:positionH relativeFrom="column">
            <wp:posOffset>635</wp:posOffset>
          </wp:positionH>
          <wp:positionV relativeFrom="paragraph">
            <wp:posOffset>0</wp:posOffset>
          </wp:positionV>
          <wp:extent cx="2400300" cy="457200"/>
          <wp:effectExtent l="0" t="0" r="12700" b="0"/>
          <wp:wrapSquare wrapText="bothSides"/>
          <wp:docPr id="10" name="Picture 1" descr="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898935" w14:textId="77777777" w:rsidR="00117852" w:rsidRPr="00FF0DAA" w:rsidRDefault="00117852"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2616575" w14:textId="77777777" w:rsidR="00117852" w:rsidRPr="00FF0DAA" w:rsidRDefault="00117852"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2D7E23FA" w14:textId="77777777" w:rsidR="00117852" w:rsidRPr="000063D6" w:rsidRDefault="00117852"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682B4" w14:textId="77777777" w:rsidR="00117852" w:rsidRDefault="00117852"/>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7E08D" w14:textId="77777777" w:rsidR="00117852" w:rsidRPr="00090077" w:rsidRDefault="00117852"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40142"/>
    <w:rsid w:val="00062231"/>
    <w:rsid w:val="000650C2"/>
    <w:rsid w:val="00076CEE"/>
    <w:rsid w:val="000C2410"/>
    <w:rsid w:val="000D3361"/>
    <w:rsid w:val="000E25BA"/>
    <w:rsid w:val="000E3760"/>
    <w:rsid w:val="0010542B"/>
    <w:rsid w:val="00117852"/>
    <w:rsid w:val="001178B4"/>
    <w:rsid w:val="001243E9"/>
    <w:rsid w:val="00125BA7"/>
    <w:rsid w:val="001401A9"/>
    <w:rsid w:val="00146C34"/>
    <w:rsid w:val="001473DB"/>
    <w:rsid w:val="0017367B"/>
    <w:rsid w:val="00192BA9"/>
    <w:rsid w:val="001937A1"/>
    <w:rsid w:val="00194D56"/>
    <w:rsid w:val="001A04F2"/>
    <w:rsid w:val="001A1E01"/>
    <w:rsid w:val="001B1701"/>
    <w:rsid w:val="001C3027"/>
    <w:rsid w:val="001D033E"/>
    <w:rsid w:val="001E742B"/>
    <w:rsid w:val="001E7B91"/>
    <w:rsid w:val="001F03E9"/>
    <w:rsid w:val="001F5415"/>
    <w:rsid w:val="002152F5"/>
    <w:rsid w:val="002354A6"/>
    <w:rsid w:val="00246C30"/>
    <w:rsid w:val="0025264C"/>
    <w:rsid w:val="00254332"/>
    <w:rsid w:val="00263FED"/>
    <w:rsid w:val="00284EB9"/>
    <w:rsid w:val="00290387"/>
    <w:rsid w:val="002A7AF6"/>
    <w:rsid w:val="002C1264"/>
    <w:rsid w:val="002D4F81"/>
    <w:rsid w:val="002E2D7E"/>
    <w:rsid w:val="002F2736"/>
    <w:rsid w:val="002F4FE0"/>
    <w:rsid w:val="00300BF7"/>
    <w:rsid w:val="003165DF"/>
    <w:rsid w:val="00322E3D"/>
    <w:rsid w:val="00330373"/>
    <w:rsid w:val="00337C99"/>
    <w:rsid w:val="00352DBD"/>
    <w:rsid w:val="00354210"/>
    <w:rsid w:val="003542CA"/>
    <w:rsid w:val="00366BDB"/>
    <w:rsid w:val="00372782"/>
    <w:rsid w:val="00381EC0"/>
    <w:rsid w:val="00383AF5"/>
    <w:rsid w:val="003861EA"/>
    <w:rsid w:val="003B121B"/>
    <w:rsid w:val="003F0714"/>
    <w:rsid w:val="004027E3"/>
    <w:rsid w:val="004065CB"/>
    <w:rsid w:val="004076D7"/>
    <w:rsid w:val="00415F58"/>
    <w:rsid w:val="00417D0E"/>
    <w:rsid w:val="00420C16"/>
    <w:rsid w:val="00437A17"/>
    <w:rsid w:val="004525E0"/>
    <w:rsid w:val="00462E14"/>
    <w:rsid w:val="00467DA8"/>
    <w:rsid w:val="00481CEB"/>
    <w:rsid w:val="0048212F"/>
    <w:rsid w:val="00490105"/>
    <w:rsid w:val="0049150D"/>
    <w:rsid w:val="004C25C4"/>
    <w:rsid w:val="004D246A"/>
    <w:rsid w:val="004D63A1"/>
    <w:rsid w:val="004D655C"/>
    <w:rsid w:val="004E1607"/>
    <w:rsid w:val="00505B74"/>
    <w:rsid w:val="00517A9B"/>
    <w:rsid w:val="00525D84"/>
    <w:rsid w:val="0053328B"/>
    <w:rsid w:val="005671A0"/>
    <w:rsid w:val="005801E3"/>
    <w:rsid w:val="005859F2"/>
    <w:rsid w:val="005859FD"/>
    <w:rsid w:val="0059086F"/>
    <w:rsid w:val="00594DD7"/>
    <w:rsid w:val="005A498E"/>
    <w:rsid w:val="005B325B"/>
    <w:rsid w:val="005C2D7F"/>
    <w:rsid w:val="005E3143"/>
    <w:rsid w:val="005E6190"/>
    <w:rsid w:val="006055D7"/>
    <w:rsid w:val="0060593F"/>
    <w:rsid w:val="00615D9B"/>
    <w:rsid w:val="00621BBF"/>
    <w:rsid w:val="00622E6B"/>
    <w:rsid w:val="00640BD2"/>
    <w:rsid w:val="006473CD"/>
    <w:rsid w:val="006627E7"/>
    <w:rsid w:val="00692C34"/>
    <w:rsid w:val="006B1194"/>
    <w:rsid w:val="006B1F7A"/>
    <w:rsid w:val="006B3BBF"/>
    <w:rsid w:val="006B748E"/>
    <w:rsid w:val="006C6017"/>
    <w:rsid w:val="006D4C68"/>
    <w:rsid w:val="006F7032"/>
    <w:rsid w:val="007006D0"/>
    <w:rsid w:val="00734F85"/>
    <w:rsid w:val="00752C50"/>
    <w:rsid w:val="00753B9C"/>
    <w:rsid w:val="007573BC"/>
    <w:rsid w:val="00761B04"/>
    <w:rsid w:val="0077133D"/>
    <w:rsid w:val="00794533"/>
    <w:rsid w:val="007A505A"/>
    <w:rsid w:val="007D3C82"/>
    <w:rsid w:val="007D43FC"/>
    <w:rsid w:val="007D7B7D"/>
    <w:rsid w:val="0080269C"/>
    <w:rsid w:val="008043C2"/>
    <w:rsid w:val="0081336C"/>
    <w:rsid w:val="00815151"/>
    <w:rsid w:val="0087542F"/>
    <w:rsid w:val="008841E3"/>
    <w:rsid w:val="0088608A"/>
    <w:rsid w:val="008C3276"/>
    <w:rsid w:val="008D58FF"/>
    <w:rsid w:val="008E0C63"/>
    <w:rsid w:val="008E5484"/>
    <w:rsid w:val="009136B4"/>
    <w:rsid w:val="00926B19"/>
    <w:rsid w:val="009514D7"/>
    <w:rsid w:val="00961C62"/>
    <w:rsid w:val="00965F0B"/>
    <w:rsid w:val="00976571"/>
    <w:rsid w:val="0099284C"/>
    <w:rsid w:val="00993853"/>
    <w:rsid w:val="009964AE"/>
    <w:rsid w:val="00996710"/>
    <w:rsid w:val="009B68D1"/>
    <w:rsid w:val="009C45A0"/>
    <w:rsid w:val="009E47A0"/>
    <w:rsid w:val="009E576D"/>
    <w:rsid w:val="00A2309A"/>
    <w:rsid w:val="00A30A38"/>
    <w:rsid w:val="00A42B11"/>
    <w:rsid w:val="00A52D98"/>
    <w:rsid w:val="00A60B34"/>
    <w:rsid w:val="00A67202"/>
    <w:rsid w:val="00A71C04"/>
    <w:rsid w:val="00A8396A"/>
    <w:rsid w:val="00A87DD3"/>
    <w:rsid w:val="00A9781C"/>
    <w:rsid w:val="00AB1B1C"/>
    <w:rsid w:val="00AB2838"/>
    <w:rsid w:val="00AE2C42"/>
    <w:rsid w:val="00B0189A"/>
    <w:rsid w:val="00B06AA9"/>
    <w:rsid w:val="00B32AE8"/>
    <w:rsid w:val="00B344D6"/>
    <w:rsid w:val="00B34BF1"/>
    <w:rsid w:val="00B50217"/>
    <w:rsid w:val="00B53449"/>
    <w:rsid w:val="00B57645"/>
    <w:rsid w:val="00B75723"/>
    <w:rsid w:val="00B96125"/>
    <w:rsid w:val="00BC7503"/>
    <w:rsid w:val="00BE2A36"/>
    <w:rsid w:val="00C03A9E"/>
    <w:rsid w:val="00C0457E"/>
    <w:rsid w:val="00C054D7"/>
    <w:rsid w:val="00C061B9"/>
    <w:rsid w:val="00C26EA7"/>
    <w:rsid w:val="00C30ACA"/>
    <w:rsid w:val="00C5308B"/>
    <w:rsid w:val="00C61DD8"/>
    <w:rsid w:val="00C80407"/>
    <w:rsid w:val="00C92235"/>
    <w:rsid w:val="00CA63A4"/>
    <w:rsid w:val="00CB63FD"/>
    <w:rsid w:val="00CC17CD"/>
    <w:rsid w:val="00CC2C96"/>
    <w:rsid w:val="00CE6E3B"/>
    <w:rsid w:val="00D47709"/>
    <w:rsid w:val="00D47BDB"/>
    <w:rsid w:val="00D54EFD"/>
    <w:rsid w:val="00D603F3"/>
    <w:rsid w:val="00D70908"/>
    <w:rsid w:val="00D71F1B"/>
    <w:rsid w:val="00D774E2"/>
    <w:rsid w:val="00D77BE6"/>
    <w:rsid w:val="00D84FD8"/>
    <w:rsid w:val="00D86F34"/>
    <w:rsid w:val="00DA3321"/>
    <w:rsid w:val="00DB0F4D"/>
    <w:rsid w:val="00DB235D"/>
    <w:rsid w:val="00DC2380"/>
    <w:rsid w:val="00DD52AF"/>
    <w:rsid w:val="00DE2747"/>
    <w:rsid w:val="00DF07B1"/>
    <w:rsid w:val="00E03B4B"/>
    <w:rsid w:val="00E051A8"/>
    <w:rsid w:val="00E11B97"/>
    <w:rsid w:val="00E46F3F"/>
    <w:rsid w:val="00E64679"/>
    <w:rsid w:val="00E8246E"/>
    <w:rsid w:val="00EA1C81"/>
    <w:rsid w:val="00EA1DC1"/>
    <w:rsid w:val="00EA50D4"/>
    <w:rsid w:val="00EB263B"/>
    <w:rsid w:val="00EC0534"/>
    <w:rsid w:val="00EC3869"/>
    <w:rsid w:val="00ED3254"/>
    <w:rsid w:val="00EE0AED"/>
    <w:rsid w:val="00EE44FD"/>
    <w:rsid w:val="00EF4F9D"/>
    <w:rsid w:val="00F07A49"/>
    <w:rsid w:val="00F131C8"/>
    <w:rsid w:val="00F20EA0"/>
    <w:rsid w:val="00F35980"/>
    <w:rsid w:val="00F52FD6"/>
    <w:rsid w:val="00F53A06"/>
    <w:rsid w:val="00F60BA7"/>
    <w:rsid w:val="00F70940"/>
    <w:rsid w:val="00F7596B"/>
    <w:rsid w:val="00F76646"/>
    <w:rsid w:val="00F87F91"/>
    <w:rsid w:val="00F9382C"/>
    <w:rsid w:val="00FA03C6"/>
    <w:rsid w:val="00FA166D"/>
    <w:rsid w:val="00FB0950"/>
    <w:rsid w:val="00FB653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67E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cs="Times New Roman"/>
      <w:szCs w:val="20"/>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basedOn w:val="DefaultParagraphFont"/>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basedOn w:val="DefaultParagraphFont"/>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basedOn w:val="DefaultParagraphFont"/>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basedOn w:val="DefaultParagraphFont"/>
    <w:link w:val="Heading5"/>
    <w:uiPriority w:val="9"/>
    <w:rsid w:val="006473CD"/>
    <w:rPr>
      <w:rFonts w:ascii="Cambria" w:eastAsia="ＭＳ ゴシック" w:hAnsi="Cambria" w:cs="Times New Roman"/>
      <w:i/>
      <w:iCs/>
      <w:color w:val="4F81BD"/>
    </w:rPr>
  </w:style>
  <w:style w:type="character" w:customStyle="1" w:styleId="Heading6Char">
    <w:name w:val="Heading 6 Char"/>
    <w:basedOn w:val="DefaultParagraphFont"/>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ascii="Cambria" w:eastAsia="Times New Roman" w:hAnsi="Cambria" w:cs="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cs="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cs="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cs="Times New Roman"/>
      <w:b/>
      <w:sz w:val="19"/>
      <w:szCs w:val="20"/>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cs="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cs="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cs="Times New Roman"/>
      <w:i/>
      <w:noProof/>
      <w:sz w:val="19"/>
      <w:szCs w:val="20"/>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cs="Times New Roman"/>
      <w:b/>
      <w:i/>
      <w:color w:val="000000"/>
      <w:sz w:val="18"/>
      <w:szCs w:val="20"/>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cs="Times New Roman"/>
      <w:i/>
      <w:sz w:val="18"/>
      <w:szCs w:val="20"/>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cs="Times New Roman"/>
      <w:i/>
      <w:sz w:val="19"/>
      <w:szCs w:val="20"/>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cs="Times New Roman"/>
      <w:noProof/>
      <w:sz w:val="18"/>
      <w:szCs w:val="20"/>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cs="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cs="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basedOn w:val="DefaultParagraphFont"/>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basedOn w:val="DefaultParagraphFont"/>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basedOn w:val="DefaultParagraphFont"/>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basedOn w:val="CommentText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basedOn w:val="DefaultParagraphFont"/>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basedOn w:val="DefaultParagraphFont"/>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ascii="Cambria" w:eastAsia="Cambria" w:hAnsi="Cambria" w:cs="Cambria"/>
      <w:color w:val="000000"/>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basedOn w:val="DefaultParagraphFont"/>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basedOn w:val="DefaultParagraphFont"/>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cs="Times New Roman"/>
    </w:rPr>
  </w:style>
  <w:style w:type="paragraph" w:styleId="Date">
    <w:name w:val="Date"/>
    <w:next w:val="BodyText"/>
    <w:link w:val="DateChar"/>
    <w:qFormat/>
    <w:rsid w:val="006473CD"/>
    <w:pPr>
      <w:keepNext/>
      <w:keepLines/>
      <w:spacing w:after="200"/>
      <w:jc w:val="center"/>
    </w:pPr>
    <w:rPr>
      <w:rFonts w:ascii="Calibri" w:eastAsia="Calibri" w:hAnsi="Calibri" w:cs="Times New Roman"/>
    </w:rPr>
  </w:style>
  <w:style w:type="character" w:customStyle="1" w:styleId="DateChar">
    <w:name w:val="Date Char"/>
    <w:basedOn w:val="DefaultParagraphFont"/>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basedOn w:val="DefaultParagraphFont"/>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Theme="minorEastAsia" w:hAnsi="Consolas" w:cstheme="minorBidi"/>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cs="Times New Roman"/>
      <w:szCs w:val="20"/>
      <w:lang w:val="en-GB" w:eastAsia="en-GB"/>
    </w:rPr>
  </w:style>
  <w:style w:type="character" w:styleId="LineNumber">
    <w:name w:val="line number"/>
    <w:basedOn w:val="DefaultParagraphFont"/>
    <w:uiPriority w:val="99"/>
    <w:semiHidden/>
    <w:unhideWhenUsed/>
    <w:rsid w:val="00FB09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cs="Times New Roman"/>
      <w:szCs w:val="20"/>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basedOn w:val="DefaultParagraphFont"/>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basedOn w:val="DefaultParagraphFont"/>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basedOn w:val="DefaultParagraphFont"/>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basedOn w:val="DefaultParagraphFont"/>
    <w:link w:val="Heading5"/>
    <w:uiPriority w:val="9"/>
    <w:rsid w:val="006473CD"/>
    <w:rPr>
      <w:rFonts w:ascii="Cambria" w:eastAsia="ＭＳ ゴシック" w:hAnsi="Cambria" w:cs="Times New Roman"/>
      <w:i/>
      <w:iCs/>
      <w:color w:val="4F81BD"/>
    </w:rPr>
  </w:style>
  <w:style w:type="character" w:customStyle="1" w:styleId="Heading6Char">
    <w:name w:val="Heading 6 Char"/>
    <w:basedOn w:val="DefaultParagraphFont"/>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ascii="Cambria" w:eastAsia="Times New Roman" w:hAnsi="Cambria" w:cs="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cs="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cs="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cs="Times New Roman"/>
      <w:b/>
      <w:sz w:val="19"/>
      <w:szCs w:val="20"/>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cs="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cs="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cs="Times New Roman"/>
      <w:i/>
      <w:noProof/>
      <w:sz w:val="19"/>
      <w:szCs w:val="20"/>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cs="Times New Roman"/>
      <w:b/>
      <w:i/>
      <w:color w:val="000000"/>
      <w:sz w:val="18"/>
      <w:szCs w:val="20"/>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cs="Times New Roman"/>
      <w:i/>
      <w:sz w:val="18"/>
      <w:szCs w:val="20"/>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cs="Times New Roman"/>
      <w:i/>
      <w:sz w:val="19"/>
      <w:szCs w:val="20"/>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cs="Times New Roman"/>
      <w:noProof/>
      <w:sz w:val="18"/>
      <w:szCs w:val="20"/>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cs="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cs="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basedOn w:val="DefaultParagraphFont"/>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basedOn w:val="DefaultParagraphFont"/>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basedOn w:val="DefaultParagraphFont"/>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basedOn w:val="CommentText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basedOn w:val="DefaultParagraphFont"/>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basedOn w:val="DefaultParagraphFont"/>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ascii="Cambria" w:eastAsia="Cambria" w:hAnsi="Cambria" w:cs="Cambria"/>
      <w:color w:val="000000"/>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basedOn w:val="DefaultParagraphFont"/>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basedOn w:val="DefaultParagraphFont"/>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cs="Times New Roman"/>
    </w:rPr>
  </w:style>
  <w:style w:type="paragraph" w:styleId="Date">
    <w:name w:val="Date"/>
    <w:next w:val="BodyText"/>
    <w:link w:val="DateChar"/>
    <w:qFormat/>
    <w:rsid w:val="006473CD"/>
    <w:pPr>
      <w:keepNext/>
      <w:keepLines/>
      <w:spacing w:after="200"/>
      <w:jc w:val="center"/>
    </w:pPr>
    <w:rPr>
      <w:rFonts w:ascii="Calibri" w:eastAsia="Calibri" w:hAnsi="Calibri" w:cs="Times New Roman"/>
    </w:rPr>
  </w:style>
  <w:style w:type="character" w:customStyle="1" w:styleId="DateChar">
    <w:name w:val="Date Char"/>
    <w:basedOn w:val="DefaultParagraphFont"/>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basedOn w:val="DefaultParagraphFont"/>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Theme="minorEastAsia" w:hAnsi="Consolas" w:cstheme="minorBidi"/>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cs="Times New Roman"/>
      <w:szCs w:val="20"/>
      <w:lang w:val="en-GB" w:eastAsia="en-GB"/>
    </w:rPr>
  </w:style>
  <w:style w:type="character" w:styleId="LineNumber">
    <w:name w:val="line number"/>
    <w:basedOn w:val="DefaultParagraphFont"/>
    <w:uiPriority w:val="99"/>
    <w:semiHidden/>
    <w:unhideWhenUsed/>
    <w:rsid w:val="00FB0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commentsExtended" Target="commentsExtended.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CC96D-0238-C740-8AF3-16BF3E4E9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25</Pages>
  <Words>26849</Words>
  <Characters>153044</Characters>
  <Application>Microsoft Macintosh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3</cp:revision>
  <dcterms:created xsi:type="dcterms:W3CDTF">2016-06-13T16:38:00Z</dcterms:created>
  <dcterms:modified xsi:type="dcterms:W3CDTF">2016-06-17T22:41:00Z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