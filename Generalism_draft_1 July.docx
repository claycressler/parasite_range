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61F0F" w14:textId="77777777" w:rsidR="004E1607" w:rsidRDefault="004E1607" w:rsidP="00EE0AED">
      <w:pPr>
        <w:pStyle w:val="Title"/>
      </w:pPr>
    </w:p>
    <w:p w14:paraId="4B222D88" w14:textId="77777777"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7939A540"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33858934" w14:textId="2BE25D5B"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del w:id="0" w:author="JG Walker" w:date="2016-07-01T10:50:00Z">
        <w:r w:rsidR="00B57645" w:rsidDel="008231C6">
          <w:rPr>
            <w:sz w:val="24"/>
            <w:szCs w:val="24"/>
          </w:rPr>
          <w:delText>allometry</w:delText>
        </w:r>
      </w:del>
      <w:proofErr w:type="gramStart"/>
      <w:ins w:id="1" w:author="JG Walker" w:date="2016-07-01T10:50:00Z">
        <w:r w:rsidR="008231C6">
          <w:rPr>
            <w:sz w:val="24"/>
            <w:szCs w:val="24"/>
          </w:rPr>
          <w:t>evolutionary</w:t>
        </w:r>
        <w:proofErr w:type="gramEnd"/>
        <w:r w:rsidR="008231C6">
          <w:rPr>
            <w:sz w:val="24"/>
            <w:szCs w:val="24"/>
          </w:rPr>
          <w:t xml:space="preserve"> invasion</w:t>
        </w:r>
      </w:ins>
    </w:p>
    <w:p w14:paraId="24ED5A99" w14:textId="77777777" w:rsidR="004D246A" w:rsidRPr="006473CD" w:rsidRDefault="004D246A" w:rsidP="004D246A">
      <w:pPr>
        <w:pStyle w:val="05Keywords"/>
        <w:jc w:val="left"/>
        <w:rPr>
          <w:sz w:val="24"/>
          <w:szCs w:val="24"/>
        </w:rPr>
      </w:pPr>
    </w:p>
    <w:p w14:paraId="40B956BB"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1E356007" w14:textId="77777777" w:rsidTr="00D774E2">
        <w:tc>
          <w:tcPr>
            <w:tcW w:w="2235" w:type="dxa"/>
            <w:shd w:val="clear" w:color="auto" w:fill="auto"/>
          </w:tcPr>
          <w:p w14:paraId="214111C9" w14:textId="77777777" w:rsidR="006473CD" w:rsidRPr="006473CD" w:rsidRDefault="006473CD" w:rsidP="00D774E2">
            <w:pPr>
              <w:jc w:val="both"/>
              <w:rPr>
                <w:szCs w:val="24"/>
              </w:rPr>
            </w:pPr>
            <w:commentRangeStart w:id="2"/>
            <w:r w:rsidRPr="006473CD">
              <w:rPr>
                <w:szCs w:val="24"/>
              </w:rPr>
              <w:t>Name</w:t>
            </w:r>
            <w:commentRangeEnd w:id="2"/>
            <w:r w:rsidR="00194D56">
              <w:rPr>
                <w:rStyle w:val="CommentReference"/>
              </w:rPr>
              <w:commentReference w:id="2"/>
            </w:r>
          </w:p>
        </w:tc>
        <w:tc>
          <w:tcPr>
            <w:tcW w:w="6095" w:type="dxa"/>
            <w:shd w:val="clear" w:color="auto" w:fill="auto"/>
          </w:tcPr>
          <w:p w14:paraId="58541B4B" w14:textId="77777777" w:rsidR="006473CD" w:rsidRPr="006473CD" w:rsidRDefault="006473CD" w:rsidP="00D774E2">
            <w:pPr>
              <w:jc w:val="both"/>
              <w:rPr>
                <w:szCs w:val="24"/>
              </w:rPr>
            </w:pPr>
            <w:r w:rsidRPr="006473CD">
              <w:rPr>
                <w:szCs w:val="24"/>
              </w:rPr>
              <w:t>Affiliations</w:t>
            </w:r>
          </w:p>
        </w:tc>
        <w:tc>
          <w:tcPr>
            <w:tcW w:w="1355" w:type="dxa"/>
            <w:shd w:val="clear" w:color="auto" w:fill="auto"/>
          </w:tcPr>
          <w:p w14:paraId="2DA7ECD5" w14:textId="77777777" w:rsidR="006473CD" w:rsidRPr="006473CD" w:rsidRDefault="006473CD" w:rsidP="00D774E2">
            <w:pPr>
              <w:jc w:val="both"/>
              <w:rPr>
                <w:szCs w:val="24"/>
              </w:rPr>
            </w:pPr>
            <w:r w:rsidRPr="006473CD">
              <w:rPr>
                <w:szCs w:val="24"/>
              </w:rPr>
              <w:t>ORCID</w:t>
            </w:r>
          </w:p>
        </w:tc>
      </w:tr>
      <w:tr w:rsidR="006473CD" w:rsidRPr="006473CD" w14:paraId="5BABB06A" w14:textId="77777777" w:rsidTr="00D774E2">
        <w:tc>
          <w:tcPr>
            <w:tcW w:w="2235" w:type="dxa"/>
            <w:shd w:val="clear" w:color="auto" w:fill="auto"/>
          </w:tcPr>
          <w:p w14:paraId="00B1AC50" w14:textId="77777777" w:rsidR="006473CD" w:rsidRPr="006473CD" w:rsidRDefault="006473CD" w:rsidP="00D774E2">
            <w:pPr>
              <w:jc w:val="both"/>
              <w:rPr>
                <w:szCs w:val="24"/>
              </w:rPr>
            </w:pPr>
            <w:r w:rsidRPr="006473CD">
              <w:rPr>
                <w:szCs w:val="24"/>
              </w:rPr>
              <w:t>Jo Cable</w:t>
            </w:r>
          </w:p>
        </w:tc>
        <w:tc>
          <w:tcPr>
            <w:tcW w:w="6095" w:type="dxa"/>
            <w:shd w:val="clear" w:color="auto" w:fill="auto"/>
          </w:tcPr>
          <w:p w14:paraId="3B2C1C48"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2645B7DF" w14:textId="77777777" w:rsidR="006473CD" w:rsidRPr="006473CD" w:rsidRDefault="006473CD" w:rsidP="00D774E2">
            <w:pPr>
              <w:jc w:val="both"/>
              <w:rPr>
                <w:szCs w:val="24"/>
              </w:rPr>
            </w:pPr>
            <w:r w:rsidRPr="006473CD">
              <w:rPr>
                <w:szCs w:val="24"/>
              </w:rPr>
              <w:t>0000-0002-8510-7055</w:t>
            </w:r>
          </w:p>
        </w:tc>
      </w:tr>
      <w:tr w:rsidR="006473CD" w:rsidRPr="006473CD" w14:paraId="148F57AA" w14:textId="77777777" w:rsidTr="00D774E2">
        <w:tc>
          <w:tcPr>
            <w:tcW w:w="2235" w:type="dxa"/>
            <w:shd w:val="clear" w:color="auto" w:fill="auto"/>
          </w:tcPr>
          <w:p w14:paraId="649BBA82" w14:textId="77777777" w:rsidR="006473CD" w:rsidRPr="006473CD" w:rsidRDefault="006473CD" w:rsidP="00D774E2">
            <w:pPr>
              <w:jc w:val="both"/>
              <w:rPr>
                <w:szCs w:val="24"/>
              </w:rPr>
            </w:pPr>
            <w:r w:rsidRPr="006473CD">
              <w:rPr>
                <w:szCs w:val="24"/>
              </w:rPr>
              <w:t>Clay Cressler</w:t>
            </w:r>
          </w:p>
        </w:tc>
        <w:tc>
          <w:tcPr>
            <w:tcW w:w="6095" w:type="dxa"/>
            <w:shd w:val="clear" w:color="auto" w:fill="auto"/>
          </w:tcPr>
          <w:p w14:paraId="454EEB90" w14:textId="77777777"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7FAFC116" w14:textId="77777777" w:rsidR="006473CD" w:rsidRPr="006473CD" w:rsidRDefault="006473CD" w:rsidP="00D774E2">
            <w:pPr>
              <w:jc w:val="both"/>
              <w:rPr>
                <w:szCs w:val="24"/>
              </w:rPr>
            </w:pPr>
          </w:p>
        </w:tc>
      </w:tr>
      <w:tr w:rsidR="006473CD" w:rsidRPr="006473CD" w14:paraId="0043C261" w14:textId="77777777" w:rsidTr="00D774E2">
        <w:tc>
          <w:tcPr>
            <w:tcW w:w="2235" w:type="dxa"/>
            <w:shd w:val="clear" w:color="auto" w:fill="auto"/>
          </w:tcPr>
          <w:p w14:paraId="5A22D32C" w14:textId="77777777" w:rsidR="006473CD" w:rsidRPr="006473CD" w:rsidRDefault="006473CD" w:rsidP="00D774E2">
            <w:pPr>
              <w:jc w:val="both"/>
              <w:rPr>
                <w:szCs w:val="24"/>
              </w:rPr>
            </w:pPr>
            <w:r w:rsidRPr="006473CD">
              <w:rPr>
                <w:szCs w:val="24"/>
              </w:rPr>
              <w:t>Amy Ellison</w:t>
            </w:r>
          </w:p>
        </w:tc>
        <w:tc>
          <w:tcPr>
            <w:tcW w:w="6095" w:type="dxa"/>
            <w:shd w:val="clear" w:color="auto" w:fill="auto"/>
          </w:tcPr>
          <w:p w14:paraId="050C2497"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3DE47405" w14:textId="77777777" w:rsidR="006473CD" w:rsidRPr="006473CD" w:rsidRDefault="006473CD" w:rsidP="00D774E2">
            <w:pPr>
              <w:jc w:val="both"/>
              <w:rPr>
                <w:szCs w:val="24"/>
              </w:rPr>
            </w:pPr>
          </w:p>
        </w:tc>
      </w:tr>
      <w:tr w:rsidR="006473CD" w:rsidRPr="006473CD" w14:paraId="7186AB84" w14:textId="77777777" w:rsidTr="00D774E2">
        <w:tc>
          <w:tcPr>
            <w:tcW w:w="2235" w:type="dxa"/>
            <w:shd w:val="clear" w:color="auto" w:fill="auto"/>
          </w:tcPr>
          <w:p w14:paraId="4284BF8E" w14:textId="77777777" w:rsidR="006473CD" w:rsidRPr="006473CD" w:rsidRDefault="006473CD" w:rsidP="00D774E2">
            <w:pPr>
              <w:jc w:val="both"/>
              <w:rPr>
                <w:szCs w:val="24"/>
              </w:rPr>
            </w:pPr>
            <w:r w:rsidRPr="006473CD">
              <w:rPr>
                <w:szCs w:val="24"/>
              </w:rPr>
              <w:t xml:space="preserve">Amy </w:t>
            </w:r>
            <w:proofErr w:type="spellStart"/>
            <w:r w:rsidRPr="006473CD">
              <w:rPr>
                <w:szCs w:val="24"/>
              </w:rPr>
              <w:t>Hurford</w:t>
            </w:r>
            <w:proofErr w:type="spellEnd"/>
          </w:p>
        </w:tc>
        <w:tc>
          <w:tcPr>
            <w:tcW w:w="6095" w:type="dxa"/>
            <w:shd w:val="clear" w:color="auto" w:fill="auto"/>
          </w:tcPr>
          <w:p w14:paraId="79B58CE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44EAFB0B"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05ADA459" w14:textId="77777777" w:rsidR="006473CD" w:rsidRPr="006473CD" w:rsidRDefault="006473CD" w:rsidP="00D774E2">
            <w:pPr>
              <w:jc w:val="both"/>
              <w:rPr>
                <w:szCs w:val="24"/>
              </w:rPr>
            </w:pPr>
          </w:p>
        </w:tc>
      </w:tr>
      <w:tr w:rsidR="006473CD" w:rsidRPr="006473CD" w14:paraId="2D59CC1D" w14:textId="77777777" w:rsidTr="00D774E2">
        <w:tc>
          <w:tcPr>
            <w:tcW w:w="2235" w:type="dxa"/>
            <w:shd w:val="clear" w:color="auto" w:fill="auto"/>
          </w:tcPr>
          <w:p w14:paraId="566EE834" w14:textId="77777777" w:rsidR="006473CD" w:rsidRPr="006473CD" w:rsidRDefault="006473CD" w:rsidP="00D774E2">
            <w:pPr>
              <w:jc w:val="both"/>
              <w:rPr>
                <w:szCs w:val="24"/>
              </w:rPr>
            </w:pPr>
            <w:r w:rsidRPr="006473CD">
              <w:rPr>
                <w:szCs w:val="24"/>
              </w:rPr>
              <w:t>Stephen J. Price</w:t>
            </w:r>
          </w:p>
        </w:tc>
        <w:tc>
          <w:tcPr>
            <w:tcW w:w="6095" w:type="dxa"/>
            <w:shd w:val="clear" w:color="auto" w:fill="auto"/>
          </w:tcPr>
          <w:p w14:paraId="77CEF977" w14:textId="77777777" w:rsidR="006473CD" w:rsidRPr="006473CD" w:rsidRDefault="006473CD" w:rsidP="00D774E2">
            <w:pPr>
              <w:jc w:val="both"/>
              <w:rPr>
                <w:szCs w:val="24"/>
              </w:rPr>
            </w:pPr>
            <w:r w:rsidRPr="006473CD">
              <w:rPr>
                <w:szCs w:val="24"/>
              </w:rPr>
              <w:t>UCL Genetics Institute, Gower Street, London WC1E 6BT, UK</w:t>
            </w:r>
          </w:p>
        </w:tc>
        <w:tc>
          <w:tcPr>
            <w:tcW w:w="1355" w:type="dxa"/>
            <w:shd w:val="clear" w:color="auto" w:fill="auto"/>
          </w:tcPr>
          <w:p w14:paraId="5A453D9E" w14:textId="77777777" w:rsidR="006473CD" w:rsidRPr="006473CD" w:rsidRDefault="006473CD" w:rsidP="00D774E2">
            <w:pPr>
              <w:jc w:val="both"/>
              <w:rPr>
                <w:szCs w:val="24"/>
              </w:rPr>
            </w:pPr>
            <w:r w:rsidRPr="006473CD">
              <w:rPr>
                <w:szCs w:val="24"/>
              </w:rPr>
              <w:t>0000-0001-6983-6250</w:t>
            </w:r>
          </w:p>
        </w:tc>
      </w:tr>
      <w:tr w:rsidR="006473CD" w:rsidRPr="006473CD" w14:paraId="3C4EB0C4" w14:textId="77777777" w:rsidTr="00D774E2">
        <w:tc>
          <w:tcPr>
            <w:tcW w:w="2235" w:type="dxa"/>
            <w:shd w:val="clear" w:color="auto" w:fill="auto"/>
          </w:tcPr>
          <w:p w14:paraId="68F835B8" w14:textId="77777777" w:rsidR="006473CD" w:rsidRPr="006473CD" w:rsidRDefault="006473CD" w:rsidP="00D774E2">
            <w:pPr>
              <w:jc w:val="both"/>
              <w:rPr>
                <w:szCs w:val="24"/>
              </w:rPr>
            </w:pPr>
            <w:r w:rsidRPr="006473CD">
              <w:rPr>
                <w:szCs w:val="24"/>
              </w:rPr>
              <w:t xml:space="preserve">Mark </w:t>
            </w:r>
            <w:proofErr w:type="spellStart"/>
            <w:r w:rsidRPr="006473CD">
              <w:rPr>
                <w:szCs w:val="24"/>
              </w:rPr>
              <w:t>Viney</w:t>
            </w:r>
            <w:proofErr w:type="spellEnd"/>
          </w:p>
        </w:tc>
        <w:tc>
          <w:tcPr>
            <w:tcW w:w="6095" w:type="dxa"/>
            <w:shd w:val="clear" w:color="auto" w:fill="auto"/>
          </w:tcPr>
          <w:p w14:paraId="1531D519"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tc>
        <w:tc>
          <w:tcPr>
            <w:tcW w:w="1355" w:type="dxa"/>
            <w:shd w:val="clear" w:color="auto" w:fill="auto"/>
          </w:tcPr>
          <w:p w14:paraId="33C8E039" w14:textId="77777777" w:rsidR="006473CD" w:rsidRPr="006473CD" w:rsidRDefault="006473CD" w:rsidP="00D774E2">
            <w:pPr>
              <w:jc w:val="both"/>
              <w:rPr>
                <w:szCs w:val="24"/>
              </w:rPr>
            </w:pPr>
          </w:p>
        </w:tc>
      </w:tr>
      <w:tr w:rsidR="006473CD" w:rsidRPr="006473CD" w14:paraId="0451BB51" w14:textId="77777777" w:rsidTr="00D774E2">
        <w:tc>
          <w:tcPr>
            <w:tcW w:w="2235" w:type="dxa"/>
            <w:shd w:val="clear" w:color="auto" w:fill="auto"/>
          </w:tcPr>
          <w:p w14:paraId="31E022AD" w14:textId="77777777" w:rsidR="006473CD" w:rsidRPr="006473CD" w:rsidRDefault="006473CD" w:rsidP="00D774E2">
            <w:pPr>
              <w:jc w:val="both"/>
              <w:rPr>
                <w:szCs w:val="24"/>
              </w:rPr>
            </w:pPr>
            <w:r w:rsidRPr="006473CD">
              <w:rPr>
                <w:szCs w:val="24"/>
              </w:rPr>
              <w:t>Josephine G. Walker</w:t>
            </w:r>
          </w:p>
        </w:tc>
        <w:tc>
          <w:tcPr>
            <w:tcW w:w="6095" w:type="dxa"/>
            <w:shd w:val="clear" w:color="auto" w:fill="auto"/>
          </w:tcPr>
          <w:p w14:paraId="7E9F07A8"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p w14:paraId="35F5BCCE" w14:textId="77777777" w:rsidR="006473CD" w:rsidRPr="006473CD" w:rsidRDefault="006473CD" w:rsidP="00D774E2">
            <w:pPr>
              <w:jc w:val="both"/>
              <w:rPr>
                <w:szCs w:val="24"/>
              </w:rPr>
            </w:pPr>
            <w:r w:rsidRPr="006473CD">
              <w:rPr>
                <w:szCs w:val="24"/>
              </w:rPr>
              <w:t>- School of Social and Community Medicine, University of Bristol, Oakfield House, Oakfield Grove, Bristol, BS8 2BN, UK</w:t>
            </w:r>
          </w:p>
        </w:tc>
        <w:tc>
          <w:tcPr>
            <w:tcW w:w="1355" w:type="dxa"/>
            <w:shd w:val="clear" w:color="auto" w:fill="auto"/>
          </w:tcPr>
          <w:p w14:paraId="2F58FF95" w14:textId="77777777" w:rsidR="006473CD" w:rsidRPr="006473CD" w:rsidRDefault="006473CD" w:rsidP="00D774E2">
            <w:pPr>
              <w:jc w:val="both"/>
              <w:rPr>
                <w:szCs w:val="24"/>
              </w:rPr>
            </w:pPr>
            <w:r w:rsidRPr="006473CD">
              <w:rPr>
                <w:szCs w:val="24"/>
              </w:rPr>
              <w:t>0000-0002-9732-5738</w:t>
            </w:r>
          </w:p>
        </w:tc>
      </w:tr>
    </w:tbl>
    <w:p w14:paraId="4E8BD124" w14:textId="77777777" w:rsidR="006473CD" w:rsidRPr="006473CD" w:rsidRDefault="006473CD" w:rsidP="006473CD">
      <w:pPr>
        <w:jc w:val="both"/>
        <w:rPr>
          <w:szCs w:val="24"/>
        </w:rPr>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64E32D30" w14:textId="77777777" w:rsidR="006473CD" w:rsidRPr="006473CD" w:rsidRDefault="006473CD" w:rsidP="006473CD">
      <w:pPr>
        <w:pStyle w:val="07HEADINGA"/>
        <w:widowControl w:val="0"/>
        <w:spacing w:line="240" w:lineRule="auto"/>
        <w:rPr>
          <w:rFonts w:ascii="Times New Roman" w:hAnsi="Times New Roman"/>
          <w:sz w:val="24"/>
          <w:szCs w:val="24"/>
        </w:rPr>
        <w:sectPr w:rsidR="006473CD" w:rsidRPr="006473CD" w:rsidSect="00D774E2">
          <w:type w:val="continuous"/>
          <w:pgSz w:w="11907" w:h="16840" w:code="9"/>
          <w:pgMar w:top="1601" w:right="1134" w:bottom="851" w:left="1304" w:header="720" w:footer="680" w:gutter="0"/>
          <w:cols w:space="397"/>
          <w:titlePg/>
          <w:docGrid w:linePitch="360"/>
        </w:sectPr>
      </w:pPr>
    </w:p>
    <w:p w14:paraId="7A4985D7"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71A08F86"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37AF02CA" w14:textId="77777777" w:rsidR="006473CD" w:rsidRPr="006473CD" w:rsidRDefault="006473CD" w:rsidP="006473CD">
      <w:pPr>
        <w:pStyle w:val="A1Footnote"/>
        <w:framePr w:w="9556" w:wrap="notBeside"/>
        <w:widowControl w:val="0"/>
        <w:pBdr>
          <w:top w:val="single" w:sz="4" w:space="1" w:color="auto"/>
        </w:pBdr>
        <w:rPr>
          <w:sz w:val="24"/>
          <w:szCs w:val="24"/>
        </w:rPr>
      </w:pPr>
    </w:p>
    <w:p w14:paraId="500AC3A4"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480056A0" w14:textId="77777777" w:rsidR="004E1607" w:rsidRDefault="004E1607">
      <w:pPr>
        <w:rPr>
          <w:b/>
          <w:szCs w:val="24"/>
        </w:rPr>
      </w:pPr>
      <w:r>
        <w:rPr>
          <w:szCs w:val="24"/>
        </w:rPr>
        <w:br w:type="page"/>
      </w:r>
    </w:p>
    <w:p w14:paraId="50080F1E" w14:textId="77777777" w:rsidR="006473CD" w:rsidRPr="00EE0AED" w:rsidRDefault="006473CD" w:rsidP="006473CD">
      <w:pPr>
        <w:pStyle w:val="titlersos"/>
        <w:numPr>
          <w:ilvl w:val="0"/>
          <w:numId w:val="0"/>
        </w:numPr>
        <w:rPr>
          <w:rFonts w:ascii="Times New Roman" w:hAnsi="Times New Roman"/>
          <w:sz w:val="24"/>
          <w:szCs w:val="24"/>
        </w:rPr>
      </w:pPr>
      <w:commentRangeStart w:id="3"/>
      <w:r w:rsidRPr="00EE0AED">
        <w:rPr>
          <w:rFonts w:ascii="Times New Roman" w:hAnsi="Times New Roman"/>
          <w:sz w:val="24"/>
          <w:szCs w:val="24"/>
        </w:rPr>
        <w:lastRenderedPageBreak/>
        <w:t>Summary</w:t>
      </w:r>
      <w:commentRangeEnd w:id="3"/>
      <w:r w:rsidRPr="00EE0AED">
        <w:rPr>
          <w:rStyle w:val="CommentReference"/>
          <w:rFonts w:ascii="Times New Roman" w:hAnsi="Times New Roman"/>
          <w:sz w:val="24"/>
          <w:szCs w:val="24"/>
        </w:rPr>
        <w:commentReference w:id="3"/>
      </w:r>
    </w:p>
    <w:p w14:paraId="6038C751" w14:textId="77777777" w:rsidR="006473CD" w:rsidRPr="006473CD" w:rsidRDefault="006473CD" w:rsidP="006473CD">
      <w:pPr>
        <w:ind w:left="720"/>
        <w:rPr>
          <w:szCs w:val="24"/>
        </w:rPr>
      </w:pPr>
    </w:p>
    <w:p w14:paraId="7D434AF5" w14:textId="64115C09" w:rsidR="006473CD" w:rsidRPr="006473CD" w:rsidRDefault="006473CD" w:rsidP="006473CD">
      <w:pPr>
        <w:spacing w:line="276" w:lineRule="auto"/>
        <w:jc w:val="both"/>
        <w:rPr>
          <w:szCs w:val="24"/>
          <w:lang w:val="en-US"/>
        </w:rPr>
      </w:pPr>
      <w:r w:rsidRPr="006473CD">
        <w:rPr>
          <w:szCs w:val="24"/>
          <w:lang w:val="en-US"/>
        </w:rPr>
        <w:t xml:space="preserve">Parasites vary widely in </w:t>
      </w:r>
      <w:r w:rsidR="00685FDE">
        <w:rPr>
          <w:szCs w:val="24"/>
          <w:lang w:val="en-US"/>
        </w:rPr>
        <w:t>host specific</w:t>
      </w:r>
      <w:r w:rsidR="008231C6">
        <w:rPr>
          <w:szCs w:val="24"/>
          <w:lang w:val="en-US"/>
        </w:rPr>
        <w:t>i</w:t>
      </w:r>
      <w:r w:rsidR="00685FDE">
        <w:rPr>
          <w:szCs w:val="24"/>
          <w:lang w:val="en-US"/>
        </w:rPr>
        <w:t xml:space="preserve">ty – some </w:t>
      </w:r>
      <w:r w:rsidRPr="006473CD">
        <w:rPr>
          <w:szCs w:val="24"/>
          <w:lang w:val="en-US"/>
        </w:rPr>
        <w:t xml:space="preserve">parasite species infect </w:t>
      </w:r>
      <w:r w:rsidR="00685FDE">
        <w:rPr>
          <w:szCs w:val="24"/>
          <w:lang w:val="en-US"/>
        </w:rPr>
        <w:t xml:space="preserve">just </w:t>
      </w:r>
      <w:r w:rsidRPr="006473CD">
        <w:rPr>
          <w:szCs w:val="24"/>
          <w:lang w:val="en-US"/>
        </w:rPr>
        <w:t xml:space="preserve">a single </w:t>
      </w:r>
      <w:r w:rsidR="00685FDE">
        <w:rPr>
          <w:szCs w:val="24"/>
          <w:lang w:val="en-US"/>
        </w:rPr>
        <w:t xml:space="preserve">host </w:t>
      </w:r>
      <w:r w:rsidRPr="006473CD">
        <w:rPr>
          <w:szCs w:val="24"/>
          <w:lang w:val="en-US"/>
        </w:rPr>
        <w:t>species, while others are capable of infecting many</w:t>
      </w:r>
      <w:r w:rsidR="00AE050E">
        <w:rPr>
          <w:szCs w:val="24"/>
          <w:lang w:val="en-US"/>
        </w:rPr>
        <w:t>, thereby being generalists</w:t>
      </w:r>
      <w:r w:rsidRPr="006473CD">
        <w:rPr>
          <w:szCs w:val="24"/>
          <w:lang w:val="en-US"/>
        </w:rPr>
        <w:t xml:space="preserve">. Understanding the factors that drive </w:t>
      </w:r>
      <w:r w:rsidR="00685FDE">
        <w:rPr>
          <w:szCs w:val="24"/>
          <w:lang w:val="en-US"/>
        </w:rPr>
        <w:t xml:space="preserve">parasites' </w:t>
      </w:r>
      <w:r w:rsidRPr="006473CD">
        <w:rPr>
          <w:szCs w:val="24"/>
          <w:lang w:val="en-US"/>
        </w:rPr>
        <w:t xml:space="preserve">host specificity is of basic biological interest, but also directly relevant to predicting disease emergence in new host species, identifying parasites that are likely to have unidentified </w:t>
      </w:r>
      <w:r w:rsidR="00A81CEA">
        <w:rPr>
          <w:szCs w:val="24"/>
          <w:lang w:val="en-US"/>
        </w:rPr>
        <w:t>additional</w:t>
      </w:r>
      <w:r w:rsidR="00A81CEA" w:rsidRPr="006473CD">
        <w:rPr>
          <w:szCs w:val="24"/>
          <w:lang w:val="en-US"/>
        </w:rPr>
        <w:t xml:space="preserve"> </w:t>
      </w:r>
      <w:r w:rsidRPr="006473CD">
        <w:rPr>
          <w:szCs w:val="24"/>
          <w:lang w:val="en-US"/>
        </w:rPr>
        <w:t>hosts</w:t>
      </w:r>
      <w:r w:rsidR="00FB0950">
        <w:rPr>
          <w:szCs w:val="24"/>
          <w:lang w:val="en-US"/>
        </w:rPr>
        <w:t>, and assessing transmission risk</w:t>
      </w:r>
      <w:r w:rsidRPr="006473CD">
        <w:rPr>
          <w:szCs w:val="24"/>
          <w:lang w:val="en-US"/>
        </w:rPr>
        <w:t xml:space="preserve">. Here, we use mathematical models to investigate how variation in host body size, and environmental temperature affect the evolution of parasite </w:t>
      </w:r>
      <w:r w:rsidR="00AE050E">
        <w:rPr>
          <w:szCs w:val="24"/>
          <w:lang w:val="en-US"/>
        </w:rPr>
        <w:t xml:space="preserve">host </w:t>
      </w:r>
      <w:proofErr w:type="spellStart"/>
      <w:r w:rsidRPr="006473CD">
        <w:rPr>
          <w:szCs w:val="24"/>
          <w:lang w:val="en-US"/>
        </w:rPr>
        <w:t>generalism</w:t>
      </w:r>
      <w:proofErr w:type="spellEnd"/>
      <w:r w:rsidRPr="006473CD">
        <w:rPr>
          <w:szCs w:val="24"/>
          <w:lang w:val="en-US"/>
        </w:rPr>
        <w:t xml:space="preserve">. </w:t>
      </w:r>
      <w:r w:rsidR="00FB0950">
        <w:rPr>
          <w:szCs w:val="24"/>
          <w:lang w:val="en-US"/>
        </w:rPr>
        <w:t>P</w:t>
      </w:r>
      <w:r w:rsidRPr="006473CD">
        <w:rPr>
          <w:szCs w:val="24"/>
          <w:lang w:val="en-US"/>
        </w:rPr>
        <w:t xml:space="preserve">arasites are more likely to evolve a generalist strategy when hosts are large-bodied, when variation in </w:t>
      </w:r>
      <w:r w:rsidR="00AE050E">
        <w:rPr>
          <w:szCs w:val="24"/>
          <w:lang w:val="en-US"/>
        </w:rPr>
        <w:t xml:space="preserve">host </w:t>
      </w:r>
      <w:r w:rsidRPr="006473CD">
        <w:rPr>
          <w:szCs w:val="24"/>
          <w:lang w:val="en-US"/>
        </w:rPr>
        <w:t xml:space="preserve">body size is small, and in cooler environments. We </w:t>
      </w:r>
      <w:r w:rsidR="00FB0950">
        <w:rPr>
          <w:szCs w:val="24"/>
          <w:lang w:val="en-US"/>
        </w:rPr>
        <w:t xml:space="preserve">then </w:t>
      </w:r>
      <w:r w:rsidRPr="006473CD">
        <w:rPr>
          <w:szCs w:val="24"/>
          <w:lang w:val="en-US"/>
        </w:rPr>
        <w:t xml:space="preserve">explore these predictions using a database of over 20,000 </w:t>
      </w:r>
      <w:r w:rsidR="00FB0950">
        <w:rPr>
          <w:szCs w:val="24"/>
          <w:lang w:val="en-US"/>
        </w:rPr>
        <w:t>fish-</w:t>
      </w:r>
      <w:proofErr w:type="spellStart"/>
      <w:r w:rsidRPr="006473CD">
        <w:rPr>
          <w:szCs w:val="24"/>
          <w:lang w:val="en-US"/>
        </w:rPr>
        <w:t>macroparasite</w:t>
      </w:r>
      <w:proofErr w:type="spellEnd"/>
      <w:r w:rsidR="00FB0950">
        <w:rPr>
          <w:szCs w:val="24"/>
          <w:lang w:val="en-US"/>
        </w:rPr>
        <w:t xml:space="preserve"> associations</w:t>
      </w:r>
      <w:r w:rsidRPr="006473CD">
        <w:rPr>
          <w:szCs w:val="24"/>
          <w:lang w:val="en-US"/>
        </w:rPr>
        <w:t xml:space="preserve">. </w:t>
      </w:r>
      <w:r w:rsidR="00B57645">
        <w:rPr>
          <w:szCs w:val="24"/>
          <w:lang w:val="en-US"/>
        </w:rPr>
        <w:t xml:space="preserve">Within the database we see </w:t>
      </w:r>
      <w:r w:rsidR="00FB0950">
        <w:rPr>
          <w:rStyle w:val="CommentReference"/>
        </w:rPr>
        <w:commentReference w:id="4"/>
      </w:r>
      <w:r w:rsidRPr="006473CD">
        <w:rPr>
          <w:szCs w:val="24"/>
          <w:lang w:val="en-US"/>
        </w:rPr>
        <w:t xml:space="preserve">some evidence </w:t>
      </w:r>
      <w:r w:rsidR="00AE050E">
        <w:rPr>
          <w:szCs w:val="24"/>
          <w:lang w:val="en-US"/>
        </w:rPr>
        <w:t xml:space="preserve">supporting </w:t>
      </w:r>
      <w:r w:rsidRPr="006473CD">
        <w:rPr>
          <w:szCs w:val="24"/>
          <w:lang w:val="en-US"/>
        </w:rPr>
        <w:t xml:space="preserve">these </w:t>
      </w:r>
      <w:r w:rsidR="00B57645">
        <w:rPr>
          <w:szCs w:val="24"/>
          <w:lang w:val="en-US"/>
        </w:rPr>
        <w:t>predictions, but also highlight</w:t>
      </w:r>
      <w:r w:rsidRPr="006473CD">
        <w:rPr>
          <w:szCs w:val="24"/>
          <w:lang w:val="en-US"/>
        </w:rPr>
        <w:t xml:space="preserve"> mismatches between theory and data. </w:t>
      </w:r>
      <w:commentRangeStart w:id="5"/>
      <w:r w:rsidRPr="006473CD">
        <w:rPr>
          <w:szCs w:val="24"/>
          <w:lang w:val="en-US"/>
        </w:rPr>
        <w:t xml:space="preserve">By combining these two approaches, we both establish a theoretical basis for interpreting empirical data on </w:t>
      </w:r>
      <w:r w:rsidR="00AE050E">
        <w:rPr>
          <w:szCs w:val="24"/>
          <w:lang w:val="en-US"/>
        </w:rPr>
        <w:t xml:space="preserve">parasites' host </w:t>
      </w:r>
      <w:r w:rsidRPr="006473CD">
        <w:rPr>
          <w:szCs w:val="24"/>
          <w:lang w:val="en-US"/>
        </w:rPr>
        <w:t xml:space="preserve">specificity and identify key areas for future </w:t>
      </w:r>
      <w:commentRangeStart w:id="6"/>
      <w:r w:rsidRPr="006473CD">
        <w:rPr>
          <w:szCs w:val="24"/>
          <w:lang w:val="en-US"/>
        </w:rPr>
        <w:t>work</w:t>
      </w:r>
      <w:commentRangeEnd w:id="6"/>
      <w:r w:rsidR="00062231">
        <w:rPr>
          <w:rStyle w:val="CommentReference"/>
        </w:rPr>
        <w:commentReference w:id="6"/>
      </w:r>
      <w:r w:rsidRPr="006473CD">
        <w:rPr>
          <w:szCs w:val="24"/>
          <w:lang w:val="en-US"/>
        </w:rPr>
        <w:t>.</w:t>
      </w:r>
      <w:commentRangeEnd w:id="5"/>
      <w:r w:rsidRPr="006473CD">
        <w:rPr>
          <w:rStyle w:val="CommentReference"/>
          <w:sz w:val="24"/>
          <w:szCs w:val="24"/>
        </w:rPr>
        <w:commentReference w:id="5"/>
      </w:r>
    </w:p>
    <w:p w14:paraId="199FA5B9" w14:textId="77777777" w:rsidR="006473CD" w:rsidRPr="006473CD" w:rsidRDefault="006473CD" w:rsidP="006473CD">
      <w:pPr>
        <w:rPr>
          <w:szCs w:val="24"/>
        </w:rPr>
      </w:pPr>
    </w:p>
    <w:p w14:paraId="1CA5627B" w14:textId="77777777" w:rsidR="006473CD" w:rsidRPr="006473CD" w:rsidRDefault="006473CD" w:rsidP="006473CD">
      <w:pPr>
        <w:pStyle w:val="titlersos"/>
        <w:numPr>
          <w:ilvl w:val="0"/>
          <w:numId w:val="0"/>
        </w:numPr>
        <w:rPr>
          <w:rFonts w:ascii="Times New Roman" w:hAnsi="Times New Roman"/>
          <w:b w:val="0"/>
          <w:sz w:val="24"/>
          <w:szCs w:val="24"/>
        </w:rPr>
      </w:pPr>
    </w:p>
    <w:p w14:paraId="0FBFCBF9" w14:textId="77777777" w:rsidR="004E1607" w:rsidRDefault="004E1607">
      <w:pPr>
        <w:rPr>
          <w:b/>
          <w:szCs w:val="24"/>
        </w:rPr>
      </w:pPr>
      <w:r>
        <w:rPr>
          <w:szCs w:val="24"/>
        </w:rPr>
        <w:br w:type="page"/>
      </w:r>
    </w:p>
    <w:p w14:paraId="4C00C747"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54E9D4FF"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299D0B30" w14:textId="0B0E95F5" w:rsidR="006473CD" w:rsidRPr="006473CD" w:rsidRDefault="008C3276" w:rsidP="006473CD">
      <w:pPr>
        <w:spacing w:line="276" w:lineRule="auto"/>
        <w:jc w:val="both"/>
        <w:rPr>
          <w:szCs w:val="24"/>
          <w:lang w:val="en-US"/>
        </w:rPr>
      </w:pPr>
      <w:r>
        <w:rPr>
          <w:szCs w:val="24"/>
        </w:rPr>
        <w:t>The range of hosts infected by a parasite species is a</w:t>
      </w:r>
      <w:r w:rsidR="00FB0950">
        <w:rPr>
          <w:szCs w:val="24"/>
        </w:rPr>
        <w:t xml:space="preserve"> key</w:t>
      </w:r>
      <w:r>
        <w:rPr>
          <w:szCs w:val="24"/>
        </w:rPr>
        <w:t xml:space="preserve"> factor affecting transmission</w:t>
      </w:r>
      <w:r w:rsidR="001A18BB">
        <w:rPr>
          <w:szCs w:val="24"/>
        </w:rPr>
        <w:t>. Parasites that have a diversity of host spec</w:t>
      </w:r>
      <w:r w:rsidR="008231C6">
        <w:rPr>
          <w:szCs w:val="24"/>
        </w:rPr>
        <w:t>i</w:t>
      </w:r>
      <w:r w:rsidR="001A18BB">
        <w:rPr>
          <w:szCs w:val="24"/>
        </w:rPr>
        <w:t>es</w:t>
      </w:r>
      <w:r w:rsidR="006D4C68">
        <w:rPr>
          <w:szCs w:val="24"/>
        </w:rPr>
        <w:t xml:space="preserve"> may </w:t>
      </w:r>
      <w:r w:rsidR="008231C6">
        <w:rPr>
          <w:szCs w:val="24"/>
        </w:rPr>
        <w:t>be able</w:t>
      </w:r>
      <w:r w:rsidR="00FB7451">
        <w:rPr>
          <w:szCs w:val="24"/>
        </w:rPr>
        <w:t xml:space="preserve"> </w:t>
      </w:r>
      <w:r w:rsidR="001A18BB">
        <w:rPr>
          <w:szCs w:val="24"/>
        </w:rPr>
        <w:t xml:space="preserve">to </w:t>
      </w:r>
      <w:r w:rsidR="006D4C68">
        <w:rPr>
          <w:szCs w:val="24"/>
        </w:rPr>
        <w:t>persist</w:t>
      </w:r>
      <w:r w:rsidR="009E47A0">
        <w:rPr>
          <w:szCs w:val="24"/>
        </w:rPr>
        <w:t xml:space="preserve"> in a population</w:t>
      </w:r>
      <w:r w:rsidR="006D4C68">
        <w:rPr>
          <w:szCs w:val="24"/>
        </w:rPr>
        <w:t xml:space="preserve">, </w:t>
      </w:r>
      <w:r w:rsidR="001A18BB">
        <w:rPr>
          <w:szCs w:val="24"/>
        </w:rPr>
        <w:t xml:space="preserve">where </w:t>
      </w:r>
      <w:r w:rsidR="006D4C68">
        <w:rPr>
          <w:szCs w:val="24"/>
        </w:rPr>
        <w:t xml:space="preserve">certain reservoir hosts </w:t>
      </w:r>
      <w:r w:rsidR="001A18BB">
        <w:rPr>
          <w:szCs w:val="24"/>
        </w:rPr>
        <w:t xml:space="preserve">are </w:t>
      </w:r>
      <w:r w:rsidR="006D4C68">
        <w:rPr>
          <w:szCs w:val="24"/>
        </w:rPr>
        <w:t xml:space="preserve">crucial for the maintenance of transmission </w:t>
      </w:r>
      <w:r w:rsidR="006D4C68">
        <w:rPr>
          <w:szCs w:val="24"/>
        </w:rPr>
        <w:fldChar w:fldCharType="begin" w:fldLock="1"/>
      </w:r>
      <w:r w:rsidR="009E47A0">
        <w:rPr>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rPr>
          <w:szCs w:val="24"/>
        </w:rPr>
        <w:fldChar w:fldCharType="separate"/>
      </w:r>
      <w:r w:rsidR="006D4C68" w:rsidRPr="006D4C68">
        <w:rPr>
          <w:noProof/>
          <w:szCs w:val="24"/>
        </w:rPr>
        <w:t>[1,2]</w:t>
      </w:r>
      <w:r w:rsidR="006D4C68">
        <w:rPr>
          <w:szCs w:val="24"/>
        </w:rPr>
        <w:fldChar w:fldCharType="end"/>
      </w:r>
      <w:r w:rsidR="006D4C68">
        <w:rPr>
          <w:szCs w:val="24"/>
        </w:rPr>
        <w:t xml:space="preserve">. In addition, </w:t>
      </w:r>
      <w:r w:rsidR="001A18BB">
        <w:rPr>
          <w:szCs w:val="24"/>
        </w:rPr>
        <w:t xml:space="preserve">parasites' </w:t>
      </w:r>
      <w:r w:rsidR="009E47A0">
        <w:rPr>
          <w:szCs w:val="24"/>
        </w:rPr>
        <w:t xml:space="preserve">host range is predicted to affect parasite virulence through mechanisms including relative host availability, maladaptive virulence, and fitness costs associated with infecting novel hosts </w:t>
      </w:r>
      <w:r w:rsidR="009E47A0">
        <w:rPr>
          <w:szCs w:val="24"/>
        </w:rPr>
        <w:fldChar w:fldCharType="begin" w:fldLock="1"/>
      </w:r>
      <w:r w:rsidR="009E47A0">
        <w:rPr>
          <w:szCs w:val="24"/>
        </w:rPr>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rPr>
          <w:szCs w:val="24"/>
        </w:rPr>
        <w:fldChar w:fldCharType="separate"/>
      </w:r>
      <w:r w:rsidR="009E47A0" w:rsidRPr="009E47A0">
        <w:rPr>
          <w:noProof/>
          <w:szCs w:val="24"/>
        </w:rPr>
        <w:t>[3]</w:t>
      </w:r>
      <w:r w:rsidR="009E47A0">
        <w:rPr>
          <w:szCs w:val="24"/>
        </w:rPr>
        <w:fldChar w:fldCharType="end"/>
      </w:r>
      <w:r w:rsidR="009E47A0">
        <w:rPr>
          <w:szCs w:val="24"/>
        </w:rPr>
        <w:t>. The ability of a p</w:t>
      </w:r>
      <w:r w:rsidR="00FB0950">
        <w:rPr>
          <w:szCs w:val="24"/>
        </w:rPr>
        <w:t>arasite</w:t>
      </w:r>
      <w:r w:rsidR="009E47A0">
        <w:rPr>
          <w:szCs w:val="24"/>
        </w:rPr>
        <w:t xml:space="preserve"> to infect multiple host</w:t>
      </w:r>
      <w:r w:rsidR="001A18BB">
        <w:rPr>
          <w:szCs w:val="24"/>
        </w:rPr>
        <w:t xml:space="preserve"> </w:t>
      </w:r>
      <w:r w:rsidR="009E47A0">
        <w:rPr>
          <w:szCs w:val="24"/>
        </w:rPr>
        <w:t>s</w:t>
      </w:r>
      <w:r w:rsidR="001A18BB">
        <w:rPr>
          <w:szCs w:val="24"/>
        </w:rPr>
        <w:t>pecies</w:t>
      </w:r>
      <w:r w:rsidR="009E47A0">
        <w:rPr>
          <w:szCs w:val="24"/>
        </w:rPr>
        <w:t xml:space="preserve">, particularly across taxonomic orders, is a risk factor for </w:t>
      </w:r>
      <w:r w:rsidR="00FB0950">
        <w:rPr>
          <w:szCs w:val="24"/>
        </w:rPr>
        <w:t xml:space="preserve">emerging infectious diseases (EID) </w:t>
      </w:r>
      <w:r w:rsidR="00040142">
        <w:rPr>
          <w:szCs w:val="24"/>
        </w:rPr>
        <w:t xml:space="preserve">of humans </w:t>
      </w:r>
      <w:r w:rsidR="00FB0950">
        <w:rPr>
          <w:szCs w:val="24"/>
        </w:rPr>
        <w:t>and</w:t>
      </w:r>
      <w:r w:rsidR="00040142">
        <w:rPr>
          <w:szCs w:val="24"/>
        </w:rPr>
        <w:t xml:space="preserve"> livestock </w:t>
      </w:r>
      <w:r w:rsidR="006473CD" w:rsidRPr="006473CD">
        <w:rPr>
          <w:szCs w:val="24"/>
          <w:lang w:val="en-US"/>
        </w:rPr>
        <w:fldChar w:fldCharType="begin" w:fldLock="1"/>
      </w:r>
      <w:r w:rsidR="00E051A8">
        <w:rPr>
          <w:szCs w:val="24"/>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szCs w:val="24"/>
          <w:lang w:val="en-US"/>
        </w:rPr>
        <w:fldChar w:fldCharType="separate"/>
      </w:r>
      <w:r w:rsidR="009E47A0" w:rsidRPr="009E47A0">
        <w:rPr>
          <w:noProof/>
          <w:szCs w:val="24"/>
          <w:lang w:val="en-US"/>
        </w:rPr>
        <w:t>[4]</w:t>
      </w:r>
      <w:r w:rsidR="006473CD" w:rsidRPr="006473CD">
        <w:rPr>
          <w:szCs w:val="24"/>
          <w:lang w:val="en-US"/>
        </w:rPr>
        <w:fldChar w:fldCharType="end"/>
      </w:r>
      <w:r w:rsidR="006473CD" w:rsidRPr="006473CD">
        <w:rPr>
          <w:szCs w:val="24"/>
          <w:lang w:val="en-US"/>
        </w:rPr>
        <w:t xml:space="preserve">. </w:t>
      </w:r>
    </w:p>
    <w:p w14:paraId="08C2EE08" w14:textId="77777777" w:rsidR="009E47A0" w:rsidRPr="006473CD" w:rsidRDefault="009E47A0" w:rsidP="006473CD">
      <w:pPr>
        <w:spacing w:line="276" w:lineRule="auto"/>
        <w:jc w:val="both"/>
        <w:rPr>
          <w:szCs w:val="24"/>
          <w:lang w:val="en-US"/>
        </w:rPr>
      </w:pPr>
    </w:p>
    <w:p w14:paraId="39326839" w14:textId="7FFCE6FC" w:rsidR="009964AE" w:rsidRDefault="006473CD" w:rsidP="006473CD">
      <w:pPr>
        <w:spacing w:line="276" w:lineRule="auto"/>
        <w:jc w:val="both"/>
        <w:rPr>
          <w:lang w:val="en-US"/>
        </w:rPr>
      </w:pPr>
      <w:r w:rsidRPr="006473CD">
        <w:rPr>
          <w:szCs w:val="24"/>
          <w:lang w:val="en-US"/>
        </w:rPr>
        <w:t>Despite evidence for the importance of a parasite’s host range, it remains unclear whether most parasites are generalist</w:t>
      </w:r>
      <w:r w:rsidR="00FB0950">
        <w:rPr>
          <w:szCs w:val="24"/>
          <w:lang w:val="en-US"/>
        </w:rPr>
        <w:t>s</w:t>
      </w:r>
      <w:r w:rsidRPr="006473CD">
        <w:rPr>
          <w:szCs w:val="24"/>
          <w:lang w:val="en-US"/>
        </w:rPr>
        <w:t xml:space="preserve"> or specialist</w:t>
      </w:r>
      <w:r w:rsidR="00FB0950">
        <w:rPr>
          <w:szCs w:val="24"/>
          <w:lang w:val="en-US"/>
        </w:rPr>
        <w:t>s</w:t>
      </w:r>
      <w:r w:rsidRPr="006473CD">
        <w:rPr>
          <w:szCs w:val="24"/>
          <w:lang w:val="en-US"/>
        </w:rPr>
        <w:t xml:space="preserve">, and what factors might influence the evolution of host range. </w:t>
      </w:r>
      <w:r w:rsidR="00FB0950">
        <w:rPr>
          <w:szCs w:val="24"/>
          <w:lang w:val="en-US"/>
        </w:rPr>
        <w:t xml:space="preserve">EID </w:t>
      </w:r>
      <w:r w:rsidR="00FB7451">
        <w:rPr>
          <w:szCs w:val="24"/>
          <w:lang w:val="en-US"/>
        </w:rPr>
        <w:t xml:space="preserve">studies, ranging from </w:t>
      </w:r>
      <w:r w:rsidRPr="006473CD">
        <w:rPr>
          <w:szCs w:val="24"/>
          <w:lang w:val="en-US"/>
        </w:rPr>
        <w:t xml:space="preserve">microbes to </w:t>
      </w:r>
      <w:proofErr w:type="spellStart"/>
      <w:r w:rsidRPr="006473CD">
        <w:rPr>
          <w:szCs w:val="24"/>
          <w:lang w:val="en-US"/>
        </w:rPr>
        <w:t>macroparasites</w:t>
      </w:r>
      <w:proofErr w:type="spellEnd"/>
      <w:r w:rsidR="00FB0950">
        <w:rPr>
          <w:szCs w:val="24"/>
          <w:lang w:val="en-US"/>
        </w:rPr>
        <w:t>,</w:t>
      </w:r>
      <w:r w:rsidRPr="006473CD">
        <w:rPr>
          <w:szCs w:val="24"/>
          <w:lang w:val="en-US"/>
        </w:rPr>
        <w:t xml:space="preserve"> suggest that most pa</w:t>
      </w:r>
      <w:r w:rsidR="00FB0950">
        <w:rPr>
          <w:szCs w:val="24"/>
          <w:lang w:val="en-US"/>
        </w:rPr>
        <w:t>rasite</w:t>
      </w:r>
      <w:r w:rsidRPr="006473CD">
        <w:rPr>
          <w:szCs w:val="24"/>
          <w:lang w:val="en-US"/>
        </w:rPr>
        <w:t>s are generalists: 60% of human infectious diseases are zoonotic and 80% of pathogens of domestic animals infect multiple host</w:t>
      </w:r>
      <w:r w:rsidR="00FB7451">
        <w:rPr>
          <w:szCs w:val="24"/>
          <w:lang w:val="en-US"/>
        </w:rPr>
        <w:t xml:space="preserve"> </w:t>
      </w:r>
      <w:r w:rsidRPr="006473CD">
        <w:rPr>
          <w:szCs w:val="24"/>
          <w:lang w:val="en-US"/>
        </w:rPr>
        <w:t>s</w:t>
      </w:r>
      <w:r w:rsidR="00FB7451">
        <w:rPr>
          <w:szCs w:val="24"/>
          <w:lang w:val="en-US"/>
        </w:rPr>
        <w:t>pecies</w:t>
      </w:r>
      <w:r w:rsidRPr="006473CD">
        <w:rPr>
          <w:szCs w:val="24"/>
          <w:lang w:val="en-US"/>
        </w:rPr>
        <w:t xml:space="preserve"> </w:t>
      </w:r>
      <w:r w:rsidRPr="006473CD">
        <w:rPr>
          <w:szCs w:val="24"/>
          <w:lang w:val="en-US"/>
        </w:rPr>
        <w:fldChar w:fldCharType="begin" w:fldLock="1"/>
      </w:r>
      <w:r w:rsidR="00E051A8">
        <w:rPr>
          <w:szCs w:val="24"/>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szCs w:val="24"/>
          <w:lang w:val="en-US"/>
        </w:rPr>
        <w:fldChar w:fldCharType="separate"/>
      </w:r>
      <w:r w:rsidR="009E47A0" w:rsidRPr="009E47A0">
        <w:rPr>
          <w:noProof/>
          <w:szCs w:val="24"/>
          <w:lang w:val="en-US"/>
        </w:rPr>
        <w:t>[4–6]</w:t>
      </w:r>
      <w:r w:rsidRPr="006473CD">
        <w:rPr>
          <w:szCs w:val="24"/>
          <w:lang w:val="en-US"/>
        </w:rPr>
        <w:fldChar w:fldCharType="end"/>
      </w:r>
      <w:r w:rsidRPr="006473CD">
        <w:rPr>
          <w:szCs w:val="24"/>
          <w:lang w:val="en-US"/>
        </w:rPr>
        <w:t xml:space="preserve">. </w:t>
      </w:r>
      <w:del w:id="7" w:author="Clay Cressler" w:date="2016-07-11T14:43:00Z">
        <w:r w:rsidRPr="006473CD" w:rsidDel="008033C5">
          <w:rPr>
            <w:szCs w:val="24"/>
            <w:lang w:val="en-US"/>
          </w:rPr>
          <w:delText>However</w:delText>
        </w:r>
      </w:del>
      <w:ins w:id="8" w:author="Clay Cressler" w:date="2016-07-11T14:37:00Z">
        <w:r w:rsidR="00325EB6">
          <w:rPr>
            <w:szCs w:val="24"/>
            <w:lang w:val="en-US"/>
          </w:rPr>
          <w:t>On the other hand</w:t>
        </w:r>
      </w:ins>
      <w:r w:rsidRPr="006473CD">
        <w:rPr>
          <w:szCs w:val="24"/>
          <w:lang w:val="en-US"/>
        </w:rPr>
        <w:t xml:space="preserve">, </w:t>
      </w:r>
      <w:r w:rsidR="00FB0950">
        <w:rPr>
          <w:szCs w:val="24"/>
          <w:lang w:val="en-US"/>
        </w:rPr>
        <w:t xml:space="preserve">theory </w:t>
      </w:r>
      <w:r w:rsidRPr="006473CD">
        <w:rPr>
          <w:szCs w:val="24"/>
          <w:lang w:val="en-US"/>
        </w:rPr>
        <w:t xml:space="preserve">suggests that </w:t>
      </w:r>
      <w:ins w:id="9" w:author="Clay Cressler" w:date="2016-07-11T14:14:00Z">
        <w:r w:rsidR="00572542">
          <w:rPr>
            <w:szCs w:val="24"/>
            <w:lang w:val="en-US"/>
          </w:rPr>
          <w:t xml:space="preserve">fitness trade-offs </w:t>
        </w:r>
      </w:ins>
      <w:ins w:id="10" w:author="Clay Cressler" w:date="2016-07-11T14:16:00Z">
        <w:r w:rsidR="00572542">
          <w:rPr>
            <w:szCs w:val="24"/>
            <w:lang w:val="en-US"/>
          </w:rPr>
          <w:t xml:space="preserve">between host range and </w:t>
        </w:r>
      </w:ins>
      <w:ins w:id="11" w:author="Clay Cressler" w:date="2016-07-11T14:38:00Z">
        <w:r w:rsidR="00325EB6">
          <w:rPr>
            <w:szCs w:val="24"/>
            <w:lang w:val="en-US"/>
          </w:rPr>
          <w:t xml:space="preserve">parasite </w:t>
        </w:r>
      </w:ins>
      <w:ins w:id="12" w:author="Clay Cressler" w:date="2016-07-11T14:16:00Z">
        <w:r w:rsidR="00572542">
          <w:rPr>
            <w:szCs w:val="24"/>
            <w:lang w:val="en-US"/>
          </w:rPr>
          <w:t xml:space="preserve">performance </w:t>
        </w:r>
      </w:ins>
      <w:ins w:id="13" w:author="Clay Cressler" w:date="2016-07-11T14:38:00Z">
        <w:r w:rsidR="00325EB6">
          <w:rPr>
            <w:szCs w:val="24"/>
            <w:lang w:val="en-US"/>
          </w:rPr>
          <w:t>on</w:t>
        </w:r>
      </w:ins>
      <w:ins w:id="14" w:author="Clay Cressler" w:date="2016-07-11T14:16:00Z">
        <w:r w:rsidR="00572542">
          <w:rPr>
            <w:szCs w:val="24"/>
            <w:lang w:val="en-US"/>
          </w:rPr>
          <w:t xml:space="preserve"> each host can lead to the evolution of </w:t>
        </w:r>
      </w:ins>
      <w:ins w:id="15" w:author="Clay Cressler" w:date="2016-07-11T14:21:00Z">
        <w:r w:rsidR="00175FA1">
          <w:rPr>
            <w:szCs w:val="24"/>
            <w:lang w:val="en-US"/>
          </w:rPr>
          <w:t xml:space="preserve">host </w:t>
        </w:r>
      </w:ins>
      <w:ins w:id="16" w:author="Clay Cressler" w:date="2016-07-11T14:16:00Z">
        <w:r w:rsidR="00572542">
          <w:rPr>
            <w:szCs w:val="24"/>
            <w:lang w:val="en-US"/>
          </w:rPr>
          <w:t>speciali</w:t>
        </w:r>
        <w:r w:rsidR="00175FA1">
          <w:rPr>
            <w:szCs w:val="24"/>
            <w:lang w:val="en-US"/>
          </w:rPr>
          <w:t>zation [</w:t>
        </w:r>
        <w:commentRangeStart w:id="17"/>
        <w:proofErr w:type="spellStart"/>
        <w:r w:rsidR="00175FA1">
          <w:rPr>
            <w:szCs w:val="24"/>
            <w:lang w:val="en-US"/>
          </w:rPr>
          <w:t>Futuyma</w:t>
        </w:r>
        <w:proofErr w:type="spellEnd"/>
        <w:r w:rsidR="00175FA1">
          <w:rPr>
            <w:szCs w:val="24"/>
            <w:lang w:val="en-US"/>
          </w:rPr>
          <w:t xml:space="preserve"> &amp; Moreno 1988</w:t>
        </w:r>
      </w:ins>
      <w:commentRangeEnd w:id="17"/>
      <w:ins w:id="18" w:author="Clay Cressler" w:date="2016-07-11T14:23:00Z">
        <w:r w:rsidR="00175FA1">
          <w:rPr>
            <w:rStyle w:val="CommentReference"/>
          </w:rPr>
          <w:commentReference w:id="17"/>
        </w:r>
      </w:ins>
      <w:ins w:id="20" w:author="Clay Cressler" w:date="2016-07-11T14:16:00Z">
        <w:r w:rsidR="00175FA1">
          <w:rPr>
            <w:szCs w:val="24"/>
            <w:lang w:val="en-US"/>
          </w:rPr>
          <w:t>]</w:t>
        </w:r>
        <w:r w:rsidR="00325EB6">
          <w:rPr>
            <w:szCs w:val="24"/>
            <w:lang w:val="en-US"/>
          </w:rPr>
          <w:t xml:space="preserve">, and </w:t>
        </w:r>
        <w:r w:rsidR="00175FA1">
          <w:rPr>
            <w:szCs w:val="24"/>
            <w:lang w:val="en-US"/>
          </w:rPr>
          <w:t xml:space="preserve">such trade-offs are common (although not universal) for parasites </w:t>
        </w:r>
      </w:ins>
      <w:ins w:id="21" w:author="Clay Cressler" w:date="2016-07-11T14:22:00Z">
        <w:r w:rsidR="00175FA1">
          <w:rPr>
            <w:szCs w:val="24"/>
            <w:lang w:val="en-US"/>
          </w:rPr>
          <w:t>[</w:t>
        </w:r>
        <w:commentRangeStart w:id="22"/>
        <w:proofErr w:type="spellStart"/>
        <w:r w:rsidR="00175FA1">
          <w:rPr>
            <w:szCs w:val="24"/>
          </w:rPr>
          <w:t>Poulin</w:t>
        </w:r>
        <w:proofErr w:type="spellEnd"/>
        <w:r w:rsidR="00175FA1">
          <w:rPr>
            <w:szCs w:val="24"/>
          </w:rPr>
          <w:t xml:space="preserve"> 1998</w:t>
        </w:r>
        <w:commentRangeEnd w:id="22"/>
        <w:r w:rsidR="00175FA1">
          <w:rPr>
            <w:rStyle w:val="CommentReference"/>
          </w:rPr>
          <w:commentReference w:id="22"/>
        </w:r>
        <w:r w:rsidR="00175FA1">
          <w:rPr>
            <w:szCs w:val="24"/>
          </w:rPr>
          <w:t xml:space="preserve">, </w:t>
        </w:r>
        <w:commentRangeStart w:id="23"/>
        <w:proofErr w:type="spellStart"/>
        <w:r w:rsidR="00175FA1">
          <w:rPr>
            <w:szCs w:val="24"/>
          </w:rPr>
          <w:t>Garamszegi</w:t>
        </w:r>
        <w:proofErr w:type="spellEnd"/>
        <w:r w:rsidR="00175FA1">
          <w:rPr>
            <w:szCs w:val="24"/>
          </w:rPr>
          <w:t xml:space="preserve"> 2006</w:t>
        </w:r>
        <w:commentRangeEnd w:id="23"/>
        <w:r w:rsidR="00175FA1">
          <w:rPr>
            <w:rStyle w:val="CommentReference"/>
          </w:rPr>
          <w:commentReference w:id="23"/>
        </w:r>
      </w:ins>
      <w:ins w:id="24" w:author="Clay Cressler" w:date="2016-07-11T14:26:00Z">
        <w:r w:rsidR="00175FA1">
          <w:rPr>
            <w:szCs w:val="24"/>
          </w:rPr>
          <w:t xml:space="preserve">, </w:t>
        </w:r>
        <w:commentRangeStart w:id="25"/>
        <w:proofErr w:type="spellStart"/>
        <w:r w:rsidR="00175FA1">
          <w:rPr>
            <w:szCs w:val="24"/>
          </w:rPr>
          <w:t>Poulin</w:t>
        </w:r>
        <w:proofErr w:type="spellEnd"/>
        <w:r w:rsidR="00175FA1">
          <w:rPr>
            <w:szCs w:val="24"/>
          </w:rPr>
          <w:t xml:space="preserve"> 2011</w:t>
        </w:r>
        <w:commentRangeEnd w:id="25"/>
        <w:r w:rsidR="00175FA1">
          <w:rPr>
            <w:rStyle w:val="CommentReference"/>
          </w:rPr>
          <w:commentReference w:id="25"/>
        </w:r>
      </w:ins>
      <w:ins w:id="26" w:author="Clay Cressler" w:date="2016-07-11T14:22:00Z">
        <w:r w:rsidR="00175FA1">
          <w:rPr>
            <w:szCs w:val="24"/>
          </w:rPr>
          <w:t xml:space="preserve">]. </w:t>
        </w:r>
      </w:ins>
      <w:ins w:id="27" w:author="Clay Cressler" w:date="2016-07-11T14:37:00Z">
        <w:r w:rsidR="00325EB6">
          <w:rPr>
            <w:szCs w:val="24"/>
          </w:rPr>
          <w:t>E</w:t>
        </w:r>
      </w:ins>
      <w:del w:id="28" w:author="Clay Cressler" w:date="2016-07-11T14:21:00Z">
        <w:r w:rsidRPr="006473CD" w:rsidDel="00175FA1">
          <w:rPr>
            <w:szCs w:val="24"/>
            <w:lang w:val="en-US"/>
          </w:rPr>
          <w:delText xml:space="preserve">parasites </w:delText>
        </w:r>
      </w:del>
      <w:del w:id="29" w:author="Clay Cressler" w:date="2016-07-11T12:43:00Z">
        <w:r w:rsidRPr="006473CD" w:rsidDel="00054085">
          <w:rPr>
            <w:szCs w:val="24"/>
            <w:lang w:val="en-US"/>
          </w:rPr>
          <w:delText xml:space="preserve">are </w:delText>
        </w:r>
      </w:del>
      <w:del w:id="30" w:author="Clay Cressler" w:date="2016-07-11T14:23:00Z">
        <w:r w:rsidRPr="006473CD" w:rsidDel="00175FA1">
          <w:rPr>
            <w:szCs w:val="24"/>
            <w:lang w:val="en-US"/>
          </w:rPr>
          <w:delText xml:space="preserve">generally </w:delText>
        </w:r>
      </w:del>
      <w:del w:id="31" w:author="Clay Cressler" w:date="2016-07-11T12:44:00Z">
        <w:r w:rsidRPr="006473CD" w:rsidDel="00054085">
          <w:rPr>
            <w:szCs w:val="24"/>
            <w:lang w:val="en-US"/>
          </w:rPr>
          <w:delText xml:space="preserve">resource (host) </w:delText>
        </w:r>
      </w:del>
      <w:del w:id="32" w:author="Clay Cressler" w:date="2016-07-11T14:23:00Z">
        <w:r w:rsidRPr="006473CD" w:rsidDel="00175FA1">
          <w:rPr>
            <w:szCs w:val="24"/>
            <w:lang w:val="en-US"/>
          </w:rPr>
          <w:delText>specialists</w:delText>
        </w:r>
        <w:r w:rsidR="00040142" w:rsidDel="00175FA1">
          <w:rPr>
            <w:szCs w:val="24"/>
            <w:lang w:val="en-US"/>
          </w:rPr>
          <w:delText xml:space="preserve">, </w:delText>
        </w:r>
      </w:del>
      <w:del w:id="33" w:author="Clay Cressler" w:date="2016-07-11T12:44:00Z">
        <w:r w:rsidR="00FB0950" w:rsidDel="00054085">
          <w:rPr>
            <w:szCs w:val="24"/>
            <w:lang w:val="en-US"/>
          </w:rPr>
          <w:delText xml:space="preserve">with </w:delText>
        </w:r>
      </w:del>
      <w:del w:id="34" w:author="Clay Cressler" w:date="2016-07-11T14:23:00Z">
        <w:r w:rsidR="00040142" w:rsidDel="00175FA1">
          <w:rPr>
            <w:szCs w:val="24"/>
            <w:lang w:val="en-US"/>
          </w:rPr>
          <w:delText>interspecific competition select</w:delText>
        </w:r>
      </w:del>
      <w:del w:id="35" w:author="Clay Cressler" w:date="2016-07-11T12:44:00Z">
        <w:r w:rsidR="00FB0950" w:rsidDel="00054085">
          <w:rPr>
            <w:szCs w:val="24"/>
            <w:lang w:val="en-US"/>
          </w:rPr>
          <w:delText>ing</w:delText>
        </w:r>
      </w:del>
      <w:del w:id="36" w:author="Clay Cressler" w:date="2016-07-11T14:23:00Z">
        <w:r w:rsidR="00040142" w:rsidDel="00175FA1">
          <w:rPr>
            <w:szCs w:val="24"/>
            <w:lang w:val="en-US"/>
          </w:rPr>
          <w:delText xml:space="preserve"> for </w:delText>
        </w:r>
      </w:del>
      <w:del w:id="37" w:author="Clay Cressler" w:date="2016-07-11T12:44:00Z">
        <w:r w:rsidR="00040142" w:rsidDel="00054085">
          <w:rPr>
            <w:szCs w:val="24"/>
            <w:lang w:val="en-US"/>
          </w:rPr>
          <w:delText xml:space="preserve">an </w:delText>
        </w:r>
      </w:del>
      <w:del w:id="38" w:author="Clay Cressler" w:date="2016-07-11T14:23:00Z">
        <w:r w:rsidR="00040142" w:rsidDel="00175FA1">
          <w:rPr>
            <w:szCs w:val="24"/>
            <w:lang w:val="en-US"/>
          </w:rPr>
          <w:delText xml:space="preserve">increase </w:delText>
        </w:r>
      </w:del>
      <w:del w:id="39" w:author="Clay Cressler" w:date="2016-07-11T12:44:00Z">
        <w:r w:rsidR="00040142" w:rsidDel="00054085">
          <w:rPr>
            <w:szCs w:val="24"/>
            <w:lang w:val="en-US"/>
          </w:rPr>
          <w:delText xml:space="preserve">in </w:delText>
        </w:r>
      </w:del>
      <w:del w:id="40" w:author="Clay Cressler" w:date="2016-07-11T14:23:00Z">
        <w:r w:rsidR="00040142" w:rsidDel="00175FA1">
          <w:rPr>
            <w:szCs w:val="24"/>
            <w:lang w:val="en-US"/>
          </w:rPr>
          <w:delText>ecological specialization</w:delText>
        </w:r>
        <w:r w:rsidR="00FB7451" w:rsidDel="00175FA1">
          <w:rPr>
            <w:szCs w:val="24"/>
            <w:lang w:val="en-US"/>
          </w:rPr>
          <w:delText>, thus</w:delText>
        </w:r>
        <w:r w:rsidR="00A7488E" w:rsidDel="00175FA1">
          <w:rPr>
            <w:szCs w:val="24"/>
            <w:lang w:val="en-US"/>
          </w:rPr>
          <w:delText xml:space="preserve"> </w:delText>
        </w:r>
        <w:r w:rsidR="00040142" w:rsidDel="00175FA1">
          <w:rPr>
            <w:szCs w:val="24"/>
            <w:lang w:val="en-US"/>
          </w:rPr>
          <w:delText>a narrow host range</w:delText>
        </w:r>
        <w:r w:rsidR="00B75723" w:rsidDel="00175FA1">
          <w:rPr>
            <w:szCs w:val="24"/>
            <w:lang w:val="en-US"/>
          </w:rPr>
          <w:delText xml:space="preserve"> </w:delText>
        </w:r>
        <w:r w:rsidR="00B75723" w:rsidDel="00175FA1">
          <w:rPr>
            <w:szCs w:val="24"/>
            <w:lang w:val="en-US"/>
          </w:rPr>
          <w:fldChar w:fldCharType="begin" w:fldLock="1"/>
        </w:r>
        <w:r w:rsidR="00B75723" w:rsidDel="00175FA1">
          <w:rPr>
            <w:szCs w:val="24"/>
            <w:lang w:val="en-US"/>
          </w:rPr>
          <w:del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delInstrText>
        </w:r>
        <w:r w:rsidR="00B75723" w:rsidDel="00175FA1">
          <w:rPr>
            <w:szCs w:val="24"/>
            <w:lang w:val="en-US"/>
          </w:rPr>
          <w:fldChar w:fldCharType="separate"/>
        </w:r>
        <w:r w:rsidR="00B75723" w:rsidRPr="00B75723" w:rsidDel="00175FA1">
          <w:rPr>
            <w:noProof/>
            <w:szCs w:val="24"/>
            <w:lang w:val="en-US"/>
          </w:rPr>
          <w:delText>[7]</w:delText>
        </w:r>
        <w:r w:rsidR="00B75723" w:rsidDel="00175FA1">
          <w:rPr>
            <w:szCs w:val="24"/>
            <w:lang w:val="en-US"/>
          </w:rPr>
          <w:fldChar w:fldCharType="end"/>
        </w:r>
        <w:r w:rsidRPr="006473CD" w:rsidDel="00175FA1">
          <w:rPr>
            <w:szCs w:val="24"/>
            <w:lang w:val="en-US"/>
          </w:rPr>
          <w:delText>.</w:delText>
        </w:r>
        <w:r w:rsidR="00E8246E" w:rsidDel="00175FA1">
          <w:rPr>
            <w:szCs w:val="24"/>
            <w:lang w:val="en-US"/>
          </w:rPr>
          <w:delText xml:space="preserve"> </w:delText>
        </w:r>
      </w:del>
      <w:proofErr w:type="spellStart"/>
      <w:ins w:id="41" w:author="Clay Cressler" w:date="2016-07-11T13:02:00Z">
        <w:r w:rsidR="00EC7CA7">
          <w:rPr>
            <w:szCs w:val="24"/>
            <w:lang w:val="en-US"/>
          </w:rPr>
          <w:t>cological</w:t>
        </w:r>
      </w:ins>
      <w:proofErr w:type="spellEnd"/>
      <w:ins w:id="42" w:author="Clay Cressler" w:date="2016-07-11T12:56:00Z">
        <w:r w:rsidR="006B4963">
          <w:rPr>
            <w:szCs w:val="24"/>
            <w:lang w:val="en-US"/>
          </w:rPr>
          <w:t xml:space="preserve"> spec</w:t>
        </w:r>
      </w:ins>
      <w:ins w:id="43" w:author="Clay Cressler" w:date="2016-07-11T12:58:00Z">
        <w:r w:rsidR="006B4963">
          <w:rPr>
            <w:szCs w:val="24"/>
            <w:lang w:val="en-US"/>
          </w:rPr>
          <w:t xml:space="preserve">ialization is </w:t>
        </w:r>
      </w:ins>
      <w:ins w:id="44" w:author="Clay Cressler" w:date="2016-07-11T13:02:00Z">
        <w:r w:rsidR="00EC7CA7">
          <w:rPr>
            <w:szCs w:val="24"/>
            <w:lang w:val="en-US"/>
          </w:rPr>
          <w:t xml:space="preserve">often </w:t>
        </w:r>
      </w:ins>
      <w:ins w:id="45" w:author="Clay Cressler" w:date="2016-07-11T12:58:00Z">
        <w:r w:rsidR="006B4963">
          <w:rPr>
            <w:szCs w:val="24"/>
            <w:lang w:val="en-US"/>
          </w:rPr>
          <w:t xml:space="preserve">thought to represent </w:t>
        </w:r>
      </w:ins>
      <w:ins w:id="46" w:author="Clay Cressler" w:date="2016-07-11T12:59:00Z">
        <w:r w:rsidR="006B4963">
          <w:rPr>
            <w:szCs w:val="24"/>
            <w:lang w:val="en-US"/>
          </w:rPr>
          <w:t>an “</w:t>
        </w:r>
      </w:ins>
      <w:ins w:id="47" w:author="Clay Cressler" w:date="2016-07-11T12:58:00Z">
        <w:r w:rsidR="006B4963">
          <w:rPr>
            <w:szCs w:val="24"/>
            <w:lang w:val="en-US"/>
          </w:rPr>
          <w:t xml:space="preserve">evolutionary </w:t>
        </w:r>
      </w:ins>
      <w:ins w:id="48" w:author="Clay Cressler" w:date="2016-07-11T12:59:00Z">
        <w:r w:rsidR="006B4963">
          <w:rPr>
            <w:szCs w:val="24"/>
            <w:lang w:val="en-US"/>
          </w:rPr>
          <w:t>dead-end</w:t>
        </w:r>
      </w:ins>
      <w:ins w:id="49" w:author="Clay Cressler" w:date="2016-07-11T13:39:00Z">
        <w:r w:rsidR="00E11671">
          <w:rPr>
            <w:szCs w:val="24"/>
            <w:lang w:val="en-US"/>
          </w:rPr>
          <w:t>,</w:t>
        </w:r>
      </w:ins>
      <w:ins w:id="50" w:author="Clay Cressler" w:date="2016-07-11T12:59:00Z">
        <w:r w:rsidR="006B4963">
          <w:rPr>
            <w:szCs w:val="24"/>
            <w:lang w:val="en-US"/>
          </w:rPr>
          <w:t>”</w:t>
        </w:r>
      </w:ins>
      <w:ins w:id="51" w:author="Clay Cressler" w:date="2016-07-11T13:04:00Z">
        <w:r w:rsidR="00EC7CA7">
          <w:rPr>
            <w:szCs w:val="24"/>
            <w:lang w:val="en-US"/>
          </w:rPr>
          <w:t xml:space="preserve"> </w:t>
        </w:r>
      </w:ins>
      <w:ins w:id="52" w:author="Clay Cressler" w:date="2016-07-11T14:38:00Z">
        <w:r w:rsidR="00325EB6">
          <w:rPr>
            <w:szCs w:val="24"/>
            <w:lang w:val="en-US"/>
          </w:rPr>
          <w:t>such that</w:t>
        </w:r>
      </w:ins>
      <w:ins w:id="53" w:author="Clay Cressler" w:date="2016-07-11T13:39:00Z">
        <w:r w:rsidR="00E11671">
          <w:rPr>
            <w:szCs w:val="24"/>
            <w:lang w:val="en-US"/>
          </w:rPr>
          <w:t xml:space="preserve"> </w:t>
        </w:r>
      </w:ins>
      <w:ins w:id="54" w:author="Clay Cressler" w:date="2016-07-11T14:42:00Z">
        <w:r w:rsidR="008033C5">
          <w:rPr>
            <w:szCs w:val="24"/>
            <w:lang w:val="en-US"/>
          </w:rPr>
          <w:t>specialist</w:t>
        </w:r>
      </w:ins>
      <w:ins w:id="55" w:author="Clay Cressler" w:date="2016-07-11T13:39:00Z">
        <w:r w:rsidR="00E11671">
          <w:rPr>
            <w:szCs w:val="24"/>
            <w:lang w:val="en-US"/>
          </w:rPr>
          <w:t xml:space="preserve"> </w:t>
        </w:r>
      </w:ins>
      <w:ins w:id="56" w:author="Clay Cressler" w:date="2016-07-11T13:42:00Z">
        <w:r w:rsidR="00A355E2">
          <w:rPr>
            <w:szCs w:val="24"/>
            <w:lang w:val="en-US"/>
          </w:rPr>
          <w:t>parasites</w:t>
        </w:r>
      </w:ins>
      <w:ins w:id="57" w:author="Clay Cressler" w:date="2016-07-11T13:39:00Z">
        <w:r w:rsidR="00E11671">
          <w:rPr>
            <w:szCs w:val="24"/>
            <w:lang w:val="en-US"/>
          </w:rPr>
          <w:t xml:space="preserve"> </w:t>
        </w:r>
      </w:ins>
      <w:ins w:id="58" w:author="Clay Cressler" w:date="2016-07-11T13:43:00Z">
        <w:r w:rsidR="00A355E2">
          <w:rPr>
            <w:szCs w:val="24"/>
            <w:lang w:val="en-US"/>
          </w:rPr>
          <w:t>have</w:t>
        </w:r>
      </w:ins>
      <w:ins w:id="59" w:author="Clay Cressler" w:date="2016-07-11T13:39:00Z">
        <w:r w:rsidR="00E11671">
          <w:rPr>
            <w:szCs w:val="24"/>
            <w:lang w:val="en-US"/>
          </w:rPr>
          <w:t xml:space="preserve"> </w:t>
        </w:r>
      </w:ins>
      <w:ins w:id="60" w:author="Clay Cressler" w:date="2016-07-11T13:43:00Z">
        <w:r w:rsidR="00A355E2">
          <w:rPr>
            <w:szCs w:val="24"/>
            <w:lang w:val="en-US"/>
          </w:rPr>
          <w:t xml:space="preserve">a reduced potential to </w:t>
        </w:r>
      </w:ins>
      <w:ins w:id="61" w:author="Clay Cressler" w:date="2016-07-11T14:25:00Z">
        <w:r w:rsidR="00175FA1">
          <w:rPr>
            <w:szCs w:val="24"/>
            <w:lang w:val="en-US"/>
          </w:rPr>
          <w:t>adapt</w:t>
        </w:r>
        <w:r w:rsidR="00325EB6">
          <w:rPr>
            <w:szCs w:val="24"/>
            <w:lang w:val="en-US"/>
          </w:rPr>
          <w:t xml:space="preserve"> to novel hosts</w:t>
        </w:r>
      </w:ins>
      <w:ins w:id="62" w:author="Clay Cressler" w:date="2016-07-11T13:43:00Z">
        <w:r w:rsidR="00A355E2">
          <w:rPr>
            <w:szCs w:val="24"/>
            <w:lang w:val="en-US"/>
          </w:rPr>
          <w:t xml:space="preserve">, </w:t>
        </w:r>
      </w:ins>
      <w:ins w:id="63" w:author="Clay Cressler" w:date="2016-07-11T14:41:00Z">
        <w:r w:rsidR="008033C5">
          <w:rPr>
            <w:szCs w:val="24"/>
            <w:lang w:val="en-US"/>
          </w:rPr>
          <w:t>with correspondingly higher extinction and lower speciation rates than generalist parasites</w:t>
        </w:r>
      </w:ins>
      <w:ins w:id="64" w:author="Clay Cressler" w:date="2016-07-11T14:42:00Z">
        <w:r w:rsidR="008033C5">
          <w:rPr>
            <w:szCs w:val="24"/>
            <w:lang w:val="en-US"/>
          </w:rPr>
          <w:t xml:space="preserve"> [</w:t>
        </w:r>
        <w:commentRangeStart w:id="65"/>
        <w:r w:rsidR="008033C5">
          <w:rPr>
            <w:szCs w:val="24"/>
            <w:lang w:val="en-US"/>
          </w:rPr>
          <w:t>Day et al. 2016</w:t>
        </w:r>
        <w:commentRangeEnd w:id="65"/>
        <w:r w:rsidR="008033C5">
          <w:rPr>
            <w:rStyle w:val="CommentReference"/>
          </w:rPr>
          <w:commentReference w:id="65"/>
        </w:r>
        <w:r w:rsidR="008033C5">
          <w:rPr>
            <w:szCs w:val="24"/>
            <w:lang w:val="en-US"/>
          </w:rPr>
          <w:t>].</w:t>
        </w:r>
      </w:ins>
      <w:ins w:id="66" w:author="Clay Cressler" w:date="2016-07-11T14:41:00Z">
        <w:r w:rsidR="008033C5">
          <w:rPr>
            <w:szCs w:val="24"/>
            <w:lang w:val="en-US"/>
          </w:rPr>
          <w:t xml:space="preserve"> </w:t>
        </w:r>
      </w:ins>
      <w:ins w:id="67" w:author="Clay Cressler" w:date="2016-07-11T14:25:00Z">
        <w:r w:rsidR="00175FA1">
          <w:rPr>
            <w:szCs w:val="24"/>
            <w:lang w:val="en-US"/>
          </w:rPr>
          <w:t xml:space="preserve">However, </w:t>
        </w:r>
      </w:ins>
      <w:del w:id="68" w:author="Clay Cressler" w:date="2016-07-11T12:45:00Z">
        <w:r w:rsidR="00594DD7" w:rsidDel="00054085">
          <w:rPr>
            <w:szCs w:val="24"/>
            <w:lang w:val="en-US"/>
          </w:rPr>
          <w:delText>Moreover,</w:delText>
        </w:r>
      </w:del>
      <w:ins w:id="69" w:author="Clay Cressler" w:date="2016-07-11T12:45:00Z">
        <w:r w:rsidR="00A355E2">
          <w:rPr>
            <w:szCs w:val="24"/>
            <w:lang w:val="en-US"/>
          </w:rPr>
          <w:t>e</w:t>
        </w:r>
        <w:r w:rsidR="00054085">
          <w:rPr>
            <w:szCs w:val="24"/>
            <w:lang w:val="en-US"/>
          </w:rPr>
          <w:t>mpirical</w:t>
        </w:r>
      </w:ins>
      <w:r w:rsidR="00594DD7">
        <w:rPr>
          <w:szCs w:val="24"/>
          <w:lang w:val="en-US"/>
        </w:rPr>
        <w:t xml:space="preserve"> </w:t>
      </w:r>
      <w:del w:id="70" w:author="Clay Cressler" w:date="2016-07-11T12:45:00Z">
        <w:r w:rsidR="00594DD7" w:rsidDel="00054085">
          <w:rPr>
            <w:szCs w:val="24"/>
            <w:lang w:val="en-US"/>
          </w:rPr>
          <w:delText xml:space="preserve">studies </w:delText>
        </w:r>
      </w:del>
      <w:ins w:id="71" w:author="Clay Cressler" w:date="2016-07-11T12:45:00Z">
        <w:r w:rsidR="00054085">
          <w:rPr>
            <w:szCs w:val="24"/>
            <w:lang w:val="en-US"/>
          </w:rPr>
          <w:t xml:space="preserve">evidence </w:t>
        </w:r>
      </w:ins>
      <w:r w:rsidR="00594DD7">
        <w:rPr>
          <w:szCs w:val="24"/>
          <w:lang w:val="en-US"/>
        </w:rPr>
        <w:t>suggest</w:t>
      </w:r>
      <w:ins w:id="72" w:author="Clay Cressler" w:date="2016-07-11T12:45:00Z">
        <w:r w:rsidR="00054085">
          <w:rPr>
            <w:szCs w:val="24"/>
            <w:lang w:val="en-US"/>
          </w:rPr>
          <w:t>s</w:t>
        </w:r>
      </w:ins>
      <w:r w:rsidR="00594DD7">
        <w:rPr>
          <w:szCs w:val="24"/>
          <w:lang w:val="en-US"/>
        </w:rPr>
        <w:t xml:space="preserve"> that evolutionary transitions between specialism and </w:t>
      </w:r>
      <w:proofErr w:type="spellStart"/>
      <w:r w:rsidR="00594DD7">
        <w:rPr>
          <w:szCs w:val="24"/>
          <w:lang w:val="en-US"/>
        </w:rPr>
        <w:t>generalism</w:t>
      </w:r>
      <w:proofErr w:type="spellEnd"/>
      <w:r w:rsidR="00594DD7">
        <w:rPr>
          <w:szCs w:val="24"/>
          <w:lang w:val="en-US"/>
        </w:rPr>
        <w:t xml:space="preserve"> are bidirectional</w:t>
      </w:r>
      <w:ins w:id="73" w:author="Clay Cressler" w:date="2016-07-11T13:44:00Z">
        <w:r w:rsidR="00A355E2">
          <w:rPr>
            <w:szCs w:val="24"/>
            <w:lang w:val="en-US"/>
          </w:rPr>
          <w:t xml:space="preserve"> [7,8]</w:t>
        </w:r>
      </w:ins>
      <w:del w:id="74" w:author="Clay Cressler" w:date="2016-07-11T13:44:00Z">
        <w:r w:rsidR="00B75723" w:rsidDel="00A355E2">
          <w:rPr>
            <w:szCs w:val="24"/>
            <w:lang w:val="en-US"/>
          </w:rPr>
          <w:delText xml:space="preserve">, despite the ‘dead-end’ theory predicting that parasites that evolve to become more specialist will </w:delText>
        </w:r>
        <w:r w:rsidR="00FB7451" w:rsidDel="00A355E2">
          <w:rPr>
            <w:szCs w:val="24"/>
            <w:lang w:val="en-US"/>
          </w:rPr>
          <w:delText xml:space="preserve">then </w:delText>
        </w:r>
        <w:r w:rsidR="00B75723" w:rsidDel="00A355E2">
          <w:rPr>
            <w:szCs w:val="24"/>
            <w:lang w:val="en-US"/>
          </w:rPr>
          <w:delText xml:space="preserve">have </w:delText>
        </w:r>
      </w:del>
      <w:del w:id="75" w:author="Clay Cressler" w:date="2016-07-11T13:43:00Z">
        <w:r w:rsidR="00FB7451" w:rsidDel="00A355E2">
          <w:rPr>
            <w:szCs w:val="24"/>
            <w:lang w:val="en-US"/>
          </w:rPr>
          <w:delText xml:space="preserve">a </w:delText>
        </w:r>
        <w:r w:rsidR="00B75723" w:rsidDel="00A355E2">
          <w:rPr>
            <w:szCs w:val="24"/>
            <w:lang w:val="en-US"/>
          </w:rPr>
          <w:delText>reduced potential to infect additional</w:delText>
        </w:r>
        <w:r w:rsidR="00FB7451" w:rsidDel="00A355E2">
          <w:rPr>
            <w:szCs w:val="24"/>
            <w:lang w:val="en-US"/>
          </w:rPr>
          <w:delText>, new</w:delText>
        </w:r>
        <w:r w:rsidR="00B75723" w:rsidDel="00A355E2">
          <w:rPr>
            <w:szCs w:val="24"/>
            <w:lang w:val="en-US"/>
          </w:rPr>
          <w:delText xml:space="preserve"> hosts</w:delText>
        </w:r>
        <w:r w:rsidR="00594DD7" w:rsidDel="00A355E2">
          <w:rPr>
            <w:szCs w:val="24"/>
            <w:lang w:val="en-US"/>
          </w:rPr>
          <w:delText xml:space="preserve"> </w:delText>
        </w:r>
      </w:del>
      <w:del w:id="76" w:author="Clay Cressler" w:date="2016-07-11T13:44:00Z">
        <w:r w:rsidR="00B75723" w:rsidDel="00A355E2">
          <w:rPr>
            <w:szCs w:val="24"/>
            <w:lang w:val="en-US"/>
          </w:rPr>
          <w:fldChar w:fldCharType="begin" w:fldLock="1"/>
        </w:r>
        <w:r w:rsidR="000E617C" w:rsidDel="00A355E2">
          <w:rPr>
            <w:szCs w:val="24"/>
            <w:lang w:val="en-US"/>
          </w:rPr>
          <w:del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"[7,8]", "plainTextFormattedCitation" : "[7,8]", "previouslyFormattedCitation" : "[7,8]" }, "properties" : { "noteIndex" : 0 }, "schema" : "https://github.com/citation-style-language/schema/raw/master/csl-citation.json" }</w:delInstrText>
        </w:r>
        <w:r w:rsidR="00B75723" w:rsidDel="00A355E2">
          <w:rPr>
            <w:szCs w:val="24"/>
            <w:lang w:val="en-US"/>
          </w:rPr>
          <w:fldChar w:fldCharType="separate"/>
        </w:r>
        <w:r w:rsidR="000E617C" w:rsidRPr="000E617C" w:rsidDel="00A355E2">
          <w:rPr>
            <w:noProof/>
            <w:szCs w:val="24"/>
            <w:lang w:val="en-US"/>
          </w:rPr>
          <w:delText>[7,8]</w:delText>
        </w:r>
        <w:r w:rsidR="00B75723" w:rsidDel="00A355E2">
          <w:rPr>
            <w:szCs w:val="24"/>
            <w:lang w:val="en-US"/>
          </w:rPr>
          <w:fldChar w:fldCharType="end"/>
        </w:r>
      </w:del>
      <w:r w:rsidR="00993853">
        <w:rPr>
          <w:szCs w:val="24"/>
          <w:lang w:val="en-US"/>
        </w:rPr>
        <w:t>.</w:t>
      </w:r>
      <w:r w:rsidR="00594DD7">
        <w:rPr>
          <w:szCs w:val="24"/>
          <w:lang w:val="en-US"/>
        </w:rPr>
        <w:t xml:space="preserve"> </w:t>
      </w:r>
      <w:r w:rsidR="00FB7451">
        <w:rPr>
          <w:szCs w:val="24"/>
          <w:lang w:val="en-US"/>
        </w:rPr>
        <w:t>Rather</w:t>
      </w:r>
      <w:r w:rsidR="00B75723">
        <w:rPr>
          <w:szCs w:val="24"/>
          <w:lang w:val="en-US"/>
        </w:rPr>
        <w:t xml:space="preserve"> few studies </w:t>
      </w:r>
      <w:r w:rsidR="00FB7451">
        <w:rPr>
          <w:szCs w:val="24"/>
          <w:lang w:val="en-US"/>
        </w:rPr>
        <w:t xml:space="preserve">have </w:t>
      </w:r>
      <w:r w:rsidR="00B75723">
        <w:rPr>
          <w:szCs w:val="24"/>
          <w:lang w:val="en-US"/>
        </w:rPr>
        <w:t>examine</w:t>
      </w:r>
      <w:r w:rsidR="00FB7451">
        <w:rPr>
          <w:szCs w:val="24"/>
          <w:lang w:val="en-US"/>
        </w:rPr>
        <w:t>d</w:t>
      </w:r>
      <w:r w:rsidR="00B75723">
        <w:rPr>
          <w:szCs w:val="24"/>
          <w:lang w:val="en-US"/>
        </w:rPr>
        <w:t xml:space="preserve"> whether specialism or </w:t>
      </w:r>
      <w:proofErr w:type="spellStart"/>
      <w:r w:rsidR="00B75723">
        <w:rPr>
          <w:szCs w:val="24"/>
          <w:lang w:val="en-US"/>
        </w:rPr>
        <w:t>generalism</w:t>
      </w:r>
      <w:proofErr w:type="spellEnd"/>
      <w:r w:rsidR="00B75723">
        <w:rPr>
          <w:szCs w:val="24"/>
          <w:lang w:val="en-US"/>
        </w:rPr>
        <w:t xml:space="preserve"> is the ancestral stat</w:t>
      </w:r>
      <w:r w:rsidR="003165DF">
        <w:rPr>
          <w:szCs w:val="24"/>
          <w:lang w:val="en-US"/>
        </w:rPr>
        <w:t xml:space="preserve">e for </w:t>
      </w:r>
      <w:proofErr w:type="spellStart"/>
      <w:r w:rsidR="003165DF">
        <w:rPr>
          <w:szCs w:val="24"/>
          <w:lang w:val="en-US"/>
        </w:rPr>
        <w:t>macroparasites</w:t>
      </w:r>
      <w:proofErr w:type="spellEnd"/>
      <w:r w:rsidR="003165DF">
        <w:rPr>
          <w:szCs w:val="24"/>
          <w:lang w:val="en-US"/>
        </w:rPr>
        <w:t xml:space="preserve"> of animals, but for both</w:t>
      </w:r>
      <w:r w:rsidR="00B75723">
        <w:rPr>
          <w:szCs w:val="24"/>
          <w:lang w:val="en-US"/>
        </w:rPr>
        <w:t xml:space="preserve"> feather lice</w:t>
      </w:r>
      <w:r w:rsidR="00FB7451">
        <w:rPr>
          <w:szCs w:val="24"/>
          <w:lang w:val="en-US"/>
        </w:rPr>
        <w:t xml:space="preserve"> (arthropods)</w:t>
      </w:r>
      <w:r w:rsidR="00B75723">
        <w:rPr>
          <w:szCs w:val="24"/>
          <w:lang w:val="en-US"/>
        </w:rPr>
        <w:t xml:space="preserve"> of doves and gill </w:t>
      </w:r>
      <w:proofErr w:type="spellStart"/>
      <w:r w:rsidR="00B75723">
        <w:rPr>
          <w:szCs w:val="24"/>
          <w:lang w:val="en-US"/>
        </w:rPr>
        <w:t>monogeneans</w:t>
      </w:r>
      <w:proofErr w:type="spellEnd"/>
      <w:r w:rsidR="00FB7451">
        <w:rPr>
          <w:szCs w:val="24"/>
          <w:lang w:val="en-US"/>
        </w:rPr>
        <w:t xml:space="preserve"> (</w:t>
      </w:r>
      <w:proofErr w:type="spellStart"/>
      <w:r w:rsidR="00FB7451">
        <w:rPr>
          <w:szCs w:val="24"/>
          <w:lang w:val="en-US"/>
        </w:rPr>
        <w:t>platyhelminthes</w:t>
      </w:r>
      <w:proofErr w:type="spellEnd"/>
      <w:r w:rsidR="00FB7451">
        <w:rPr>
          <w:szCs w:val="24"/>
          <w:lang w:val="en-US"/>
        </w:rPr>
        <w:t>)</w:t>
      </w:r>
      <w:r w:rsidR="00B75723">
        <w:rPr>
          <w:szCs w:val="24"/>
          <w:lang w:val="en-US"/>
        </w:rPr>
        <w:t xml:space="preserve"> of African freshwater fish, host </w:t>
      </w:r>
      <w:proofErr w:type="spellStart"/>
      <w:r w:rsidR="00B75723">
        <w:rPr>
          <w:szCs w:val="24"/>
          <w:lang w:val="en-US"/>
        </w:rPr>
        <w:t>generalism</w:t>
      </w:r>
      <w:proofErr w:type="spellEnd"/>
      <w:r w:rsidR="00B75723">
        <w:rPr>
          <w:szCs w:val="24"/>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[9,10]</w:t>
      </w:r>
      <w:r w:rsidR="00B75723">
        <w:rPr>
          <w:lang w:val="en-US"/>
        </w:rPr>
        <w:fldChar w:fldCharType="end"/>
      </w:r>
      <w:r w:rsidR="00FD6674">
        <w:rPr>
          <w:lang w:val="en-US"/>
        </w:rPr>
        <w:t>.</w:t>
      </w:r>
    </w:p>
    <w:p w14:paraId="5DD518D7" w14:textId="77777777" w:rsidR="003165DF" w:rsidRDefault="003165DF" w:rsidP="006473CD">
      <w:pPr>
        <w:spacing w:line="276" w:lineRule="auto"/>
        <w:jc w:val="both"/>
        <w:rPr>
          <w:lang w:val="en-US"/>
        </w:rPr>
      </w:pPr>
    </w:p>
    <w:p w14:paraId="340610C2" w14:textId="6DE689F1" w:rsidR="000B6A1C" w:rsidRDefault="00AC4D91" w:rsidP="00284EB9">
      <w:pPr>
        <w:spacing w:line="276" w:lineRule="auto"/>
        <w:jc w:val="both"/>
        <w:rPr>
          <w:ins w:id="77" w:author="JG Walker" w:date="2016-07-01T13:26:00Z"/>
          <w:szCs w:val="24"/>
          <w:lang w:val="en-US"/>
        </w:rPr>
      </w:pPr>
      <w:r>
        <w:rPr>
          <w:lang w:val="en-US"/>
        </w:rPr>
        <w:t xml:space="preserve">Attempts to understand the </w:t>
      </w:r>
      <w:r w:rsidR="003165DF">
        <w:rPr>
          <w:lang w:val="en-US"/>
        </w:rPr>
        <w:t xml:space="preserve">ecological drivers of </w:t>
      </w:r>
      <w:del w:id="78" w:author="Clay Cressler" w:date="2016-07-12T11:31:00Z">
        <w:r w:rsidR="003165DF" w:rsidDel="00C625A5">
          <w:rPr>
            <w:lang w:val="en-US"/>
          </w:rPr>
          <w:delText>parasite generalism or specialism</w:delText>
        </w:r>
        <w:r w:rsidDel="00C625A5">
          <w:rPr>
            <w:lang w:val="en-US"/>
          </w:rPr>
          <w:delText>,</w:delText>
        </w:r>
      </w:del>
      <w:ins w:id="79" w:author="Clay Cressler" w:date="2016-07-12T11:31:00Z">
        <w:r w:rsidR="00C625A5">
          <w:rPr>
            <w:lang w:val="en-US"/>
          </w:rPr>
          <w:t>host range</w:t>
        </w:r>
      </w:ins>
      <w:ins w:id="80" w:author="Clay Cressler" w:date="2016-07-12T11:50:00Z">
        <w:r w:rsidR="00812FE2">
          <w:rPr>
            <w:lang w:val="en-US"/>
          </w:rPr>
          <w:t xml:space="preserve"> evolution</w:t>
        </w:r>
      </w:ins>
      <w:r w:rsidR="003165DF">
        <w:rPr>
          <w:lang w:val="en-US"/>
        </w:rPr>
        <w:t xml:space="preserve"> have </w:t>
      </w:r>
      <w:del w:id="81" w:author="Clay Cressler" w:date="2016-07-12T11:31:00Z">
        <w:r w:rsidR="003165DF" w:rsidDel="00C625A5">
          <w:rPr>
            <w:lang w:val="en-US"/>
          </w:rPr>
          <w:delText xml:space="preserve">examined the relationship between host </w:delText>
        </w:r>
      </w:del>
      <w:ins w:id="82" w:author="JG Walker" w:date="2016-07-01T13:27:00Z">
        <w:del w:id="83" w:author="Clay Cressler" w:date="2016-07-12T11:31:00Z">
          <w:r w:rsidR="000B6A1C" w:rsidDel="00C625A5">
            <w:rPr>
              <w:lang w:val="en-US"/>
            </w:rPr>
            <w:delText xml:space="preserve">diversity </w:delText>
          </w:r>
        </w:del>
      </w:ins>
      <w:del w:id="84" w:author="Clay Cressler" w:date="2016-07-12T11:31:00Z">
        <w:r w:rsidR="003165DF" w:rsidDel="00C625A5">
          <w:rPr>
            <w:lang w:val="en-US"/>
          </w:rPr>
          <w:delText>and</w:delText>
        </w:r>
      </w:del>
      <w:ins w:id="85" w:author="Clay Cressler" w:date="2016-07-12T11:31:00Z">
        <w:r w:rsidR="00C625A5">
          <w:rPr>
            <w:lang w:val="en-US"/>
          </w:rPr>
          <w:t>focused on a number of</w:t>
        </w:r>
      </w:ins>
      <w:r w:rsidR="003165DF">
        <w:rPr>
          <w:lang w:val="en-US"/>
        </w:rPr>
        <w:t xml:space="preserve"> parasite or host traits and environmental factors (Table 1).</w:t>
      </w:r>
      <w:del w:id="86" w:author="Clay Cressler" w:date="2016-07-12T12:33:00Z">
        <w:r w:rsidR="003165DF" w:rsidDel="002D6057">
          <w:rPr>
            <w:szCs w:val="24"/>
            <w:lang w:val="en-US"/>
          </w:rPr>
          <w:delText xml:space="preserve"> </w:delText>
        </w:r>
        <w:r w:rsidR="009964AE" w:rsidDel="002D6057">
          <w:rPr>
            <w:szCs w:val="24"/>
            <w:lang w:val="en-US"/>
          </w:rPr>
          <w:delText xml:space="preserve">Changes in these traits or factors </w:delText>
        </w:r>
        <w:r w:rsidR="006473CD" w:rsidRPr="006473CD" w:rsidDel="002D6057">
          <w:rPr>
            <w:szCs w:val="24"/>
            <w:lang w:val="en-US"/>
          </w:rPr>
          <w:delText xml:space="preserve">could </w:delText>
        </w:r>
        <w:r w:rsidR="009964AE" w:rsidDel="002D6057">
          <w:rPr>
            <w:szCs w:val="24"/>
            <w:lang w:val="en-US"/>
          </w:rPr>
          <w:delText xml:space="preserve">theoretically </w:delText>
        </w:r>
        <w:r w:rsidR="006473CD" w:rsidRPr="006473CD" w:rsidDel="002D6057">
          <w:rPr>
            <w:szCs w:val="24"/>
            <w:lang w:val="en-US"/>
          </w:rPr>
          <w:delText xml:space="preserve">drive </w:delText>
        </w:r>
        <w:r w:rsidR="009964AE" w:rsidDel="002D6057">
          <w:rPr>
            <w:szCs w:val="24"/>
            <w:lang w:val="en-US"/>
          </w:rPr>
          <w:delText>either</w:delText>
        </w:r>
        <w:r w:rsidR="009964AE" w:rsidRPr="006473CD" w:rsidDel="002D6057">
          <w:rPr>
            <w:szCs w:val="24"/>
            <w:lang w:val="en-US"/>
          </w:rPr>
          <w:delText xml:space="preserve"> </w:delText>
        </w:r>
        <w:r w:rsidR="006473CD" w:rsidRPr="006473CD" w:rsidDel="002D6057">
          <w:rPr>
            <w:szCs w:val="24"/>
            <w:lang w:val="en-US"/>
          </w:rPr>
          <w:delText xml:space="preserve">the </w:delText>
        </w:r>
      </w:del>
      <w:ins w:id="87" w:author="JG Walker" w:date="2016-07-01T13:23:00Z">
        <w:del w:id="88" w:author="Clay Cressler" w:date="2016-07-12T12:33:00Z">
          <w:r w:rsidR="00A7488E" w:rsidDel="002D6057">
            <w:rPr>
              <w:szCs w:val="24"/>
              <w:lang w:val="en-US"/>
            </w:rPr>
            <w:delText>specialism or generalism</w:delText>
          </w:r>
        </w:del>
      </w:ins>
      <w:del w:id="89" w:author="Clay Cressler" w:date="2016-07-12T12:33:00Z">
        <w:r w:rsidR="006473CD" w:rsidRPr="006473CD" w:rsidDel="002D6057">
          <w:rPr>
            <w:szCs w:val="24"/>
            <w:lang w:val="en-US"/>
          </w:rPr>
          <w:delText xml:space="preserve"> of a parasite within its host(s</w:delText>
        </w:r>
        <w:r w:rsidR="00D603F3" w:rsidDel="002D6057">
          <w:rPr>
            <w:szCs w:val="24"/>
            <w:lang w:val="en-US"/>
          </w:rPr>
          <w:delText>)</w:delText>
        </w:r>
        <w:r w:rsidR="00C26EA7" w:rsidDel="002D6057">
          <w:rPr>
            <w:szCs w:val="24"/>
            <w:lang w:val="en-US"/>
          </w:rPr>
          <w:delText xml:space="preserve">, or lead to </w:delText>
        </w:r>
        <w:r w:rsidR="00591A11" w:rsidDel="002D6057">
          <w:rPr>
            <w:szCs w:val="24"/>
            <w:lang w:val="en-US"/>
          </w:rPr>
          <w:delText>parasite speciation</w:delText>
        </w:r>
        <w:r w:rsidR="00C26EA7" w:rsidDel="002D6057">
          <w:rPr>
            <w:szCs w:val="24"/>
            <w:lang w:val="en-US"/>
          </w:rPr>
          <w:delText xml:space="preserve"> </w:delText>
        </w:r>
        <w:r w:rsidR="00C26EA7" w:rsidDel="002D6057">
          <w:rPr>
            <w:szCs w:val="24"/>
            <w:lang w:val="en-US"/>
          </w:rPr>
          <w:fldChar w:fldCharType="begin" w:fldLock="1"/>
        </w:r>
        <w:r w:rsidR="000E25BA" w:rsidDel="002D6057">
          <w:rPr>
            <w:szCs w:val="24"/>
            <w:lang w:val="en-US"/>
          </w:rPr>
          <w:del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delInstrText>
        </w:r>
        <w:r w:rsidR="00C26EA7" w:rsidDel="002D6057">
          <w:rPr>
            <w:szCs w:val="24"/>
            <w:lang w:val="en-US"/>
          </w:rPr>
          <w:fldChar w:fldCharType="separate"/>
        </w:r>
        <w:r w:rsidR="00C26EA7" w:rsidRPr="00C26EA7" w:rsidDel="002D6057">
          <w:rPr>
            <w:noProof/>
            <w:szCs w:val="24"/>
            <w:lang w:val="en-US"/>
          </w:rPr>
          <w:delText>[11]</w:delText>
        </w:r>
        <w:r w:rsidR="00C26EA7" w:rsidDel="002D6057">
          <w:rPr>
            <w:szCs w:val="24"/>
            <w:lang w:val="en-US"/>
          </w:rPr>
          <w:fldChar w:fldCharType="end"/>
        </w:r>
        <w:r w:rsidR="009964AE" w:rsidDel="002D6057">
          <w:rPr>
            <w:szCs w:val="24"/>
            <w:lang w:val="en-US"/>
          </w:rPr>
          <w:delText>.</w:delText>
        </w:r>
      </w:del>
      <w:r w:rsidR="006473CD" w:rsidRPr="006473CD">
        <w:rPr>
          <w:szCs w:val="24"/>
          <w:lang w:val="en-US"/>
        </w:rPr>
        <w:t xml:space="preserve"> </w:t>
      </w:r>
      <w:r w:rsidR="009964AE">
        <w:rPr>
          <w:szCs w:val="24"/>
          <w:lang w:val="en-US"/>
        </w:rPr>
        <w:t xml:space="preserve">For example, environmental change could lead to </w:t>
      </w:r>
      <w:r w:rsidR="006473CD" w:rsidRPr="006473CD">
        <w:rPr>
          <w:szCs w:val="24"/>
          <w:lang w:val="en-US"/>
        </w:rPr>
        <w:t>geographical isolation</w:t>
      </w:r>
      <w:r w:rsidR="006D6876">
        <w:rPr>
          <w:szCs w:val="24"/>
          <w:lang w:val="en-US"/>
        </w:rPr>
        <w:t xml:space="preserve"> of a population</w:t>
      </w:r>
      <w:r w:rsidR="009964AE">
        <w:rPr>
          <w:szCs w:val="24"/>
          <w:lang w:val="en-US"/>
        </w:rPr>
        <w:t>,</w:t>
      </w:r>
      <w:r w:rsidR="006473CD" w:rsidRPr="006473CD">
        <w:rPr>
          <w:szCs w:val="24"/>
          <w:lang w:val="en-US"/>
        </w:rPr>
        <w:t xml:space="preserve"> driving host/parasite co-evolution and so specialization towards a single host species, </w:t>
      </w:r>
      <w:r w:rsidR="009964AE">
        <w:rPr>
          <w:szCs w:val="24"/>
          <w:lang w:val="en-US"/>
        </w:rPr>
        <w:t>or to</w:t>
      </w:r>
      <w:r w:rsidR="009964AE" w:rsidRPr="006473CD">
        <w:rPr>
          <w:szCs w:val="24"/>
          <w:lang w:val="en-US"/>
        </w:rPr>
        <w:t xml:space="preserve"> </w:t>
      </w:r>
      <w:r w:rsidR="006473CD" w:rsidRPr="006473CD">
        <w:rPr>
          <w:szCs w:val="24"/>
          <w:lang w:val="en-US"/>
        </w:rPr>
        <w:t>geographical expansion</w:t>
      </w:r>
      <w:r w:rsidR="009964AE">
        <w:rPr>
          <w:szCs w:val="24"/>
          <w:lang w:val="en-US"/>
        </w:rPr>
        <w:t>,</w:t>
      </w:r>
      <w:r w:rsidR="006473CD" w:rsidRPr="006473CD">
        <w:rPr>
          <w:szCs w:val="24"/>
          <w:lang w:val="en-US"/>
        </w:rPr>
        <w:t xml:space="preserve"> driving opportunities for </w:t>
      </w:r>
      <w:ins w:id="90" w:author="JG Walker" w:date="2016-07-01T13:22:00Z">
        <w:r w:rsidR="00A7488E">
          <w:rPr>
            <w:szCs w:val="24"/>
            <w:lang w:val="en-US"/>
          </w:rPr>
          <w:t>shifts to new hosts</w:t>
        </w:r>
      </w:ins>
      <w:r w:rsidR="006473CD" w:rsidRPr="006473CD">
        <w:rPr>
          <w:szCs w:val="24"/>
          <w:lang w:val="en-US"/>
        </w:rPr>
        <w:t xml:space="preserve">, and thus a wider host range </w:t>
      </w:r>
      <w:r w:rsidR="006473CD" w:rsidRPr="006473CD">
        <w:rPr>
          <w:szCs w:val="24"/>
          <w:lang w:val="en-US"/>
        </w:rPr>
        <w:fldChar w:fldCharType="begin" w:fldLock="1"/>
      </w:r>
      <w:r w:rsidR="000E25BA">
        <w:rPr>
          <w:szCs w:val="24"/>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szCs w:val="24"/>
          <w:lang w:val="en-US"/>
        </w:rPr>
        <w:fldChar w:fldCharType="separate"/>
      </w:r>
      <w:r w:rsidR="00C26EA7" w:rsidRPr="00C26EA7">
        <w:rPr>
          <w:noProof/>
          <w:szCs w:val="24"/>
          <w:lang w:val="en-US"/>
        </w:rPr>
        <w:t>[12]</w:t>
      </w:r>
      <w:r w:rsidR="006473CD" w:rsidRPr="006473CD">
        <w:rPr>
          <w:szCs w:val="24"/>
          <w:lang w:val="en-US"/>
        </w:rPr>
        <w:fldChar w:fldCharType="end"/>
      </w:r>
      <w:r w:rsidR="009964AE">
        <w:rPr>
          <w:szCs w:val="24"/>
          <w:lang w:val="en-US"/>
        </w:rPr>
        <w:t xml:space="preserve"> (and see Cable et al. this volume)</w:t>
      </w:r>
      <w:r w:rsidR="006473CD" w:rsidRPr="006473CD">
        <w:rPr>
          <w:szCs w:val="24"/>
          <w:lang w:val="en-US"/>
        </w:rPr>
        <w:t>.</w:t>
      </w:r>
      <w:r w:rsidR="00C26EA7">
        <w:rPr>
          <w:szCs w:val="24"/>
          <w:lang w:val="en-US"/>
        </w:rPr>
        <w:t xml:space="preserve"> In this study, we focus on </w:t>
      </w:r>
      <w:r w:rsidR="004742E6">
        <w:rPr>
          <w:szCs w:val="24"/>
          <w:lang w:val="en-US"/>
        </w:rPr>
        <w:t xml:space="preserve">understanding how </w:t>
      </w:r>
      <w:r w:rsidR="00C26EA7">
        <w:rPr>
          <w:szCs w:val="24"/>
          <w:lang w:val="en-US"/>
        </w:rPr>
        <w:t xml:space="preserve">host body size and environmental temperature </w:t>
      </w:r>
      <w:r w:rsidR="004742E6">
        <w:rPr>
          <w:szCs w:val="24"/>
          <w:lang w:val="en-US"/>
        </w:rPr>
        <w:t xml:space="preserve">affect </w:t>
      </w:r>
      <w:bookmarkStart w:id="91" w:name="_GoBack"/>
      <w:bookmarkEnd w:id="91"/>
      <w:del w:id="92" w:author="Clay Cressler" w:date="2016-07-15T11:35:00Z">
        <w:r w:rsidR="004742E6" w:rsidDel="007F5E20">
          <w:rPr>
            <w:szCs w:val="24"/>
            <w:lang w:val="en-US"/>
          </w:rPr>
          <w:delText xml:space="preserve">parasites' </w:delText>
        </w:r>
      </w:del>
      <w:r w:rsidR="004742E6">
        <w:rPr>
          <w:szCs w:val="24"/>
          <w:lang w:val="en-US"/>
        </w:rPr>
        <w:t xml:space="preserve">host </w:t>
      </w:r>
      <w:ins w:id="93" w:author="JG Walker" w:date="2016-07-01T13:25:00Z">
        <w:del w:id="94" w:author="Clay Cressler" w:date="2016-07-15T11:34:00Z">
          <w:r w:rsidR="000B6A1C" w:rsidDel="007F5E20">
            <w:rPr>
              <w:szCs w:val="24"/>
              <w:lang w:val="en-US"/>
            </w:rPr>
            <w:delText>diversity</w:delText>
          </w:r>
        </w:del>
      </w:ins>
      <w:ins w:id="95" w:author="Clay Cressler" w:date="2016-07-15T11:34:00Z">
        <w:r w:rsidR="007F5E20">
          <w:rPr>
            <w:szCs w:val="24"/>
            <w:lang w:val="en-US"/>
          </w:rPr>
          <w:t>range</w:t>
        </w:r>
      </w:ins>
      <w:r w:rsidR="00C26EA7">
        <w:rPr>
          <w:szCs w:val="24"/>
          <w:lang w:val="en-US"/>
        </w:rPr>
        <w:t xml:space="preserve">. </w:t>
      </w:r>
    </w:p>
    <w:p w14:paraId="1963E18C" w14:textId="77777777" w:rsidR="000B6A1C" w:rsidRDefault="000B6A1C" w:rsidP="00284EB9">
      <w:pPr>
        <w:spacing w:line="276" w:lineRule="auto"/>
        <w:jc w:val="both"/>
        <w:rPr>
          <w:ins w:id="96" w:author="JG Walker" w:date="2016-07-01T13:26:00Z"/>
          <w:szCs w:val="24"/>
          <w:lang w:val="en-US"/>
        </w:rPr>
      </w:pPr>
    </w:p>
    <w:p w14:paraId="35A215C4" w14:textId="72084C66" w:rsidR="00D24B85" w:rsidRDefault="00C26EA7" w:rsidP="00284EB9">
      <w:pPr>
        <w:spacing w:line="276" w:lineRule="auto"/>
        <w:jc w:val="both"/>
        <w:rPr>
          <w:ins w:id="97" w:author="Clay Cressler" w:date="2016-07-11T14:57:00Z"/>
          <w:szCs w:val="24"/>
          <w:lang w:val="en-US"/>
        </w:rPr>
      </w:pPr>
      <w:r>
        <w:rPr>
          <w:szCs w:val="24"/>
          <w:lang w:val="en-US"/>
        </w:rPr>
        <w:t xml:space="preserve">The relationship between host size and </w:t>
      </w:r>
      <w:del w:id="98" w:author="Clay Cressler" w:date="2016-07-11T14:55:00Z">
        <w:r w:rsidDel="00D24B85">
          <w:rPr>
            <w:szCs w:val="24"/>
            <w:lang w:val="en-US"/>
          </w:rPr>
          <w:delText>parasite richness</w:delText>
        </w:r>
      </w:del>
      <w:ins w:id="99" w:author="Clay Cressler" w:date="2016-07-11T14:55:00Z">
        <w:r w:rsidR="00D24B85">
          <w:rPr>
            <w:szCs w:val="24"/>
            <w:lang w:val="en-US"/>
          </w:rPr>
          <w:t>parasitism</w:t>
        </w:r>
      </w:ins>
      <w:r>
        <w:rPr>
          <w:szCs w:val="24"/>
          <w:lang w:val="en-US"/>
        </w:rPr>
        <w:t xml:space="preserve"> has been explored in depth, often with reference to island biogeography </w:t>
      </w:r>
      <w:r w:rsidR="000E25BA">
        <w:rPr>
          <w:szCs w:val="24"/>
          <w:lang w:val="en-US"/>
        </w:rPr>
        <w:t>theory</w:t>
      </w:r>
      <w:ins w:id="100" w:author="Clay Cressler" w:date="2016-07-11T14:44:00Z">
        <w:r w:rsidR="008033C5">
          <w:rPr>
            <w:szCs w:val="24"/>
            <w:lang w:val="en-US"/>
          </w:rPr>
          <w:t xml:space="preserve"> (IBT). IBT predicts </w:t>
        </w:r>
      </w:ins>
      <w:del w:id="101" w:author="Clay Cressler" w:date="2016-07-11T14:44:00Z">
        <w:r w:rsidR="000E25BA" w:rsidDel="008033C5">
          <w:rPr>
            <w:szCs w:val="24"/>
            <w:lang w:val="en-US"/>
          </w:rPr>
          <w:delText xml:space="preserve"> such </w:delText>
        </w:r>
      </w:del>
      <w:r w:rsidR="000E25BA">
        <w:rPr>
          <w:szCs w:val="24"/>
          <w:lang w:val="en-US"/>
        </w:rPr>
        <w:t xml:space="preserve">that </w:t>
      </w:r>
      <w:ins w:id="102" w:author="Clay Cressler" w:date="2016-07-12T11:10:00Z">
        <w:r w:rsidR="00911177">
          <w:rPr>
            <w:szCs w:val="24"/>
            <w:lang w:val="en-US"/>
          </w:rPr>
          <w:t xml:space="preserve">the </w:t>
        </w:r>
      </w:ins>
      <w:ins w:id="103" w:author="Clay Cressler" w:date="2016-07-12T12:13:00Z">
        <w:r w:rsidR="00FC39ED">
          <w:rPr>
            <w:szCs w:val="24"/>
            <w:lang w:val="en-US"/>
          </w:rPr>
          <w:t>number</w:t>
        </w:r>
      </w:ins>
      <w:ins w:id="104" w:author="Clay Cressler" w:date="2016-07-12T11:10:00Z">
        <w:r w:rsidR="00911177">
          <w:rPr>
            <w:szCs w:val="24"/>
            <w:lang w:val="en-US"/>
          </w:rPr>
          <w:t xml:space="preserve"> of parasite</w:t>
        </w:r>
      </w:ins>
      <w:ins w:id="105" w:author="Clay Cressler" w:date="2016-07-12T12:13:00Z">
        <w:r w:rsidR="00FC39ED">
          <w:rPr>
            <w:szCs w:val="24"/>
            <w:lang w:val="en-US"/>
          </w:rPr>
          <w:t xml:space="preserve"> specie</w:t>
        </w:r>
      </w:ins>
      <w:ins w:id="106" w:author="Clay Cressler" w:date="2016-07-12T11:10:00Z">
        <w:r w:rsidR="00911177">
          <w:rPr>
            <w:szCs w:val="24"/>
            <w:lang w:val="en-US"/>
          </w:rPr>
          <w:t>s infecting a host will increase with host body size</w:t>
        </w:r>
      </w:ins>
      <w:ins w:id="107" w:author="Clay Cressler" w:date="2016-07-12T11:11:00Z">
        <w:r w:rsidR="00911177">
          <w:rPr>
            <w:szCs w:val="24"/>
            <w:lang w:val="en-US"/>
          </w:rPr>
          <w:t>, as</w:t>
        </w:r>
      </w:ins>
      <w:ins w:id="108" w:author="Clay Cressler" w:date="2016-07-12T11:10:00Z">
        <w:r w:rsidR="00911177">
          <w:rPr>
            <w:szCs w:val="24"/>
            <w:lang w:val="en-US"/>
          </w:rPr>
          <w:t xml:space="preserve"> </w:t>
        </w:r>
      </w:ins>
      <w:r w:rsidR="000E25BA">
        <w:rPr>
          <w:szCs w:val="24"/>
          <w:lang w:val="en-US"/>
        </w:rPr>
        <w:t xml:space="preserve">larger-bodied hosts represent larger habitat patches with more niches </w:t>
      </w:r>
      <w:del w:id="109" w:author="Clay Cressler" w:date="2016-07-12T11:02:00Z">
        <w:r w:rsidR="000E25BA" w:rsidDel="00356449">
          <w:rPr>
            <w:szCs w:val="24"/>
            <w:lang w:val="en-US"/>
          </w:rPr>
          <w:delText xml:space="preserve">to </w:delText>
        </w:r>
      </w:del>
      <w:del w:id="110" w:author="Clay Cressler" w:date="2016-07-12T11:08:00Z">
        <w:r w:rsidR="000E25BA" w:rsidDel="00911177">
          <w:rPr>
            <w:szCs w:val="24"/>
            <w:lang w:val="en-US"/>
          </w:rPr>
          <w:delText xml:space="preserve">support a </w:delText>
        </w:r>
      </w:del>
      <w:del w:id="111" w:author="Clay Cressler" w:date="2016-07-11T14:56:00Z">
        <w:r w:rsidR="000E25BA" w:rsidDel="00D24B85">
          <w:rPr>
            <w:szCs w:val="24"/>
            <w:lang w:val="en-US"/>
          </w:rPr>
          <w:delText xml:space="preserve">range </w:delText>
        </w:r>
      </w:del>
      <w:del w:id="112" w:author="Clay Cressler" w:date="2016-07-12T11:08:00Z">
        <w:r w:rsidR="000E25BA" w:rsidDel="00911177">
          <w:rPr>
            <w:szCs w:val="24"/>
            <w:lang w:val="en-US"/>
          </w:rPr>
          <w:delText xml:space="preserve">of parasite species </w:delText>
        </w:r>
      </w:del>
      <w:r w:rsidR="000E25BA">
        <w:rPr>
          <w:szCs w:val="24"/>
          <w:lang w:val="en-US"/>
        </w:rPr>
        <w:fldChar w:fldCharType="begin" w:fldLock="1"/>
      </w:r>
      <w:r w:rsidR="000E25BA">
        <w:rPr>
          <w:szCs w:val="24"/>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[13</w:t>
      </w:r>
      <w:ins w:id="113" w:author="Clay Cressler" w:date="2016-07-12T11:11:00Z">
        <w:r w:rsidR="00911177">
          <w:rPr>
            <w:noProof/>
            <w:szCs w:val="24"/>
            <w:lang w:val="en-US"/>
          </w:rPr>
          <w:t>-15</w:t>
        </w:r>
      </w:ins>
      <w:r w:rsidR="000E25BA" w:rsidRPr="000E25BA">
        <w:rPr>
          <w:noProof/>
          <w:szCs w:val="24"/>
          <w:lang w:val="en-US"/>
        </w:rPr>
        <w:t>]</w:t>
      </w:r>
      <w:r w:rsidR="000E25BA">
        <w:rPr>
          <w:szCs w:val="24"/>
          <w:lang w:val="en-US"/>
        </w:rPr>
        <w:fldChar w:fldCharType="end"/>
      </w:r>
      <w:r w:rsidR="000E25BA">
        <w:rPr>
          <w:szCs w:val="24"/>
          <w:lang w:val="en-US"/>
        </w:rPr>
        <w:t xml:space="preserve">. </w:t>
      </w:r>
      <w:del w:id="114" w:author="Clay Cressler" w:date="2016-07-11T14:56:00Z">
        <w:r w:rsidR="00465865" w:rsidDel="00D24B85">
          <w:rPr>
            <w:szCs w:val="24"/>
            <w:lang w:val="en-US"/>
          </w:rPr>
          <w:delText xml:space="preserve">Under </w:delText>
        </w:r>
        <w:r w:rsidR="000E25BA" w:rsidDel="00D24B85">
          <w:rPr>
            <w:szCs w:val="24"/>
            <w:lang w:val="en-US"/>
          </w:rPr>
          <w:delText>th</w:delText>
        </w:r>
        <w:r w:rsidR="00465865" w:rsidDel="00D24B85">
          <w:rPr>
            <w:szCs w:val="24"/>
            <w:lang w:val="en-US"/>
          </w:rPr>
          <w:delText>e</w:delText>
        </w:r>
        <w:r w:rsidR="000E25BA" w:rsidDel="00D24B85">
          <w:rPr>
            <w:szCs w:val="24"/>
            <w:lang w:val="en-US"/>
          </w:rPr>
          <w:delText>s</w:delText>
        </w:r>
        <w:r w:rsidR="00465865" w:rsidDel="00D24B85">
          <w:rPr>
            <w:szCs w:val="24"/>
            <w:lang w:val="en-US"/>
          </w:rPr>
          <w:delText>e</w:delText>
        </w:r>
        <w:r w:rsidR="000E25BA" w:rsidDel="00D24B85">
          <w:rPr>
            <w:szCs w:val="24"/>
            <w:lang w:val="en-US"/>
          </w:rPr>
          <w:delText xml:space="preserve"> </w:delText>
        </w:r>
        <w:r w:rsidR="00465865" w:rsidDel="00D24B85">
          <w:rPr>
            <w:szCs w:val="24"/>
            <w:lang w:val="en-US"/>
          </w:rPr>
          <w:delText>ideas</w:delText>
        </w:r>
      </w:del>
      <w:del w:id="115" w:author="Clay Cressler" w:date="2016-07-12T11:11:00Z">
        <w:r w:rsidR="000E25BA" w:rsidDel="00911177">
          <w:rPr>
            <w:szCs w:val="24"/>
            <w:lang w:val="en-US"/>
          </w:rPr>
          <w:delText xml:space="preserve">, </w:delText>
        </w:r>
      </w:del>
      <w:del w:id="116" w:author="Clay Cressler" w:date="2016-07-11T14:58:00Z">
        <w:r w:rsidR="000E25BA" w:rsidDel="00D24B85">
          <w:rPr>
            <w:szCs w:val="24"/>
            <w:lang w:val="en-US"/>
          </w:rPr>
          <w:delText>parasite species richness</w:delText>
        </w:r>
        <w:r w:rsidR="00465865" w:rsidDel="00D24B85">
          <w:rPr>
            <w:szCs w:val="24"/>
            <w:lang w:val="en-US"/>
          </w:rPr>
          <w:delText xml:space="preserve"> (defined as ?)</w:delText>
        </w:r>
      </w:del>
      <w:del w:id="117" w:author="Clay Cressler" w:date="2016-07-12T11:10:00Z">
        <w:r w:rsidR="000E25BA" w:rsidDel="00911177">
          <w:rPr>
            <w:szCs w:val="24"/>
            <w:lang w:val="en-US"/>
          </w:rPr>
          <w:delText xml:space="preserve"> is predicted to increase with host body size</w:delText>
        </w:r>
      </w:del>
      <w:del w:id="118" w:author="Clay Cressler" w:date="2016-07-12T11:11:00Z">
        <w:r w:rsidR="000E25BA" w:rsidDel="00911177">
          <w:rPr>
            <w:szCs w:val="24"/>
            <w:lang w:val="en-US"/>
          </w:rPr>
          <w:delText xml:space="preserve">, </w:delText>
        </w:r>
      </w:del>
      <w:del w:id="119" w:author="Clay Cressler" w:date="2016-07-11T14:58:00Z">
        <w:r w:rsidR="000E25BA" w:rsidDel="00D24B85">
          <w:rPr>
            <w:szCs w:val="24"/>
            <w:lang w:val="en-US"/>
          </w:rPr>
          <w:delText>and this relationship</w:delText>
        </w:r>
      </w:del>
      <w:del w:id="120" w:author="Clay Cressler" w:date="2016-07-12T11:11:00Z">
        <w:r w:rsidR="000E25BA" w:rsidDel="00911177">
          <w:rPr>
            <w:szCs w:val="24"/>
            <w:lang w:val="en-US"/>
          </w:rPr>
          <w:delText xml:space="preserve"> has been observed in a variety of </w:delText>
        </w:r>
        <w:commentRangeStart w:id="121"/>
        <w:r w:rsidR="000E25BA" w:rsidDel="00911177">
          <w:rPr>
            <w:szCs w:val="24"/>
            <w:lang w:val="en-US"/>
          </w:rPr>
          <w:delText>animal</w:delText>
        </w:r>
        <w:commentRangeEnd w:id="121"/>
        <w:r w:rsidR="000E25BA" w:rsidDel="00911177">
          <w:rPr>
            <w:rStyle w:val="CommentReference"/>
          </w:rPr>
          <w:commentReference w:id="121"/>
        </w:r>
        <w:r w:rsidR="000E25BA" w:rsidDel="00911177">
          <w:rPr>
            <w:szCs w:val="24"/>
            <w:lang w:val="en-US"/>
          </w:rPr>
          <w:delText xml:space="preserve"> hosts </w:delText>
        </w:r>
        <w:r w:rsidR="000E25BA" w:rsidDel="00911177">
          <w:rPr>
            <w:szCs w:val="24"/>
            <w:lang w:val="en-US"/>
          </w:rPr>
          <w:fldChar w:fldCharType="begin" w:fldLock="1"/>
        </w:r>
        <w:r w:rsidR="00815151" w:rsidDel="00911177">
          <w:rPr>
            <w:szCs w:val="24"/>
            <w:lang w:val="en-US"/>
          </w:rPr>
          <w:del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delInstrText>
        </w:r>
        <w:r w:rsidR="000E25BA" w:rsidDel="00911177">
          <w:rPr>
            <w:szCs w:val="24"/>
            <w:lang w:val="en-US"/>
          </w:rPr>
          <w:fldChar w:fldCharType="separate"/>
        </w:r>
        <w:r w:rsidR="000E25BA" w:rsidRPr="000E25BA" w:rsidDel="00911177">
          <w:rPr>
            <w:noProof/>
            <w:szCs w:val="24"/>
            <w:lang w:val="en-US"/>
          </w:rPr>
          <w:delText>[14]</w:delText>
        </w:r>
        <w:r w:rsidR="000E25BA" w:rsidDel="00911177">
          <w:rPr>
            <w:szCs w:val="24"/>
            <w:lang w:val="en-US"/>
          </w:rPr>
          <w:fldChar w:fldCharType="end"/>
        </w:r>
      </w:del>
      <w:del w:id="122" w:author="Clay Cressler" w:date="2016-07-11T14:58:00Z">
        <w:r w:rsidR="00815151" w:rsidDel="00D24B85">
          <w:rPr>
            <w:szCs w:val="24"/>
            <w:lang w:val="en-US"/>
          </w:rPr>
          <w:delText>, including for ectoparasitic monogenean</w:delText>
        </w:r>
        <w:r w:rsidR="00F71A73" w:rsidDel="00D24B85">
          <w:rPr>
            <w:szCs w:val="24"/>
            <w:lang w:val="en-US"/>
          </w:rPr>
          <w:delText xml:space="preserve"> parasite</w:delText>
        </w:r>
        <w:r w:rsidR="00815151" w:rsidDel="00D24B85">
          <w:rPr>
            <w:szCs w:val="24"/>
            <w:lang w:val="en-US"/>
          </w:rPr>
          <w:delText xml:space="preserve">s of freshwater fish </w:delText>
        </w:r>
        <w:r w:rsidR="00815151" w:rsidDel="00D24B85">
          <w:rPr>
            <w:szCs w:val="24"/>
            <w:lang w:val="en-US"/>
          </w:rPr>
          <w:fldChar w:fldCharType="begin" w:fldLock="1"/>
        </w:r>
        <w:r w:rsidR="00417D0E" w:rsidDel="00D24B85">
          <w:rPr>
            <w:szCs w:val="24"/>
            <w:lang w:val="en-US"/>
          </w:rPr>
          <w:del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delInstrText>
        </w:r>
        <w:r w:rsidR="00815151" w:rsidDel="00D24B85">
          <w:rPr>
            <w:szCs w:val="24"/>
            <w:lang w:val="en-US"/>
          </w:rPr>
          <w:fldChar w:fldCharType="separate"/>
        </w:r>
        <w:r w:rsidR="00815151" w:rsidRPr="00815151" w:rsidDel="00D24B85">
          <w:rPr>
            <w:noProof/>
            <w:szCs w:val="24"/>
            <w:lang w:val="en-US"/>
          </w:rPr>
          <w:delText>[15]</w:delText>
        </w:r>
        <w:r w:rsidR="00815151" w:rsidDel="00D24B85">
          <w:rPr>
            <w:szCs w:val="24"/>
            <w:lang w:val="en-US"/>
          </w:rPr>
          <w:fldChar w:fldCharType="end"/>
        </w:r>
      </w:del>
      <w:del w:id="123" w:author="Clay Cressler" w:date="2016-07-12T11:11:00Z">
        <w:r w:rsidR="000E25BA" w:rsidDel="00911177">
          <w:rPr>
            <w:szCs w:val="24"/>
            <w:lang w:val="en-US"/>
          </w:rPr>
          <w:delText>.</w:delText>
        </w:r>
        <w:r w:rsidR="001A1E01" w:rsidDel="00911177">
          <w:rPr>
            <w:szCs w:val="24"/>
            <w:lang w:val="en-US"/>
          </w:rPr>
          <w:delText xml:space="preserve"> </w:delText>
        </w:r>
      </w:del>
      <w:ins w:id="124" w:author="Clay Cressler" w:date="2016-07-11T14:57:00Z">
        <w:r w:rsidR="00D24B85">
          <w:rPr>
            <w:szCs w:val="24"/>
            <w:lang w:val="en-US"/>
          </w:rPr>
          <w:t xml:space="preserve">However, </w:t>
        </w:r>
      </w:ins>
      <w:ins w:id="125" w:author="Clay Cressler" w:date="2016-07-12T12:27:00Z">
        <w:r w:rsidR="00077EEF">
          <w:rPr>
            <w:szCs w:val="24"/>
            <w:lang w:val="en-US"/>
          </w:rPr>
          <w:t xml:space="preserve">most work on this relationship has been host-centric. </w:t>
        </w:r>
      </w:ins>
      <w:ins w:id="126" w:author="Clay Cressler" w:date="2016-07-12T11:11:00Z">
        <w:r w:rsidR="00077EEF">
          <w:rPr>
            <w:szCs w:val="24"/>
            <w:lang w:val="en-US"/>
          </w:rPr>
          <w:t>F</w:t>
        </w:r>
        <w:r w:rsidR="00911177">
          <w:rPr>
            <w:szCs w:val="24"/>
            <w:lang w:val="en-US"/>
          </w:rPr>
          <w:t>ew</w:t>
        </w:r>
      </w:ins>
      <w:ins w:id="127" w:author="Clay Cressler" w:date="2016-07-11T14:57:00Z">
        <w:r w:rsidR="00D24B85">
          <w:rPr>
            <w:szCs w:val="24"/>
            <w:lang w:val="en-US"/>
          </w:rPr>
          <w:t xml:space="preserve"> studies have</w:t>
        </w:r>
      </w:ins>
      <w:ins w:id="128" w:author="Clay Cressler" w:date="2016-07-12T12:27:00Z">
        <w:r w:rsidR="00077EEF">
          <w:rPr>
            <w:szCs w:val="24"/>
            <w:lang w:val="en-US"/>
          </w:rPr>
          <w:t xml:space="preserve"> considered the question from the parasite perspective, that is, do parasites that infect large-bodied hosts infect a greater diversity of hosts</w:t>
        </w:r>
      </w:ins>
      <w:ins w:id="129" w:author="Clay Cressler" w:date="2016-07-11T14:57:00Z">
        <w:r w:rsidR="00D24B85">
          <w:rPr>
            <w:szCs w:val="24"/>
            <w:lang w:val="en-US"/>
          </w:rPr>
          <w:t xml:space="preserve"> </w:t>
        </w:r>
      </w:ins>
      <w:ins w:id="130" w:author="Clay Cressler" w:date="2016-07-11T15:01:00Z">
        <w:r w:rsidR="00DA4892">
          <w:rPr>
            <w:szCs w:val="24"/>
            <w:lang w:val="en-US"/>
          </w:rPr>
          <w:t>[</w:t>
        </w:r>
        <w:commentRangeStart w:id="131"/>
        <w:proofErr w:type="spellStart"/>
        <w:r w:rsidR="00DA4892">
          <w:rPr>
            <w:szCs w:val="24"/>
          </w:rPr>
          <w:t>Sasal</w:t>
        </w:r>
        <w:proofErr w:type="spellEnd"/>
        <w:r w:rsidR="00DA4892">
          <w:rPr>
            <w:szCs w:val="24"/>
          </w:rPr>
          <w:t xml:space="preserve"> et al. 1999, </w:t>
        </w:r>
        <w:proofErr w:type="spellStart"/>
        <w:r w:rsidR="00DA4892">
          <w:rPr>
            <w:szCs w:val="24"/>
          </w:rPr>
          <w:t>Desdevises</w:t>
        </w:r>
        <w:proofErr w:type="spellEnd"/>
        <w:r w:rsidR="00DA4892">
          <w:rPr>
            <w:szCs w:val="24"/>
          </w:rPr>
          <w:t xml:space="preserve"> et al. 2002</w:t>
        </w:r>
        <w:commentRangeEnd w:id="131"/>
        <w:r w:rsidR="00DA4892">
          <w:rPr>
            <w:rStyle w:val="CommentReference"/>
          </w:rPr>
          <w:commentReference w:id="131"/>
        </w:r>
        <w:r w:rsidR="00DA4892">
          <w:rPr>
            <w:szCs w:val="24"/>
          </w:rPr>
          <w:t xml:space="preserve">, </w:t>
        </w:r>
      </w:ins>
      <w:commentRangeStart w:id="132"/>
      <w:proofErr w:type="spellStart"/>
      <w:ins w:id="133" w:author="Clay Cressler" w:date="2016-07-12T10:59:00Z">
        <w:r w:rsidR="00356449">
          <w:rPr>
            <w:szCs w:val="24"/>
          </w:rPr>
          <w:t>Krasnov</w:t>
        </w:r>
        <w:proofErr w:type="spellEnd"/>
        <w:r w:rsidR="00356449">
          <w:rPr>
            <w:szCs w:val="24"/>
          </w:rPr>
          <w:t xml:space="preserve"> et al. 2006</w:t>
        </w:r>
        <w:commentRangeEnd w:id="132"/>
        <w:r w:rsidR="00356449">
          <w:rPr>
            <w:rStyle w:val="CommentReference"/>
          </w:rPr>
          <w:commentReference w:id="132"/>
        </w:r>
      </w:ins>
      <w:ins w:id="134" w:author="Clay Cressler" w:date="2016-07-11T15:01:00Z">
        <w:r w:rsidR="00DA4892">
          <w:rPr>
            <w:szCs w:val="24"/>
          </w:rPr>
          <w:t>]</w:t>
        </w:r>
      </w:ins>
      <w:ins w:id="135" w:author="Clay Cressler" w:date="2016-07-11T15:03:00Z">
        <w:r w:rsidR="00077EEF">
          <w:rPr>
            <w:szCs w:val="24"/>
          </w:rPr>
          <w:t>?</w:t>
        </w:r>
        <w:r w:rsidR="00DA4892">
          <w:rPr>
            <w:szCs w:val="24"/>
          </w:rPr>
          <w:t xml:space="preserve"> </w:t>
        </w:r>
      </w:ins>
      <w:ins w:id="136" w:author="Clay Cressler" w:date="2016-07-14T11:11:00Z">
        <w:r w:rsidR="00AA5378">
          <w:rPr>
            <w:szCs w:val="24"/>
          </w:rPr>
          <w:t xml:space="preserve">There are, however, several reasons to suspect that host body size might influence host range. </w:t>
        </w:r>
      </w:ins>
      <w:ins w:id="137" w:author="Clay Cressler" w:date="2016-07-14T11:08:00Z">
        <w:r w:rsidR="00AA5378">
          <w:rPr>
            <w:szCs w:val="24"/>
          </w:rPr>
          <w:t>L</w:t>
        </w:r>
      </w:ins>
      <w:ins w:id="138" w:author="Clay Cressler" w:date="2016-07-14T11:10:00Z">
        <w:r w:rsidR="00AA5378">
          <w:rPr>
            <w:szCs w:val="24"/>
          </w:rPr>
          <w:t xml:space="preserve">arger hosts support </w:t>
        </w:r>
      </w:ins>
      <w:ins w:id="139" w:author="Clay Cressler" w:date="2016-07-14T11:12:00Z">
        <w:r w:rsidR="00AA5378">
          <w:rPr>
            <w:szCs w:val="24"/>
          </w:rPr>
          <w:t>higher within-host parasite abundances</w:t>
        </w:r>
      </w:ins>
      <w:ins w:id="140" w:author="Clay Cressler" w:date="2016-07-14T11:36:00Z">
        <w:r w:rsidR="0058312F">
          <w:rPr>
            <w:szCs w:val="24"/>
          </w:rPr>
          <w:t xml:space="preserve"> [</w:t>
        </w:r>
        <w:commentRangeStart w:id="141"/>
        <w:r w:rsidR="0058312F">
          <w:rPr>
            <w:szCs w:val="24"/>
          </w:rPr>
          <w:t>Hechinger 2013</w:t>
        </w:r>
        <w:commentRangeEnd w:id="141"/>
        <w:r w:rsidR="0058312F">
          <w:rPr>
            <w:rStyle w:val="CommentReference"/>
          </w:rPr>
          <w:commentReference w:id="141"/>
        </w:r>
        <w:r w:rsidR="0058312F">
          <w:rPr>
            <w:szCs w:val="24"/>
          </w:rPr>
          <w:t>]</w:t>
        </w:r>
      </w:ins>
      <w:ins w:id="142" w:author="Clay Cressler" w:date="2016-07-14T11:11:00Z">
        <w:r w:rsidR="00AA5378">
          <w:rPr>
            <w:szCs w:val="24"/>
          </w:rPr>
          <w:t xml:space="preserve">, which may influence </w:t>
        </w:r>
      </w:ins>
      <w:ins w:id="143" w:author="Clay Cressler" w:date="2016-07-14T11:12:00Z">
        <w:r w:rsidR="00AA5378">
          <w:rPr>
            <w:szCs w:val="24"/>
          </w:rPr>
          <w:t xml:space="preserve">between-host </w:t>
        </w:r>
      </w:ins>
      <w:ins w:id="144" w:author="Clay Cressler" w:date="2016-07-14T11:11:00Z">
        <w:r w:rsidR="00AA5378">
          <w:rPr>
            <w:szCs w:val="24"/>
          </w:rPr>
          <w:t>transmission</w:t>
        </w:r>
      </w:ins>
      <w:ins w:id="145" w:author="Clay Cressler" w:date="2016-07-14T11:13:00Z">
        <w:r w:rsidR="000D64C5">
          <w:rPr>
            <w:szCs w:val="24"/>
          </w:rPr>
          <w:t xml:space="preserve">, for example, by </w:t>
        </w:r>
      </w:ins>
      <w:ins w:id="146" w:author="Clay Cressler" w:date="2016-07-14T11:43:00Z">
        <w:r w:rsidR="00A21E28">
          <w:rPr>
            <w:szCs w:val="24"/>
          </w:rPr>
          <w:t>positively or negatively affecting</w:t>
        </w:r>
      </w:ins>
      <w:ins w:id="147" w:author="Clay Cressler" w:date="2016-07-14T11:13:00Z">
        <w:r w:rsidR="000D64C5">
          <w:rPr>
            <w:szCs w:val="24"/>
          </w:rPr>
          <w:t xml:space="preserve"> parasite shedding</w:t>
        </w:r>
      </w:ins>
      <w:ins w:id="148" w:author="Clay Cressler" w:date="2016-07-14T11:45:00Z">
        <w:r w:rsidR="00A21E28">
          <w:rPr>
            <w:szCs w:val="24"/>
          </w:rPr>
          <w:t xml:space="preserve"> [</w:t>
        </w:r>
        <w:commentRangeStart w:id="149"/>
        <w:proofErr w:type="spellStart"/>
        <w:r w:rsidR="00A21E28">
          <w:rPr>
            <w:szCs w:val="24"/>
          </w:rPr>
          <w:t>Cattadori</w:t>
        </w:r>
        <w:proofErr w:type="spellEnd"/>
        <w:r w:rsidR="00A21E28">
          <w:rPr>
            <w:szCs w:val="24"/>
          </w:rPr>
          <w:t xml:space="preserve"> et al. 2014</w:t>
        </w:r>
        <w:commentRangeEnd w:id="149"/>
        <w:r w:rsidR="00A21E28">
          <w:rPr>
            <w:rStyle w:val="CommentReference"/>
          </w:rPr>
          <w:commentReference w:id="149"/>
        </w:r>
        <w:r w:rsidR="00A21E28">
          <w:rPr>
            <w:szCs w:val="24"/>
          </w:rPr>
          <w:t>]</w:t>
        </w:r>
      </w:ins>
      <w:ins w:id="152" w:author="Clay Cressler" w:date="2016-07-14T11:36:00Z">
        <w:r w:rsidR="0058312F">
          <w:rPr>
            <w:szCs w:val="24"/>
          </w:rPr>
          <w:t>.</w:t>
        </w:r>
      </w:ins>
      <w:ins w:id="153" w:author="Clay Cressler" w:date="2016-07-14T11:12:00Z">
        <w:r w:rsidR="00AA5378">
          <w:rPr>
            <w:szCs w:val="24"/>
          </w:rPr>
          <w:t xml:space="preserve"> </w:t>
        </w:r>
      </w:ins>
      <w:ins w:id="154" w:author="Clay Cressler" w:date="2016-07-14T11:13:00Z">
        <w:r w:rsidR="000D64C5">
          <w:rPr>
            <w:szCs w:val="24"/>
          </w:rPr>
          <w:t>Host body size also affects</w:t>
        </w:r>
      </w:ins>
      <w:ins w:id="155" w:author="Clay Cressler" w:date="2016-07-11T15:08:00Z">
        <w:r w:rsidR="00AA5378">
          <w:rPr>
            <w:szCs w:val="24"/>
          </w:rPr>
          <w:t xml:space="preserve"> </w:t>
        </w:r>
      </w:ins>
      <w:ins w:id="156" w:author="Clay Cressler" w:date="2016-07-14T11:06:00Z">
        <w:r w:rsidR="00AA5378">
          <w:rPr>
            <w:szCs w:val="24"/>
          </w:rPr>
          <w:t xml:space="preserve">key </w:t>
        </w:r>
      </w:ins>
      <w:ins w:id="157" w:author="Clay Cressler" w:date="2016-07-14T11:13:00Z">
        <w:r w:rsidR="000D64C5">
          <w:rPr>
            <w:szCs w:val="24"/>
          </w:rPr>
          <w:t xml:space="preserve">host </w:t>
        </w:r>
      </w:ins>
      <w:ins w:id="158" w:author="Clay Cressler" w:date="2016-07-14T11:47:00Z">
        <w:r w:rsidR="00A21E28">
          <w:rPr>
            <w:szCs w:val="24"/>
          </w:rPr>
          <w:t>characteristics</w:t>
        </w:r>
      </w:ins>
      <w:ins w:id="159" w:author="Clay Cressler" w:date="2016-07-14T11:06:00Z">
        <w:r w:rsidR="00AA5378">
          <w:rPr>
            <w:szCs w:val="24"/>
          </w:rPr>
          <w:t xml:space="preserve">, such as longevity and </w:t>
        </w:r>
      </w:ins>
      <w:ins w:id="160" w:author="Clay Cressler" w:date="2016-07-14T11:47:00Z">
        <w:r w:rsidR="00A21E28">
          <w:rPr>
            <w:szCs w:val="24"/>
          </w:rPr>
          <w:t>carrying capacity</w:t>
        </w:r>
      </w:ins>
      <w:ins w:id="161" w:author="Clay Cressler" w:date="2016-07-14T11:46:00Z">
        <w:r w:rsidR="00A21E28">
          <w:rPr>
            <w:szCs w:val="24"/>
          </w:rPr>
          <w:t xml:space="preserve"> [</w:t>
        </w:r>
      </w:ins>
      <w:ins w:id="162" w:author="Clay Cressler" w:date="2016-07-14T11:47:00Z">
        <w:r w:rsidR="00A21E28">
          <w:rPr>
            <w:szCs w:val="24"/>
          </w:rPr>
          <w:t>Savage et al. 2004</w:t>
        </w:r>
      </w:ins>
      <w:proofErr w:type="gramStart"/>
      <w:ins w:id="163" w:author="Clay Cressler" w:date="2016-07-14T11:46:00Z">
        <w:r w:rsidR="00A21E28">
          <w:rPr>
            <w:szCs w:val="24"/>
          </w:rPr>
          <w:t>]</w:t>
        </w:r>
      </w:ins>
      <w:ins w:id="164" w:author="Clay Cressler" w:date="2016-07-14T11:09:00Z">
        <w:r w:rsidR="00AA5378">
          <w:rPr>
            <w:szCs w:val="24"/>
          </w:rPr>
          <w:t>,</w:t>
        </w:r>
      </w:ins>
      <w:ins w:id="165" w:author="Clay Cressler" w:date="2016-07-14T11:07:00Z">
        <w:r w:rsidR="00AA5378">
          <w:rPr>
            <w:szCs w:val="24"/>
          </w:rPr>
          <w:t xml:space="preserve"> </w:t>
        </w:r>
      </w:ins>
      <w:ins w:id="166" w:author="Clay Cressler" w:date="2016-07-14T11:52:00Z">
        <w:r w:rsidR="00A21E28">
          <w:rPr>
            <w:szCs w:val="24"/>
          </w:rPr>
          <w:t>that</w:t>
        </w:r>
      </w:ins>
      <w:proofErr w:type="gramEnd"/>
      <w:ins w:id="167" w:author="Clay Cressler" w:date="2016-07-14T11:07:00Z">
        <w:r w:rsidR="00AA5378">
          <w:rPr>
            <w:szCs w:val="24"/>
          </w:rPr>
          <w:t xml:space="preserve"> </w:t>
        </w:r>
      </w:ins>
      <w:ins w:id="168" w:author="Clay Cressler" w:date="2016-07-14T11:47:00Z">
        <w:r w:rsidR="00A21E28">
          <w:rPr>
            <w:szCs w:val="24"/>
          </w:rPr>
          <w:t xml:space="preserve">may </w:t>
        </w:r>
      </w:ins>
      <w:ins w:id="169" w:author="Clay Cressler" w:date="2016-07-14T11:07:00Z">
        <w:r w:rsidR="00AA5378">
          <w:rPr>
            <w:szCs w:val="24"/>
          </w:rPr>
          <w:t xml:space="preserve">affect host </w:t>
        </w:r>
      </w:ins>
      <w:ins w:id="170" w:author="Clay Cressler" w:date="2016-07-14T11:47:00Z">
        <w:r w:rsidR="00A21E28">
          <w:rPr>
            <w:szCs w:val="24"/>
          </w:rPr>
          <w:t>availability</w:t>
        </w:r>
      </w:ins>
      <w:ins w:id="171" w:author="Clay Cressler" w:date="2016-07-14T11:07:00Z">
        <w:r w:rsidR="00AA5378">
          <w:rPr>
            <w:szCs w:val="24"/>
          </w:rPr>
          <w:t xml:space="preserve"> </w:t>
        </w:r>
      </w:ins>
      <w:ins w:id="172" w:author="Clay Cressler" w:date="2016-07-14T11:47:00Z">
        <w:r w:rsidR="00A21E28">
          <w:rPr>
            <w:szCs w:val="24"/>
          </w:rPr>
          <w:t xml:space="preserve">to parasites. </w:t>
        </w:r>
      </w:ins>
    </w:p>
    <w:p w14:paraId="5E4A7A35" w14:textId="77777777" w:rsidR="00D24B85" w:rsidRDefault="00D24B85" w:rsidP="00284EB9">
      <w:pPr>
        <w:spacing w:line="276" w:lineRule="auto"/>
        <w:jc w:val="both"/>
        <w:rPr>
          <w:ins w:id="173" w:author="Clay Cressler" w:date="2016-07-11T14:57:00Z"/>
          <w:szCs w:val="24"/>
          <w:lang w:val="en-US"/>
        </w:rPr>
      </w:pPr>
    </w:p>
    <w:p w14:paraId="5326CA8B" w14:textId="53EC9FE5" w:rsidR="006473CD" w:rsidRDefault="00815151" w:rsidP="00284EB9">
      <w:pPr>
        <w:spacing w:line="276" w:lineRule="auto"/>
        <w:jc w:val="both"/>
        <w:rPr>
          <w:szCs w:val="24"/>
          <w:lang w:val="en-US"/>
        </w:rPr>
      </w:pPr>
      <w:r>
        <w:rPr>
          <w:szCs w:val="24"/>
          <w:lang w:val="en-US"/>
        </w:rPr>
        <w:lastRenderedPageBreak/>
        <w:t xml:space="preserve">Temperature </w:t>
      </w:r>
      <w:ins w:id="174" w:author="Clay Cressler" w:date="2016-07-14T11:53:00Z">
        <w:r w:rsidR="00A21E28">
          <w:rPr>
            <w:szCs w:val="24"/>
            <w:lang w:val="en-US"/>
          </w:rPr>
          <w:t xml:space="preserve">may also influence </w:t>
        </w:r>
        <w:r w:rsidR="000423BE">
          <w:rPr>
            <w:szCs w:val="24"/>
            <w:lang w:val="en-US"/>
          </w:rPr>
          <w:t xml:space="preserve">host range through a number of processes. </w:t>
        </w:r>
        <w:proofErr w:type="gramStart"/>
        <w:r w:rsidR="000423BE">
          <w:rPr>
            <w:szCs w:val="24"/>
            <w:lang w:val="en-US"/>
          </w:rPr>
          <w:t>For example,</w:t>
        </w:r>
      </w:ins>
      <w:ins w:id="175" w:author="Clay Cressler" w:date="2016-07-14T12:11:00Z">
        <w:r w:rsidR="007D6B36">
          <w:rPr>
            <w:szCs w:val="24"/>
            <w:lang w:val="en-US"/>
          </w:rPr>
          <w:t xml:space="preserve"> </w:t>
        </w:r>
      </w:ins>
      <w:ins w:id="176" w:author="Clay Cressler" w:date="2016-07-14T12:15:00Z">
        <w:r w:rsidR="00E854DB">
          <w:rPr>
            <w:szCs w:val="24"/>
            <w:lang w:val="en-US"/>
          </w:rPr>
          <w:t>well-known latitudinal gradients in biodiversity can be explained by the increased temperature of the tropics</w:t>
        </w:r>
        <w:proofErr w:type="gramEnd"/>
        <w:r w:rsidR="00E854DB">
          <w:rPr>
            <w:szCs w:val="24"/>
            <w:lang w:val="en-US"/>
          </w:rPr>
          <w:t xml:space="preserve"> [</w:t>
        </w:r>
        <w:commentRangeStart w:id="177"/>
        <w:r w:rsidR="00E854DB">
          <w:rPr>
            <w:szCs w:val="24"/>
            <w:lang w:val="en-US"/>
          </w:rPr>
          <w:t>Allen et al. 2002</w:t>
        </w:r>
      </w:ins>
      <w:commentRangeEnd w:id="177"/>
      <w:ins w:id="178" w:author="Clay Cressler" w:date="2016-07-14T12:16:00Z">
        <w:r w:rsidR="00E854DB">
          <w:rPr>
            <w:rStyle w:val="CommentReference"/>
          </w:rPr>
          <w:commentReference w:id="177"/>
        </w:r>
      </w:ins>
      <w:ins w:id="180" w:author="Clay Cressler" w:date="2016-07-14T12:15:00Z">
        <w:r w:rsidR="00E854DB">
          <w:rPr>
            <w:szCs w:val="24"/>
            <w:lang w:val="en-US"/>
          </w:rPr>
          <w:t xml:space="preserve">]. </w:t>
        </w:r>
      </w:ins>
      <w:ins w:id="181" w:author="Clay Cressler" w:date="2016-07-14T12:17:00Z">
        <w:r w:rsidR="00E854DB">
          <w:rPr>
            <w:szCs w:val="24"/>
            <w:lang w:val="en-US"/>
          </w:rPr>
          <w:t>Host range may therefore increase with environ</w:t>
        </w:r>
      </w:ins>
      <w:ins w:id="182" w:author="Clay Cressler" w:date="2016-07-14T12:18:00Z">
        <w:r w:rsidR="00E854DB">
          <w:rPr>
            <w:szCs w:val="24"/>
            <w:lang w:val="en-US"/>
          </w:rPr>
          <w:t>mental temperature simply because there are more host species available to parasitize</w:t>
        </w:r>
      </w:ins>
      <w:ins w:id="183" w:author="Clay Cressler" w:date="2016-07-14T12:25:00Z">
        <w:r w:rsidR="00317EF6">
          <w:rPr>
            <w:szCs w:val="24"/>
            <w:lang w:val="en-US"/>
          </w:rPr>
          <w:t xml:space="preserve">. </w:t>
        </w:r>
      </w:ins>
      <w:ins w:id="184" w:author="Clay Cressler" w:date="2016-07-14T12:19:00Z">
        <w:r w:rsidR="00E854DB">
          <w:rPr>
            <w:szCs w:val="24"/>
            <w:lang w:val="en-US"/>
          </w:rPr>
          <w:t xml:space="preserve">Temperature </w:t>
        </w:r>
      </w:ins>
      <w:ins w:id="185" w:author="Clay Cressler" w:date="2016-07-14T12:21:00Z">
        <w:r w:rsidR="00E854DB">
          <w:rPr>
            <w:szCs w:val="24"/>
            <w:lang w:val="en-US"/>
          </w:rPr>
          <w:t xml:space="preserve">can </w:t>
        </w:r>
      </w:ins>
      <w:ins w:id="186" w:author="Clay Cressler" w:date="2016-07-14T12:19:00Z">
        <w:r w:rsidR="00E854DB">
          <w:rPr>
            <w:szCs w:val="24"/>
            <w:lang w:val="en-US"/>
          </w:rPr>
          <w:t xml:space="preserve">also </w:t>
        </w:r>
      </w:ins>
      <w:ins w:id="187" w:author="Clay Cressler" w:date="2016-07-14T12:21:00Z">
        <w:r w:rsidR="00E854DB">
          <w:rPr>
            <w:szCs w:val="24"/>
            <w:lang w:val="en-US"/>
          </w:rPr>
          <w:t>affect</w:t>
        </w:r>
      </w:ins>
      <w:ins w:id="188" w:author="Clay Cressler" w:date="2016-07-14T12:19:00Z">
        <w:r w:rsidR="00E854DB">
          <w:rPr>
            <w:szCs w:val="24"/>
            <w:lang w:val="en-US"/>
          </w:rPr>
          <w:t xml:space="preserve"> parasite</w:t>
        </w:r>
      </w:ins>
      <w:ins w:id="189" w:author="Clay Cressler" w:date="2016-07-14T12:20:00Z">
        <w:r w:rsidR="00E854DB">
          <w:rPr>
            <w:szCs w:val="24"/>
            <w:lang w:val="en-US"/>
          </w:rPr>
          <w:t xml:space="preserve"> survival and infectivity during free-living stages</w:t>
        </w:r>
      </w:ins>
      <w:ins w:id="190" w:author="Clay Cressler" w:date="2016-07-14T12:23:00Z">
        <w:r w:rsidR="00317EF6">
          <w:rPr>
            <w:szCs w:val="24"/>
            <w:lang w:val="en-US"/>
          </w:rPr>
          <w:t>, with different species and stages preferring different temperatures</w:t>
        </w:r>
      </w:ins>
      <w:ins w:id="191" w:author="Clay Cressler" w:date="2016-07-14T12:20:00Z">
        <w:r w:rsidR="00E854DB">
          <w:rPr>
            <w:szCs w:val="24"/>
            <w:lang w:val="en-US"/>
          </w:rPr>
          <w:t xml:space="preserve"> [</w:t>
        </w:r>
        <w:commentRangeStart w:id="192"/>
        <w:proofErr w:type="spellStart"/>
        <w:r w:rsidR="00E854DB">
          <w:rPr>
            <w:szCs w:val="24"/>
            <w:lang w:val="en-US"/>
          </w:rPr>
          <w:t>Pietrock</w:t>
        </w:r>
        <w:proofErr w:type="spellEnd"/>
        <w:r w:rsidR="00E854DB">
          <w:rPr>
            <w:szCs w:val="24"/>
            <w:lang w:val="en-US"/>
          </w:rPr>
          <w:t xml:space="preserve"> &amp; </w:t>
        </w:r>
        <w:proofErr w:type="spellStart"/>
        <w:r w:rsidR="00E854DB">
          <w:rPr>
            <w:szCs w:val="24"/>
            <w:lang w:val="en-US"/>
          </w:rPr>
          <w:t>Margoliese</w:t>
        </w:r>
        <w:proofErr w:type="spellEnd"/>
        <w:r w:rsidR="00E854DB">
          <w:rPr>
            <w:szCs w:val="24"/>
            <w:lang w:val="en-US"/>
          </w:rPr>
          <w:t xml:space="preserve"> 2003</w:t>
        </w:r>
      </w:ins>
      <w:commentRangeEnd w:id="192"/>
      <w:ins w:id="193" w:author="Clay Cressler" w:date="2016-07-14T12:47:00Z">
        <w:r w:rsidR="00A92A50">
          <w:rPr>
            <w:rStyle w:val="CommentReference"/>
          </w:rPr>
          <w:commentReference w:id="192"/>
        </w:r>
      </w:ins>
      <w:ins w:id="195" w:author="Clay Cressler" w:date="2016-07-14T12:24:00Z">
        <w:r w:rsidR="00317EF6">
          <w:rPr>
            <w:szCs w:val="24"/>
            <w:lang w:val="en-US"/>
          </w:rPr>
          <w:t xml:space="preserve">]. </w:t>
        </w:r>
      </w:ins>
      <w:ins w:id="196" w:author="Clay Cressler" w:date="2016-07-14T12:26:00Z">
        <w:r w:rsidR="00317EF6">
          <w:rPr>
            <w:szCs w:val="24"/>
            <w:lang w:val="en-US"/>
          </w:rPr>
          <w:t>Given the importance of free-living stages to transmission for many parasites, temperature may then have an important affect on host range evolution</w:t>
        </w:r>
      </w:ins>
      <w:del w:id="197" w:author="Clay Cressler" w:date="2016-07-14T12:27:00Z">
        <w:r w:rsidDel="00317EF6">
          <w:rPr>
            <w:szCs w:val="24"/>
            <w:lang w:val="en-US"/>
          </w:rPr>
          <w:delText>is hypothesized to affect the host range of parasites due to temperature-dependent development of parasite free-living stages</w:delText>
        </w:r>
      </w:del>
      <w:r>
        <w:rPr>
          <w:szCs w:val="24"/>
          <w:lang w:val="en-US"/>
        </w:rPr>
        <w:t xml:space="preserve">. </w:t>
      </w:r>
      <w:ins w:id="198" w:author="Clay Cressler" w:date="2016-07-14T12:28:00Z">
        <w:r w:rsidR="00317EF6">
          <w:rPr>
            <w:szCs w:val="24"/>
            <w:lang w:val="en-US"/>
          </w:rPr>
          <w:t>Finally, as with body size, temperature can affect important host characteristics that might affect host availability [Savage et al. 2004].</w:t>
        </w:r>
      </w:ins>
      <w:del w:id="199" w:author="Clay Cressler" w:date="2016-07-14T12:29:00Z">
        <w:r w:rsidDel="00317EF6">
          <w:rPr>
            <w:szCs w:val="24"/>
            <w:lang w:val="en-US"/>
          </w:rPr>
          <w:delText xml:space="preserve">Recent studies testing this hypothesis in </w:delText>
        </w:r>
        <w:r w:rsidR="00417D0E" w:rsidDel="00317EF6">
          <w:rPr>
            <w:szCs w:val="24"/>
            <w:lang w:val="en-US"/>
          </w:rPr>
          <w:delText xml:space="preserve">gastro-intestinal </w:delText>
        </w:r>
        <w:r w:rsidDel="00317EF6">
          <w:rPr>
            <w:szCs w:val="24"/>
            <w:lang w:val="en-US"/>
          </w:rPr>
          <w:delText>parasite</w:delText>
        </w:r>
        <w:r w:rsidR="00417D0E" w:rsidDel="00317EF6">
          <w:rPr>
            <w:szCs w:val="24"/>
            <w:lang w:val="en-US"/>
          </w:rPr>
          <w:delText>s</w:delText>
        </w:r>
        <w:r w:rsidDel="00317EF6">
          <w:rPr>
            <w:szCs w:val="24"/>
            <w:lang w:val="en-US"/>
          </w:rPr>
          <w:delText xml:space="preserve"> of primates reached opposite conclusions, with one finding a positive </w:delText>
        </w:r>
        <w:r w:rsidR="00417D0E" w:rsidDel="00317EF6">
          <w:rPr>
            <w:szCs w:val="24"/>
            <w:lang w:val="en-US"/>
          </w:rPr>
          <w:delText xml:space="preserve">relationship between parasite species richness and hot weather (with a time lag of 4 weeks) </w:delText>
        </w:r>
        <w:r w:rsidR="00417D0E" w:rsidDel="00317EF6">
          <w:rPr>
            <w:szCs w:val="24"/>
            <w:lang w:val="en-US"/>
          </w:rPr>
          <w:fldChar w:fldCharType="begin" w:fldLock="1"/>
        </w:r>
        <w:r w:rsidR="00525D84" w:rsidDel="00317EF6">
          <w:rPr>
            <w:szCs w:val="24"/>
            <w:lang w:val="en-US"/>
          </w:rPr>
          <w:del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delInstrText>
        </w:r>
        <w:r w:rsidR="00417D0E" w:rsidDel="00317EF6">
          <w:rPr>
            <w:szCs w:val="24"/>
            <w:lang w:val="en-US"/>
          </w:rPr>
          <w:fldChar w:fldCharType="separate"/>
        </w:r>
        <w:r w:rsidR="00417D0E" w:rsidRPr="00417D0E" w:rsidDel="00317EF6">
          <w:rPr>
            <w:noProof/>
            <w:szCs w:val="24"/>
            <w:lang w:val="en-US"/>
          </w:rPr>
          <w:delText>[16]</w:delText>
        </w:r>
        <w:r w:rsidR="00417D0E" w:rsidDel="00317EF6">
          <w:rPr>
            <w:szCs w:val="24"/>
            <w:lang w:val="en-US"/>
          </w:rPr>
          <w:fldChar w:fldCharType="end"/>
        </w:r>
        <w:r w:rsidR="00417D0E" w:rsidDel="00317EF6">
          <w:rPr>
            <w:szCs w:val="24"/>
            <w:lang w:val="en-US"/>
          </w:rPr>
          <w:delText xml:space="preserve"> and the other finding a negative relationship </w:delText>
        </w:r>
        <w:r w:rsidR="00525D84" w:rsidDel="00317EF6">
          <w:rPr>
            <w:szCs w:val="24"/>
            <w:lang w:val="en-US"/>
          </w:rPr>
          <w:fldChar w:fldCharType="begin" w:fldLock="1"/>
        </w:r>
        <w:r w:rsidR="00C61DD8" w:rsidDel="00317EF6">
          <w:rPr>
            <w:szCs w:val="24"/>
            <w:lang w:val="en-US"/>
          </w:rPr>
          <w:del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delInstrText>
        </w:r>
        <w:r w:rsidR="00525D84" w:rsidDel="00317EF6">
          <w:rPr>
            <w:szCs w:val="24"/>
            <w:lang w:val="en-US"/>
          </w:rPr>
          <w:fldChar w:fldCharType="separate"/>
        </w:r>
        <w:r w:rsidR="00525D84" w:rsidRPr="00525D84" w:rsidDel="00317EF6">
          <w:rPr>
            <w:noProof/>
            <w:szCs w:val="24"/>
            <w:lang w:val="en-US"/>
          </w:rPr>
          <w:delText>[17]</w:delText>
        </w:r>
        <w:r w:rsidR="00525D84" w:rsidDel="00317EF6">
          <w:rPr>
            <w:szCs w:val="24"/>
            <w:lang w:val="en-US"/>
          </w:rPr>
          <w:fldChar w:fldCharType="end"/>
        </w:r>
        <w:r w:rsidR="00525D84" w:rsidDel="00317EF6">
          <w:rPr>
            <w:szCs w:val="24"/>
            <w:lang w:val="en-US"/>
          </w:rPr>
          <w:delText xml:space="preserve">. </w:delText>
        </w:r>
        <w:r w:rsidR="00C61DD8" w:rsidDel="00317EF6">
          <w:rPr>
            <w:szCs w:val="24"/>
            <w:lang w:val="en-US"/>
          </w:rPr>
          <w:delText xml:space="preserve">Richness of metazoan ectoparasites on marine fish were observed to correlate with water temperature after controlling for phylogeny and sampling </w:delText>
        </w:r>
        <w:commentRangeStart w:id="200"/>
        <w:r w:rsidR="00C61DD8" w:rsidDel="00317EF6">
          <w:rPr>
            <w:szCs w:val="24"/>
            <w:lang w:val="en-US"/>
          </w:rPr>
          <w:fldChar w:fldCharType="begin" w:fldLock="1"/>
        </w:r>
        <w:r w:rsidR="0025264C" w:rsidDel="00317EF6">
          <w:rPr>
            <w:szCs w:val="24"/>
            <w:lang w:val="en-US"/>
          </w:rPr>
          <w:del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delInstrText>
        </w:r>
        <w:r w:rsidR="00C61DD8" w:rsidDel="00317EF6">
          <w:rPr>
            <w:szCs w:val="24"/>
            <w:lang w:val="en-US"/>
          </w:rPr>
          <w:fldChar w:fldCharType="separate"/>
        </w:r>
        <w:r w:rsidR="00C61DD8" w:rsidRPr="00C61DD8" w:rsidDel="00317EF6">
          <w:rPr>
            <w:noProof/>
            <w:szCs w:val="24"/>
            <w:lang w:val="en-US"/>
          </w:rPr>
          <w:delText>[18]</w:delText>
        </w:r>
        <w:r w:rsidR="00C61DD8" w:rsidDel="00317EF6">
          <w:rPr>
            <w:szCs w:val="24"/>
            <w:lang w:val="en-US"/>
          </w:rPr>
          <w:fldChar w:fldCharType="end"/>
        </w:r>
      </w:del>
      <w:commentRangeEnd w:id="200"/>
      <w:r w:rsidR="00C548D4">
        <w:rPr>
          <w:rStyle w:val="CommentReference"/>
        </w:rPr>
        <w:commentReference w:id="200"/>
      </w:r>
    </w:p>
    <w:p w14:paraId="1235198E" w14:textId="77777777" w:rsidR="00A42B11" w:rsidRDefault="00A42B11" w:rsidP="00284EB9">
      <w:pPr>
        <w:spacing w:line="276" w:lineRule="auto"/>
        <w:jc w:val="both"/>
        <w:rPr>
          <w:szCs w:val="24"/>
          <w:lang w:val="en-US"/>
        </w:rPr>
      </w:pPr>
    </w:p>
    <w:p w14:paraId="1A221502" w14:textId="55A1D1B5" w:rsidR="006473CD" w:rsidRPr="00284EB9" w:rsidRDefault="00A42B11" w:rsidP="004E1607">
      <w:pPr>
        <w:spacing w:line="276" w:lineRule="auto"/>
        <w:jc w:val="both"/>
        <w:rPr>
          <w:szCs w:val="24"/>
          <w:lang w:val="en-US"/>
        </w:rPr>
      </w:pPr>
      <w:r>
        <w:rPr>
          <w:szCs w:val="24"/>
          <w:lang w:val="en-US"/>
        </w:rPr>
        <w:t>General predictions regarding correlation</w:t>
      </w:r>
      <w:ins w:id="201" w:author="Clay Cressler" w:date="2016-07-14T12:53:00Z">
        <w:r w:rsidR="00A92A50">
          <w:rPr>
            <w:szCs w:val="24"/>
            <w:lang w:val="en-US"/>
          </w:rPr>
          <w:t>s</w:t>
        </w:r>
      </w:ins>
      <w:r>
        <w:rPr>
          <w:szCs w:val="24"/>
          <w:lang w:val="en-US"/>
        </w:rPr>
        <w:t xml:space="preserve"> </w:t>
      </w:r>
      <w:del w:id="202" w:author="Clay Cressler" w:date="2016-07-14T12:53:00Z">
        <w:r w:rsidDel="00A92A50">
          <w:rPr>
            <w:szCs w:val="24"/>
            <w:lang w:val="en-US"/>
          </w:rPr>
          <w:delText xml:space="preserve">of </w:delText>
        </w:r>
      </w:del>
      <w:ins w:id="203" w:author="Clay Cressler" w:date="2016-07-14T12:53:00Z">
        <w:r w:rsidR="00A92A50">
          <w:rPr>
            <w:szCs w:val="24"/>
            <w:lang w:val="en-US"/>
          </w:rPr>
          <w:t xml:space="preserve">between </w:t>
        </w:r>
      </w:ins>
      <w:r w:rsidR="004B4040">
        <w:rPr>
          <w:szCs w:val="24"/>
          <w:lang w:val="en-US"/>
        </w:rPr>
        <w:t>host</w:t>
      </w:r>
      <w:ins w:id="204" w:author="Clay Cressler" w:date="2016-07-14T12:53:00Z">
        <w:r w:rsidR="00A92A50">
          <w:rPr>
            <w:szCs w:val="24"/>
            <w:lang w:val="en-US"/>
          </w:rPr>
          <w:t>, parasite, and environmental</w:t>
        </w:r>
      </w:ins>
      <w:r w:rsidR="004B4040">
        <w:rPr>
          <w:szCs w:val="24"/>
          <w:lang w:val="en-US"/>
        </w:rPr>
        <w:t xml:space="preserve"> </w:t>
      </w:r>
      <w:del w:id="205" w:author="Clay Cressler" w:date="2016-07-14T12:53:00Z">
        <w:r w:rsidDel="00A92A50">
          <w:rPr>
            <w:szCs w:val="24"/>
            <w:lang w:val="en-US"/>
          </w:rPr>
          <w:delText xml:space="preserve">traits </w:delText>
        </w:r>
      </w:del>
      <w:ins w:id="206" w:author="Clay Cressler" w:date="2016-07-14T12:53:00Z">
        <w:r w:rsidR="00A92A50">
          <w:rPr>
            <w:szCs w:val="24"/>
            <w:lang w:val="en-US"/>
          </w:rPr>
          <w:t xml:space="preserve">characteristics </w:t>
        </w:r>
      </w:ins>
      <w:del w:id="207" w:author="Clay Cressler" w:date="2016-07-14T12:53:00Z">
        <w:r w:rsidDel="00A92A50">
          <w:rPr>
            <w:szCs w:val="24"/>
            <w:lang w:val="en-US"/>
          </w:rPr>
          <w:delText xml:space="preserve">with </w:delText>
        </w:r>
      </w:del>
      <w:ins w:id="208" w:author="Clay Cressler" w:date="2016-07-14T12:53:00Z">
        <w:r w:rsidR="00A92A50">
          <w:rPr>
            <w:szCs w:val="24"/>
            <w:lang w:val="en-US"/>
          </w:rPr>
          <w:t xml:space="preserve">and </w:t>
        </w:r>
      </w:ins>
      <w:r>
        <w:rPr>
          <w:szCs w:val="24"/>
          <w:lang w:val="en-US"/>
        </w:rPr>
        <w:t>parasite</w:t>
      </w:r>
      <w:r w:rsidR="004B4040">
        <w:rPr>
          <w:szCs w:val="24"/>
          <w:lang w:val="en-US"/>
        </w:rPr>
        <w:t>s'</w:t>
      </w:r>
      <w:r>
        <w:rPr>
          <w:szCs w:val="24"/>
          <w:lang w:val="en-US"/>
        </w:rPr>
        <w:t xml:space="preserve"> host </w:t>
      </w:r>
      <w:r w:rsidR="004B4040">
        <w:rPr>
          <w:szCs w:val="24"/>
          <w:lang w:val="en-US"/>
        </w:rPr>
        <w:t>specificity</w:t>
      </w:r>
      <w:r>
        <w:rPr>
          <w:szCs w:val="24"/>
          <w:lang w:val="en-US"/>
        </w:rPr>
        <w:t xml:space="preserve"> </w:t>
      </w:r>
      <w:ins w:id="209" w:author="Clay Cressler" w:date="2016-07-15T10:41:00Z">
        <w:r w:rsidR="002A37A5">
          <w:rPr>
            <w:szCs w:val="24"/>
            <w:lang w:val="en-US"/>
          </w:rPr>
          <w:t>largely come from</w:t>
        </w:r>
      </w:ins>
      <w:ins w:id="210" w:author="Clay Cressler" w:date="2016-07-14T12:52:00Z">
        <w:r w:rsidR="005A2329">
          <w:rPr>
            <w:szCs w:val="24"/>
            <w:lang w:val="en-US"/>
          </w:rPr>
          <w:t xml:space="preserve"> simple verbal models</w:t>
        </w:r>
      </w:ins>
      <w:ins w:id="211" w:author="Clay Cressler" w:date="2016-07-15T10:41:00Z">
        <w:r w:rsidR="002A37A5">
          <w:rPr>
            <w:szCs w:val="24"/>
            <w:lang w:val="en-US"/>
          </w:rPr>
          <w:t>, and empirical tests of these predi</w:t>
        </w:r>
      </w:ins>
      <w:ins w:id="212" w:author="Clay Cressler" w:date="2016-07-14T12:52:00Z">
        <w:r w:rsidR="002A37A5">
          <w:rPr>
            <w:szCs w:val="24"/>
            <w:lang w:val="en-US"/>
          </w:rPr>
          <w:t xml:space="preserve">ctions are often equivocal </w:t>
        </w:r>
        <w:r w:rsidR="005A2329">
          <w:rPr>
            <w:szCs w:val="24"/>
            <w:lang w:val="en-US"/>
          </w:rPr>
          <w:t>[</w:t>
        </w:r>
      </w:ins>
      <w:proofErr w:type="spellStart"/>
      <w:ins w:id="213" w:author="Clay Cressler" w:date="2016-07-14T12:54:00Z">
        <w:r w:rsidR="005A2329">
          <w:rPr>
            <w:szCs w:val="24"/>
            <w:lang w:val="en-US"/>
          </w:rPr>
          <w:t>Poulin</w:t>
        </w:r>
        <w:proofErr w:type="spellEnd"/>
        <w:r w:rsidR="005A2329">
          <w:rPr>
            <w:szCs w:val="24"/>
            <w:lang w:val="en-US"/>
          </w:rPr>
          <w:t xml:space="preserve"> 2011, </w:t>
        </w:r>
        <w:commentRangeStart w:id="214"/>
        <w:proofErr w:type="spellStart"/>
        <w:r w:rsidR="005A2329">
          <w:rPr>
            <w:szCs w:val="24"/>
            <w:lang w:val="en-US"/>
          </w:rPr>
          <w:t>Schmid-Hempel</w:t>
        </w:r>
        <w:proofErr w:type="spellEnd"/>
        <w:r w:rsidR="005A2329">
          <w:rPr>
            <w:szCs w:val="24"/>
            <w:lang w:val="en-US"/>
          </w:rPr>
          <w:t xml:space="preserve"> 2011</w:t>
        </w:r>
      </w:ins>
      <w:commentRangeEnd w:id="214"/>
      <w:ins w:id="215" w:author="Clay Cressler" w:date="2016-07-14T13:03:00Z">
        <w:r w:rsidR="005A2329">
          <w:rPr>
            <w:rStyle w:val="CommentReference"/>
          </w:rPr>
          <w:commentReference w:id="214"/>
        </w:r>
      </w:ins>
      <w:ins w:id="217" w:author="Clay Cressler" w:date="2016-07-14T12:54:00Z">
        <w:r w:rsidR="005A2329">
          <w:rPr>
            <w:szCs w:val="24"/>
            <w:lang w:val="en-US"/>
          </w:rPr>
          <w:t>]</w:t>
        </w:r>
      </w:ins>
      <w:ins w:id="218" w:author="Clay Cressler" w:date="2016-07-14T13:03:00Z">
        <w:r w:rsidR="005A2329">
          <w:rPr>
            <w:szCs w:val="24"/>
            <w:lang w:val="en-US"/>
          </w:rPr>
          <w:t>.</w:t>
        </w:r>
      </w:ins>
      <w:ins w:id="219" w:author="Clay Cressler" w:date="2016-07-15T10:42:00Z">
        <w:r w:rsidR="002A37A5">
          <w:rPr>
            <w:szCs w:val="24"/>
            <w:lang w:val="en-US"/>
          </w:rPr>
          <w:t xml:space="preserve"> </w:t>
        </w:r>
      </w:ins>
      <w:del w:id="220" w:author="Clay Cressler" w:date="2016-07-15T10:42:00Z">
        <w:r w:rsidDel="002A37A5">
          <w:rPr>
            <w:szCs w:val="24"/>
            <w:lang w:val="en-US"/>
          </w:rPr>
          <w:delText xml:space="preserve">may not apply equally across all host-parasite systems, and alternative hypotheses may lead to ambiguous predictions when interactions between traits are considered. </w:delText>
        </w:r>
      </w:del>
      <w:r>
        <w:rPr>
          <w:szCs w:val="24"/>
          <w:lang w:val="en-US"/>
        </w:rPr>
        <w:t>Here,</w:t>
      </w:r>
      <w:del w:id="221" w:author="Clay Cressler" w:date="2016-07-15T11:31:00Z">
        <w:r w:rsidDel="007F5E20">
          <w:rPr>
            <w:szCs w:val="24"/>
            <w:lang w:val="en-US"/>
          </w:rPr>
          <w:delText xml:space="preserve"> we use </w:delText>
        </w:r>
      </w:del>
      <w:del w:id="222" w:author="Clay Cressler" w:date="2016-07-15T10:42:00Z">
        <w:r w:rsidDel="002A37A5">
          <w:rPr>
            <w:szCs w:val="24"/>
            <w:lang w:val="en-US"/>
          </w:rPr>
          <w:delText xml:space="preserve">a </w:delText>
        </w:r>
      </w:del>
      <w:del w:id="223" w:author="Clay Cressler" w:date="2016-07-15T11:31:00Z">
        <w:r w:rsidDel="007F5E20">
          <w:rPr>
            <w:szCs w:val="24"/>
            <w:lang w:val="en-US"/>
          </w:rPr>
          <w:delText xml:space="preserve">mathematical model </w:delText>
        </w:r>
      </w:del>
      <w:del w:id="224" w:author="Clay Cressler" w:date="2016-07-15T10:43:00Z">
        <w:r w:rsidDel="002A37A5">
          <w:rPr>
            <w:szCs w:val="24"/>
            <w:lang w:val="en-US"/>
          </w:rPr>
          <w:delText xml:space="preserve">based on a framework of ecological theory </w:delText>
        </w:r>
      </w:del>
      <w:del w:id="225" w:author="Clay Cressler" w:date="2016-07-15T11:31:00Z">
        <w:r w:rsidDel="007F5E20">
          <w:rPr>
            <w:szCs w:val="24"/>
            <w:lang w:val="en-US"/>
          </w:rPr>
          <w:delText xml:space="preserve">to derive </w:delText>
        </w:r>
        <w:r w:rsidR="004B4040" w:rsidDel="007F5E20">
          <w:rPr>
            <w:szCs w:val="24"/>
            <w:lang w:val="en-US"/>
          </w:rPr>
          <w:delText>rigorous</w:delText>
        </w:r>
        <w:r w:rsidDel="007F5E20">
          <w:rPr>
            <w:szCs w:val="24"/>
            <w:lang w:val="en-US"/>
          </w:rPr>
          <w:delText xml:space="preserve"> predictions </w:delText>
        </w:r>
      </w:del>
      <w:del w:id="226" w:author="Clay Cressler" w:date="2016-07-15T10:45:00Z">
        <w:r w:rsidR="004B4040" w:rsidDel="002A37A5">
          <w:rPr>
            <w:szCs w:val="24"/>
            <w:lang w:val="en-US"/>
          </w:rPr>
          <w:delText xml:space="preserve">of </w:delText>
        </w:r>
        <w:r w:rsidDel="002A37A5">
          <w:rPr>
            <w:szCs w:val="24"/>
            <w:lang w:val="en-US"/>
          </w:rPr>
          <w:delText>the relationships between</w:delText>
        </w:r>
      </w:del>
      <w:del w:id="227" w:author="Clay Cressler" w:date="2016-07-15T11:31:00Z">
        <w:r w:rsidDel="007F5E20">
          <w:rPr>
            <w:szCs w:val="24"/>
            <w:lang w:val="en-US"/>
          </w:rPr>
          <w:delText xml:space="preserve"> host body size</w:delText>
        </w:r>
        <w:r w:rsidR="004B4040" w:rsidDel="007F5E20">
          <w:rPr>
            <w:szCs w:val="24"/>
            <w:lang w:val="en-US"/>
          </w:rPr>
          <w:delText xml:space="preserve">, </w:delText>
        </w:r>
      </w:del>
      <w:del w:id="228" w:author="Clay Cressler" w:date="2016-07-15T10:44:00Z">
        <w:r w:rsidR="004B4040" w:rsidDel="002A37A5">
          <w:rPr>
            <w:szCs w:val="24"/>
            <w:lang w:val="en-US"/>
          </w:rPr>
          <w:delText>host/environmental</w:delText>
        </w:r>
        <w:r w:rsidDel="002A37A5">
          <w:rPr>
            <w:szCs w:val="24"/>
            <w:lang w:val="en-US"/>
          </w:rPr>
          <w:delText xml:space="preserve"> </w:delText>
        </w:r>
      </w:del>
      <w:del w:id="229" w:author="Clay Cressler" w:date="2016-07-15T11:31:00Z">
        <w:r w:rsidDel="007F5E20">
          <w:rPr>
            <w:szCs w:val="24"/>
            <w:lang w:val="en-US"/>
          </w:rPr>
          <w:delText>temperature</w:delText>
        </w:r>
      </w:del>
      <w:del w:id="230" w:author="Clay Cressler" w:date="2016-07-15T10:46:00Z">
        <w:r w:rsidDel="002A37A5">
          <w:rPr>
            <w:szCs w:val="24"/>
            <w:lang w:val="en-US"/>
          </w:rPr>
          <w:delText xml:space="preserve"> and the evolution of parasite</w:delText>
        </w:r>
        <w:r w:rsidR="004B4040" w:rsidDel="002A37A5">
          <w:rPr>
            <w:szCs w:val="24"/>
            <w:lang w:val="en-US"/>
          </w:rPr>
          <w:delText>s'</w:delText>
        </w:r>
        <w:r w:rsidDel="002A37A5">
          <w:rPr>
            <w:szCs w:val="24"/>
            <w:lang w:val="en-US"/>
          </w:rPr>
          <w:delText xml:space="preserve"> host </w:delText>
        </w:r>
      </w:del>
      <w:ins w:id="231" w:author="JG Walker" w:date="2016-07-01T13:28:00Z">
        <w:del w:id="232" w:author="Clay Cressler" w:date="2016-07-15T10:46:00Z">
          <w:r w:rsidR="000B6A1C" w:rsidDel="002A37A5">
            <w:rPr>
              <w:szCs w:val="24"/>
              <w:lang w:val="en-US"/>
            </w:rPr>
            <w:delText>diversity</w:delText>
          </w:r>
        </w:del>
      </w:ins>
      <w:del w:id="233" w:author="Clay Cressler" w:date="2016-07-15T11:31:00Z">
        <w:r w:rsidDel="007F5E20">
          <w:rPr>
            <w:szCs w:val="24"/>
            <w:lang w:val="en-US"/>
          </w:rPr>
          <w:delText xml:space="preserve">. </w:delText>
        </w:r>
        <w:r w:rsidRPr="00284EB9" w:rsidDel="007F5E20">
          <w:delText>Specifically</w:delText>
        </w:r>
      </w:del>
      <w:proofErr w:type="gramStart"/>
      <w:r w:rsidRPr="00284EB9">
        <w:t>,we</w:t>
      </w:r>
      <w:proofErr w:type="gramEnd"/>
      <w:r w:rsidRPr="00284EB9">
        <w:rPr>
          <w:bCs/>
          <w:color w:val="4F81BD"/>
          <w:szCs w:val="24"/>
        </w:rPr>
        <w:t xml:space="preserve"> </w:t>
      </w:r>
      <w:del w:id="234" w:author="Clay Cressler" w:date="2016-07-15T10:47:00Z">
        <w:r w:rsidR="006473CD" w:rsidRPr="006473CD" w:rsidDel="002A37A5">
          <w:rPr>
            <w:szCs w:val="24"/>
            <w:lang w:val="en-US"/>
          </w:rPr>
          <w:delText>develop a simple theoretical</w:delText>
        </w:r>
      </w:del>
      <w:ins w:id="235" w:author="Clay Cressler" w:date="2016-07-15T10:50:00Z">
        <w:r w:rsidR="00E77F69">
          <w:rPr>
            <w:szCs w:val="24"/>
            <w:lang w:val="en-US"/>
          </w:rPr>
          <w:t xml:space="preserve">use </w:t>
        </w:r>
      </w:ins>
      <w:ins w:id="236" w:author="Clay Cressler" w:date="2016-07-15T10:48:00Z">
        <w:r w:rsidR="002A37A5">
          <w:rPr>
            <w:szCs w:val="24"/>
            <w:lang w:val="en-US"/>
          </w:rPr>
          <w:t xml:space="preserve">evolutionary invasion analysis </w:t>
        </w:r>
        <w:r w:rsidR="00E77F69">
          <w:rPr>
            <w:szCs w:val="24"/>
            <w:lang w:val="en-US"/>
          </w:rPr>
          <w:t>[</w:t>
        </w:r>
      </w:ins>
      <w:proofErr w:type="spellStart"/>
      <w:ins w:id="237" w:author="Clay Cressler" w:date="2016-07-15T10:49:00Z">
        <w:r w:rsidR="00E77F69">
          <w:rPr>
            <w:szCs w:val="24"/>
            <w:lang w:val="en-US"/>
          </w:rPr>
          <w:t>Geritz</w:t>
        </w:r>
        <w:proofErr w:type="spellEnd"/>
        <w:r w:rsidR="00E77F69">
          <w:rPr>
            <w:szCs w:val="24"/>
            <w:lang w:val="en-US"/>
          </w:rPr>
          <w:t xml:space="preserve"> et al. 1997] </w:t>
        </w:r>
      </w:ins>
      <w:ins w:id="238" w:author="Clay Cressler" w:date="2016-07-15T10:48:00Z">
        <w:r w:rsidR="002A37A5">
          <w:rPr>
            <w:szCs w:val="24"/>
            <w:lang w:val="en-US"/>
          </w:rPr>
          <w:t xml:space="preserve">to </w:t>
        </w:r>
      </w:ins>
      <w:ins w:id="239" w:author="Clay Cressler" w:date="2016-07-15T11:06:00Z">
        <w:r w:rsidR="003835C5">
          <w:rPr>
            <w:szCs w:val="24"/>
            <w:lang w:val="en-US"/>
          </w:rPr>
          <w:t>predict</w:t>
        </w:r>
      </w:ins>
      <w:ins w:id="240" w:author="Clay Cressler" w:date="2016-07-15T10:50:00Z">
        <w:r w:rsidR="00E77F69">
          <w:rPr>
            <w:szCs w:val="24"/>
            <w:lang w:val="en-US"/>
          </w:rPr>
          <w:t xml:space="preserve"> when speciali</w:t>
        </w:r>
      </w:ins>
      <w:ins w:id="241" w:author="Clay Cressler" w:date="2016-07-15T10:51:00Z">
        <w:r w:rsidR="00E77F69">
          <w:rPr>
            <w:szCs w:val="24"/>
            <w:lang w:val="en-US"/>
          </w:rPr>
          <w:t>s</w:t>
        </w:r>
      </w:ins>
      <w:ins w:id="242" w:author="Clay Cressler" w:date="2016-07-15T10:50:00Z">
        <w:r w:rsidR="003835C5">
          <w:rPr>
            <w:szCs w:val="24"/>
            <w:lang w:val="en-US"/>
          </w:rPr>
          <w:t>m/</w:t>
        </w:r>
        <w:proofErr w:type="spellStart"/>
        <w:r w:rsidR="003835C5">
          <w:rPr>
            <w:szCs w:val="24"/>
            <w:lang w:val="en-US"/>
          </w:rPr>
          <w:t>generalism</w:t>
        </w:r>
        <w:proofErr w:type="spellEnd"/>
        <w:r w:rsidR="00E77F69">
          <w:rPr>
            <w:szCs w:val="24"/>
            <w:lang w:val="en-US"/>
          </w:rPr>
          <w:t xml:space="preserve"> </w:t>
        </w:r>
      </w:ins>
      <w:ins w:id="243" w:author="Clay Cressler" w:date="2016-07-15T11:04:00Z">
        <w:r w:rsidR="003835C5">
          <w:rPr>
            <w:szCs w:val="24"/>
            <w:lang w:val="en-US"/>
          </w:rPr>
          <w:t>is the evolutionarily stable strategy for parasites infecting a</w:t>
        </w:r>
      </w:ins>
      <w:ins w:id="244" w:author="Clay Cressler" w:date="2016-07-15T10:50:00Z">
        <w:r w:rsidR="00E77F69">
          <w:rPr>
            <w:szCs w:val="24"/>
            <w:lang w:val="en-US"/>
          </w:rPr>
          <w:t xml:space="preserve"> </w:t>
        </w:r>
      </w:ins>
      <w:del w:id="245" w:author="Clay Cressler" w:date="2016-07-15T10:49:00Z">
        <w:r w:rsidR="006473CD" w:rsidRPr="006473CD" w:rsidDel="00E77F69">
          <w:rPr>
            <w:szCs w:val="24"/>
            <w:lang w:val="en-US"/>
          </w:rPr>
          <w:delText xml:space="preserve"> framework for studying host range evolution</w:delText>
        </w:r>
        <w:r w:rsidR="00E46F3F" w:rsidDel="00E77F69">
          <w:rPr>
            <w:szCs w:val="24"/>
            <w:lang w:val="en-US"/>
          </w:rPr>
          <w:delText xml:space="preserve"> in a </w:delText>
        </w:r>
      </w:del>
      <w:ins w:id="246" w:author="Mark Viney" w:date="2016-06-23T08:55:00Z">
        <w:r w:rsidR="0067080C">
          <w:rPr>
            <w:szCs w:val="24"/>
            <w:lang w:val="en-US"/>
          </w:rPr>
          <w:t xml:space="preserve">host population consisting of different host </w:t>
        </w:r>
      </w:ins>
      <w:ins w:id="247" w:author="JG Walker" w:date="2016-07-01T13:29:00Z">
        <w:r w:rsidR="000B6A1C">
          <w:rPr>
            <w:szCs w:val="24"/>
            <w:lang w:val="en-US"/>
          </w:rPr>
          <w:t>species</w:t>
        </w:r>
      </w:ins>
      <w:ins w:id="248" w:author="Clay Cressler" w:date="2016-07-15T11:07:00Z">
        <w:r w:rsidR="003835C5">
          <w:rPr>
            <w:szCs w:val="24"/>
            <w:lang w:val="en-US"/>
          </w:rPr>
          <w:t>.</w:t>
        </w:r>
      </w:ins>
      <w:ins w:id="249" w:author="Mark Viney" w:date="2016-06-23T08:56:00Z">
        <w:r w:rsidR="0067080C">
          <w:rPr>
            <w:szCs w:val="24"/>
            <w:lang w:val="en-US"/>
          </w:rPr>
          <w:t xml:space="preserve"> </w:t>
        </w:r>
        <w:del w:id="250" w:author="Clay Cressler" w:date="2016-07-15T11:05:00Z">
          <w:r w:rsidR="0067080C" w:rsidDel="003835C5">
            <w:rPr>
              <w:szCs w:val="24"/>
              <w:lang w:val="en-US"/>
            </w:rPr>
            <w:delText>in which a parasite evol</w:delText>
          </w:r>
        </w:del>
      </w:ins>
      <w:ins w:id="251" w:author="JG Walker" w:date="2016-07-01T13:29:00Z">
        <w:del w:id="252" w:author="Clay Cressler" w:date="2016-07-15T11:05:00Z">
          <w:r w:rsidR="000B6A1C" w:rsidDel="003835C5">
            <w:rPr>
              <w:szCs w:val="24"/>
              <w:lang w:val="en-US"/>
            </w:rPr>
            <w:delText>v</w:delText>
          </w:r>
        </w:del>
      </w:ins>
      <w:ins w:id="253" w:author="Mark Viney" w:date="2016-06-23T08:56:00Z">
        <w:del w:id="254" w:author="Clay Cressler" w:date="2016-07-15T11:05:00Z">
          <w:r w:rsidR="0067080C" w:rsidDel="003835C5">
            <w:rPr>
              <w:szCs w:val="24"/>
              <w:lang w:val="en-US"/>
            </w:rPr>
            <w:delText>es, but where</w:delText>
          </w:r>
        </w:del>
      </w:ins>
      <w:del w:id="255" w:author="Clay Cressler" w:date="2016-07-15T11:05:00Z">
        <w:r w:rsidR="00E46F3F" w:rsidDel="003835C5">
          <w:rPr>
            <w:szCs w:val="24"/>
            <w:lang w:val="en-US"/>
          </w:rPr>
          <w:delText xml:space="preserve"> when</w:delText>
        </w:r>
      </w:del>
      <w:del w:id="256" w:author="Clay Cressler" w:date="2016-07-15T11:06:00Z">
        <w:r w:rsidR="00E46F3F" w:rsidDel="003835C5">
          <w:rPr>
            <w:szCs w:val="24"/>
            <w:lang w:val="en-US"/>
          </w:rPr>
          <w:delText xml:space="preserve"> there is a cost </w:delText>
        </w:r>
      </w:del>
      <w:ins w:id="257" w:author="Mark Viney" w:date="2016-06-23T08:55:00Z">
        <w:del w:id="258" w:author="Clay Cressler" w:date="2016-07-15T11:06:00Z">
          <w:r w:rsidR="0067080C" w:rsidDel="003835C5">
            <w:rPr>
              <w:szCs w:val="24"/>
              <w:lang w:val="en-US"/>
            </w:rPr>
            <w:delText>to a parasite being a gener</w:delText>
          </w:r>
        </w:del>
      </w:ins>
      <w:ins w:id="259" w:author="JG Walker" w:date="2016-07-01T13:29:00Z">
        <w:del w:id="260" w:author="Clay Cressler" w:date="2016-07-15T11:06:00Z">
          <w:r w:rsidR="000B6A1C" w:rsidDel="003835C5">
            <w:rPr>
              <w:szCs w:val="24"/>
              <w:lang w:val="en-US"/>
            </w:rPr>
            <w:delText>a</w:delText>
          </w:r>
        </w:del>
      </w:ins>
      <w:ins w:id="261" w:author="Mark Viney" w:date="2016-06-23T08:55:00Z">
        <w:del w:id="262" w:author="Clay Cressler" w:date="2016-07-15T11:06:00Z">
          <w:r w:rsidR="0067080C" w:rsidDel="003835C5">
            <w:rPr>
              <w:szCs w:val="24"/>
              <w:lang w:val="en-US"/>
            </w:rPr>
            <w:delText>list</w:delText>
          </w:r>
        </w:del>
      </w:ins>
      <w:del w:id="263" w:author="Clay Cressler" w:date="2016-07-15T11:07:00Z">
        <w:r w:rsidR="00E46F3F" w:rsidDel="003835C5">
          <w:rPr>
            <w:szCs w:val="24"/>
            <w:lang w:val="en-US"/>
          </w:rPr>
          <w:delText xml:space="preserve">of generalism. </w:delText>
        </w:r>
      </w:del>
      <w:r w:rsidR="00E46F3F">
        <w:rPr>
          <w:szCs w:val="24"/>
          <w:lang w:val="en-US"/>
        </w:rPr>
        <w:t xml:space="preserve">We </w:t>
      </w:r>
      <w:r w:rsidR="006473CD" w:rsidRPr="006473CD">
        <w:rPr>
          <w:szCs w:val="24"/>
          <w:lang w:val="en-US"/>
        </w:rPr>
        <w:t xml:space="preserve">use </w:t>
      </w:r>
      <w:proofErr w:type="spellStart"/>
      <w:r w:rsidR="006473CD" w:rsidRPr="006473CD">
        <w:rPr>
          <w:szCs w:val="24"/>
          <w:lang w:val="en-US"/>
        </w:rPr>
        <w:t>allometric</w:t>
      </w:r>
      <w:proofErr w:type="spellEnd"/>
      <w:r w:rsidR="006473CD" w:rsidRPr="006473CD">
        <w:rPr>
          <w:szCs w:val="24"/>
          <w:lang w:val="en-US"/>
        </w:rPr>
        <w:t xml:space="preserve"> scaling relationships</w:t>
      </w:r>
      <w:ins w:id="264" w:author="Clay Cressler" w:date="2016-07-15T11:07:00Z">
        <w:r w:rsidR="003835C5">
          <w:rPr>
            <w:szCs w:val="24"/>
            <w:lang w:val="en-US"/>
          </w:rPr>
          <w:t xml:space="preserve"> to </w:t>
        </w:r>
      </w:ins>
      <w:ins w:id="265" w:author="Clay Cressler" w:date="2016-07-15T11:28:00Z">
        <w:r w:rsidR="00477F44">
          <w:rPr>
            <w:szCs w:val="24"/>
            <w:lang w:val="en-US"/>
          </w:rPr>
          <w:t xml:space="preserve">characterize the </w:t>
        </w:r>
      </w:ins>
      <w:ins w:id="266" w:author="Clay Cressler" w:date="2016-07-15T11:30:00Z">
        <w:r w:rsidR="007F5E20">
          <w:rPr>
            <w:szCs w:val="24"/>
            <w:lang w:val="en-US"/>
          </w:rPr>
          <w:t>body size- and temperature-</w:t>
        </w:r>
      </w:ins>
      <w:ins w:id="267" w:author="Clay Cressler" w:date="2016-07-15T11:28:00Z">
        <w:r w:rsidR="00477F44">
          <w:rPr>
            <w:szCs w:val="24"/>
            <w:lang w:val="en-US"/>
          </w:rPr>
          <w:t xml:space="preserve">dependence </w:t>
        </w:r>
      </w:ins>
      <w:ins w:id="268" w:author="Clay Cressler" w:date="2016-07-15T11:30:00Z">
        <w:r w:rsidR="007F5E20">
          <w:rPr>
            <w:szCs w:val="24"/>
            <w:lang w:val="en-US"/>
          </w:rPr>
          <w:t>of</w:t>
        </w:r>
      </w:ins>
      <w:ins w:id="269" w:author="Clay Cressler" w:date="2016-07-15T11:28:00Z">
        <w:r w:rsidR="007F5E20">
          <w:rPr>
            <w:szCs w:val="24"/>
            <w:lang w:val="en-US"/>
          </w:rPr>
          <w:t xml:space="preserve"> key host traits, </w:t>
        </w:r>
      </w:ins>
      <w:ins w:id="270" w:author="Clay Cressler" w:date="2016-07-15T11:32:00Z">
        <w:r w:rsidR="007F5E20">
          <w:rPr>
            <w:szCs w:val="24"/>
            <w:lang w:val="en-US"/>
          </w:rPr>
          <w:t>and use the model to predict how host body size, temperature</w:t>
        </w:r>
      </w:ins>
      <w:ins w:id="271" w:author="Clay Cressler" w:date="2016-07-15T11:33:00Z">
        <w:r w:rsidR="007F5E20">
          <w:rPr>
            <w:szCs w:val="24"/>
            <w:lang w:val="en-US"/>
          </w:rPr>
          <w:t xml:space="preserve">, and transmission mode affect the evolution of host range. </w:t>
        </w:r>
      </w:ins>
      <w:del w:id="272" w:author="Clay Cressler" w:date="2016-07-15T11:06:00Z">
        <w:r w:rsidR="006473CD" w:rsidRPr="006473CD" w:rsidDel="003835C5">
          <w:rPr>
            <w:szCs w:val="24"/>
            <w:lang w:val="en-US"/>
          </w:rPr>
          <w:delText xml:space="preserve"> to investigate how variation in host body size and temperature affect whether </w:delText>
        </w:r>
      </w:del>
      <w:ins w:id="273" w:author="Mark Viney" w:date="2016-06-23T08:56:00Z">
        <w:del w:id="274" w:author="Clay Cressler" w:date="2016-07-15T11:06:00Z">
          <w:r w:rsidR="0067080C" w:rsidDel="003835C5">
            <w:rPr>
              <w:szCs w:val="24"/>
              <w:lang w:val="en-US"/>
            </w:rPr>
            <w:delText>parasites b</w:delText>
          </w:r>
        </w:del>
      </w:ins>
      <w:ins w:id="275" w:author="JG Walker" w:date="2016-07-01T13:29:00Z">
        <w:del w:id="276" w:author="Clay Cressler" w:date="2016-07-15T11:06:00Z">
          <w:r w:rsidR="000B6A1C" w:rsidDel="003835C5">
            <w:rPr>
              <w:szCs w:val="24"/>
              <w:lang w:val="en-US"/>
            </w:rPr>
            <w:delText>eing</w:delText>
          </w:r>
        </w:del>
      </w:ins>
      <w:ins w:id="277" w:author="Mark Viney" w:date="2016-06-23T08:56:00Z">
        <w:del w:id="278" w:author="Clay Cressler" w:date="2016-07-15T11:06:00Z">
          <w:r w:rsidR="0067080C" w:rsidDel="003835C5">
            <w:rPr>
              <w:szCs w:val="24"/>
              <w:lang w:val="en-US"/>
            </w:rPr>
            <w:delText xml:space="preserve"> host </w:delText>
          </w:r>
        </w:del>
      </w:ins>
      <w:del w:id="279" w:author="Clay Cressler" w:date="2016-07-15T11:06:00Z">
        <w:r w:rsidR="006473CD" w:rsidRPr="006473CD" w:rsidDel="003835C5">
          <w:rPr>
            <w:szCs w:val="24"/>
            <w:lang w:val="en-US"/>
          </w:rPr>
          <w:delText>specialis</w:delText>
        </w:r>
      </w:del>
      <w:ins w:id="280" w:author="Mark Viney" w:date="2016-06-23T08:56:00Z">
        <w:del w:id="281" w:author="Clay Cressler" w:date="2016-07-15T11:06:00Z">
          <w:r w:rsidR="0067080C" w:rsidDel="003835C5">
            <w:rPr>
              <w:szCs w:val="24"/>
              <w:lang w:val="en-US"/>
            </w:rPr>
            <w:delText>ts</w:delText>
          </w:r>
        </w:del>
      </w:ins>
      <w:del w:id="282" w:author="Clay Cressler" w:date="2016-07-15T11:06:00Z">
        <w:r w:rsidR="006473CD" w:rsidRPr="006473CD" w:rsidDel="003835C5">
          <w:rPr>
            <w:szCs w:val="24"/>
            <w:lang w:val="en-US"/>
          </w:rPr>
          <w:delText>m or generalis</w:delText>
        </w:r>
      </w:del>
      <w:ins w:id="283" w:author="JG Walker" w:date="2016-07-01T13:29:00Z">
        <w:del w:id="284" w:author="Clay Cressler" w:date="2016-07-15T11:06:00Z">
          <w:r w:rsidR="000B6A1C" w:rsidDel="003835C5">
            <w:rPr>
              <w:szCs w:val="24"/>
              <w:lang w:val="en-US"/>
            </w:rPr>
            <w:delText>ts</w:delText>
          </w:r>
        </w:del>
      </w:ins>
      <w:del w:id="285" w:author="Clay Cressler" w:date="2016-07-15T11:06:00Z">
        <w:r w:rsidR="006473CD" w:rsidRPr="006473CD" w:rsidDel="003835C5">
          <w:rPr>
            <w:szCs w:val="24"/>
            <w:lang w:val="en-US"/>
          </w:rPr>
          <w:delText xml:space="preserve"> is the evolutionarily stable parasite strategy</w:delText>
        </w:r>
      </w:del>
      <w:del w:id="286" w:author="Clay Cressler" w:date="2016-07-15T11:33:00Z">
        <w:r w:rsidR="006473CD" w:rsidRPr="006473CD" w:rsidDel="007F5E20">
          <w:rPr>
            <w:szCs w:val="24"/>
            <w:lang w:val="en-US"/>
          </w:rPr>
          <w:delText>.</w:delText>
        </w:r>
        <w:r w:rsidDel="007F5E20">
          <w:rPr>
            <w:szCs w:val="24"/>
            <w:lang w:val="en-US"/>
          </w:rPr>
          <w:delText xml:space="preserve"> </w:delText>
        </w:r>
      </w:del>
      <w:r w:rsidR="006473CD" w:rsidRPr="006473CD">
        <w:rPr>
          <w:szCs w:val="24"/>
          <w:lang w:val="en-US"/>
        </w:rPr>
        <w:t xml:space="preserve">We then </w:t>
      </w:r>
      <w:r w:rsidR="00E051A8">
        <w:rPr>
          <w:szCs w:val="24"/>
          <w:lang w:val="en-US"/>
        </w:rPr>
        <w:t xml:space="preserve">calculate </w:t>
      </w:r>
      <w:r w:rsidR="002F2736">
        <w:rPr>
          <w:szCs w:val="24"/>
          <w:lang w:val="en-US"/>
        </w:rPr>
        <w:t>structural</w:t>
      </w:r>
      <w:r w:rsidR="00E051A8">
        <w:rPr>
          <w:szCs w:val="24"/>
          <w:lang w:val="en-US"/>
        </w:rPr>
        <w:t xml:space="preserve"> and phylogenetic </w:t>
      </w:r>
      <w:proofErr w:type="spellStart"/>
      <w:r w:rsidR="00E051A8">
        <w:rPr>
          <w:szCs w:val="24"/>
          <w:lang w:val="en-US"/>
        </w:rPr>
        <w:t>generalism</w:t>
      </w:r>
      <w:proofErr w:type="spellEnd"/>
      <w:r w:rsidR="00E051A8">
        <w:rPr>
          <w:szCs w:val="24"/>
          <w:lang w:val="en-US"/>
        </w:rPr>
        <w:t xml:space="preserve"> metrics </w:t>
      </w:r>
      <w:r w:rsidR="00E051A8">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[19]</w:t>
      </w:r>
      <w:r w:rsidR="00E051A8">
        <w:rPr>
          <w:szCs w:val="24"/>
          <w:lang w:val="en-US"/>
        </w:rPr>
        <w:fldChar w:fldCharType="end"/>
      </w:r>
      <w:r w:rsidR="00E051A8">
        <w:rPr>
          <w:szCs w:val="24"/>
          <w:lang w:val="en-US"/>
        </w:rPr>
        <w:t xml:space="preserve"> from</w:t>
      </w:r>
      <w:r w:rsidR="00E051A8" w:rsidRPr="006473CD">
        <w:rPr>
          <w:szCs w:val="24"/>
          <w:lang w:val="en-US"/>
        </w:rPr>
        <w:t xml:space="preserve"> </w:t>
      </w:r>
      <w:r w:rsidR="006473CD" w:rsidRPr="006473CD">
        <w:rPr>
          <w:szCs w:val="24"/>
          <w:lang w:val="en-US"/>
        </w:rPr>
        <w:t xml:space="preserve">an extensive data set of </w:t>
      </w:r>
      <w:proofErr w:type="spellStart"/>
      <w:r w:rsidR="006473CD" w:rsidRPr="006473CD">
        <w:rPr>
          <w:szCs w:val="24"/>
          <w:lang w:val="en-US"/>
        </w:rPr>
        <w:t>macroparasites</w:t>
      </w:r>
      <w:proofErr w:type="spellEnd"/>
      <w:r w:rsidR="006473CD" w:rsidRPr="006473CD">
        <w:rPr>
          <w:szCs w:val="24"/>
          <w:lang w:val="en-US"/>
        </w:rPr>
        <w:t xml:space="preserve"> of fish</w:t>
      </w:r>
      <w:r w:rsidR="00E051A8">
        <w:rPr>
          <w:szCs w:val="24"/>
          <w:lang w:val="en-US"/>
        </w:rPr>
        <w:t xml:space="preserve"> </w:t>
      </w:r>
      <w:r w:rsidR="00E051A8">
        <w:rPr>
          <w:szCs w:val="24"/>
          <w:lang w:val="en-US"/>
        </w:rPr>
        <w:fldChar w:fldCharType="begin" w:fldLock="1"/>
      </w:r>
      <w:r w:rsidR="0025264C">
        <w:rPr>
          <w:szCs w:val="24"/>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[20]</w:t>
      </w:r>
      <w:r w:rsidR="00E051A8">
        <w:rPr>
          <w:szCs w:val="24"/>
          <w:lang w:val="en-US"/>
        </w:rPr>
        <w:fldChar w:fldCharType="end"/>
      </w:r>
      <w:r w:rsidR="006473CD" w:rsidRPr="006473CD">
        <w:rPr>
          <w:szCs w:val="24"/>
          <w:lang w:val="en-US"/>
        </w:rPr>
        <w:t xml:space="preserve"> to test the</w:t>
      </w:r>
      <w:ins w:id="287" w:author="Clay Cressler" w:date="2016-07-15T11:34:00Z">
        <w:r w:rsidR="007F5E20">
          <w:rPr>
            <w:szCs w:val="24"/>
            <w:lang w:val="en-US"/>
          </w:rPr>
          <w:t>se</w:t>
        </w:r>
      </w:ins>
      <w:r w:rsidR="006473CD" w:rsidRPr="006473CD">
        <w:rPr>
          <w:szCs w:val="24"/>
          <w:lang w:val="en-US"/>
        </w:rPr>
        <w:t xml:space="preserve"> predictions</w:t>
      </w:r>
      <w:del w:id="288" w:author="Clay Cressler" w:date="2016-07-15T11:34:00Z">
        <w:r w:rsidR="006473CD" w:rsidRPr="006473CD" w:rsidDel="007F5E20">
          <w:rPr>
            <w:szCs w:val="24"/>
            <w:lang w:val="en-US"/>
          </w:rPr>
          <w:delText xml:space="preserve"> arising from these </w:delText>
        </w:r>
      </w:del>
      <w:ins w:id="289" w:author="Mark Viney" w:date="2016-06-23T08:56:00Z">
        <w:del w:id="290" w:author="Clay Cressler" w:date="2016-07-15T11:34:00Z">
          <w:r w:rsidR="00905B74" w:rsidRPr="006473CD" w:rsidDel="007F5E20">
            <w:rPr>
              <w:szCs w:val="24"/>
              <w:lang w:val="en-US"/>
            </w:rPr>
            <w:delText>th</w:delText>
          </w:r>
          <w:r w:rsidR="00905B74" w:rsidDel="007F5E20">
            <w:rPr>
              <w:szCs w:val="24"/>
              <w:lang w:val="en-US"/>
            </w:rPr>
            <w:delText>is</w:delText>
          </w:r>
          <w:r w:rsidR="00905B74" w:rsidRPr="006473CD" w:rsidDel="007F5E20">
            <w:rPr>
              <w:szCs w:val="24"/>
              <w:lang w:val="en-US"/>
            </w:rPr>
            <w:delText xml:space="preserve"> </w:delText>
          </w:r>
        </w:del>
      </w:ins>
      <w:del w:id="291" w:author="Clay Cressler" w:date="2016-07-15T11:34:00Z">
        <w:r w:rsidR="006473CD" w:rsidRPr="006473CD" w:rsidDel="007F5E20">
          <w:rPr>
            <w:szCs w:val="24"/>
            <w:lang w:val="en-US"/>
          </w:rPr>
          <w:delText>models</w:delText>
        </w:r>
      </w:del>
      <w:r w:rsidR="006473CD" w:rsidRPr="006473CD">
        <w:rPr>
          <w:szCs w:val="24"/>
          <w:lang w:val="en-US"/>
        </w:rPr>
        <w:t xml:space="preserve">. </w:t>
      </w:r>
      <w:r>
        <w:rPr>
          <w:szCs w:val="24"/>
          <w:lang w:val="en-US"/>
        </w:rPr>
        <w:t xml:space="preserve"> With this approach</w:t>
      </w:r>
      <w:r w:rsidR="006473CD" w:rsidRPr="006473CD">
        <w:rPr>
          <w:szCs w:val="24"/>
          <w:lang w:val="en-US"/>
        </w:rPr>
        <w:t xml:space="preserve">, we aim to improve our understanding of the ecological and evolutionary factors that contribute to parasite </w:t>
      </w:r>
      <w:proofErr w:type="spellStart"/>
      <w:r w:rsidR="006473CD" w:rsidRPr="006473CD">
        <w:rPr>
          <w:szCs w:val="24"/>
          <w:lang w:val="en-US"/>
        </w:rPr>
        <w:t>generalism</w:t>
      </w:r>
      <w:proofErr w:type="spellEnd"/>
      <w:r w:rsidR="006473CD" w:rsidRPr="006473CD">
        <w:rPr>
          <w:szCs w:val="24"/>
          <w:lang w:val="en-US"/>
        </w:rPr>
        <w:t>.</w:t>
      </w:r>
    </w:p>
    <w:p w14:paraId="288CBEF3" w14:textId="77777777" w:rsidR="006473CD" w:rsidRPr="006473CD" w:rsidRDefault="006473CD" w:rsidP="00EE0AED">
      <w:pPr>
        <w:spacing w:line="276" w:lineRule="auto"/>
        <w:rPr>
          <w:szCs w:val="24"/>
        </w:rPr>
      </w:pPr>
    </w:p>
    <w:p w14:paraId="3A864639" w14:textId="77777777" w:rsidR="004E1607" w:rsidRDefault="004E1607">
      <w:pPr>
        <w:rPr>
          <w:b/>
          <w:bCs/>
          <w:color w:val="4F81BD"/>
          <w:szCs w:val="24"/>
        </w:rPr>
      </w:pPr>
      <w:bookmarkStart w:id="292" w:name="_Ref324956350"/>
      <w:r>
        <w:rPr>
          <w:szCs w:val="24"/>
        </w:rPr>
        <w:br w:type="page"/>
      </w:r>
    </w:p>
    <w:p w14:paraId="4C40B94B" w14:textId="77777777" w:rsidR="006473CD" w:rsidRPr="006473CD" w:rsidRDefault="006473CD" w:rsidP="006473CD">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292"/>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293"/>
      <w:r w:rsidR="004027E3">
        <w:rPr>
          <w:sz w:val="24"/>
          <w:szCs w:val="24"/>
        </w:rPr>
        <w:t>by</w:t>
      </w:r>
      <w:commentRangeEnd w:id="293"/>
      <w:r w:rsidR="004027E3">
        <w:rPr>
          <w:rStyle w:val="CommentReference"/>
          <w:b w:val="0"/>
          <w:bCs w:val="0"/>
          <w:color w:val="auto"/>
        </w:rPr>
        <w:commentReference w:id="293"/>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73BB03A4" w14:textId="77777777" w:rsidTr="00D774E2">
        <w:tc>
          <w:tcPr>
            <w:tcW w:w="2421" w:type="dxa"/>
            <w:tcBorders>
              <w:top w:val="single" w:sz="8" w:space="0" w:color="000000"/>
              <w:bottom w:val="single" w:sz="8" w:space="0" w:color="000000"/>
            </w:tcBorders>
            <w:shd w:val="clear" w:color="auto" w:fill="auto"/>
          </w:tcPr>
          <w:p w14:paraId="6A11621D" w14:textId="77777777" w:rsidR="006473CD" w:rsidRPr="006473CD" w:rsidRDefault="006055D7" w:rsidP="00D774E2">
            <w:pPr>
              <w:rPr>
                <w:b/>
                <w:bCs/>
                <w:color w:val="000000"/>
                <w:szCs w:val="24"/>
              </w:rPr>
            </w:pPr>
            <w:r>
              <w:rPr>
                <w:b/>
                <w:bCs/>
                <w:color w:val="000000"/>
                <w:szCs w:val="24"/>
              </w:rPr>
              <w:t>Trait</w:t>
            </w:r>
          </w:p>
        </w:tc>
        <w:tc>
          <w:tcPr>
            <w:tcW w:w="2421" w:type="dxa"/>
            <w:tcBorders>
              <w:top w:val="single" w:sz="8" w:space="0" w:color="000000"/>
              <w:bottom w:val="single" w:sz="8" w:space="0" w:color="000000"/>
            </w:tcBorders>
            <w:shd w:val="clear" w:color="auto" w:fill="auto"/>
          </w:tcPr>
          <w:p w14:paraId="37EDD3A5" w14:textId="77777777" w:rsidR="006473CD" w:rsidRPr="006473CD" w:rsidRDefault="006473CD" w:rsidP="00D774E2">
            <w:pPr>
              <w:rPr>
                <w:b/>
                <w:bCs/>
                <w:color w:val="000000"/>
                <w:szCs w:val="24"/>
              </w:rPr>
            </w:pPr>
            <w:r w:rsidRPr="006473CD">
              <w:rPr>
                <w:b/>
                <w:bCs/>
                <w:color w:val="000000"/>
                <w:szCs w:val="24"/>
              </w:rPr>
              <w:t>Levels</w:t>
            </w:r>
          </w:p>
        </w:tc>
        <w:tc>
          <w:tcPr>
            <w:tcW w:w="4764" w:type="dxa"/>
            <w:tcBorders>
              <w:top w:val="single" w:sz="8" w:space="0" w:color="000000"/>
              <w:bottom w:val="single" w:sz="8" w:space="0" w:color="000000"/>
            </w:tcBorders>
            <w:shd w:val="clear" w:color="auto" w:fill="auto"/>
          </w:tcPr>
          <w:p w14:paraId="39DD2401" w14:textId="77777777" w:rsidR="006473CD" w:rsidRPr="006473CD" w:rsidRDefault="006473CD" w:rsidP="00D774E2">
            <w:pPr>
              <w:rPr>
                <w:b/>
                <w:bCs/>
                <w:color w:val="000000"/>
                <w:szCs w:val="24"/>
              </w:rPr>
            </w:pPr>
            <w:r w:rsidRPr="006473CD">
              <w:rPr>
                <w:b/>
                <w:bCs/>
                <w:color w:val="000000"/>
                <w:szCs w:val="24"/>
              </w:rPr>
              <w:t>Previous Hypotheses</w:t>
            </w:r>
            <w:r w:rsidR="002F4FE0">
              <w:rPr>
                <w:b/>
                <w:bCs/>
                <w:color w:val="000000"/>
                <w:szCs w:val="24"/>
              </w:rPr>
              <w:t xml:space="preserve"> or Observations</w:t>
            </w:r>
          </w:p>
        </w:tc>
      </w:tr>
      <w:tr w:rsidR="006473CD" w:rsidRPr="006473CD" w14:paraId="56C06719" w14:textId="77777777" w:rsidTr="00D774E2">
        <w:tc>
          <w:tcPr>
            <w:tcW w:w="2421" w:type="dxa"/>
            <w:shd w:val="clear" w:color="auto" w:fill="auto"/>
          </w:tcPr>
          <w:p w14:paraId="68879D24" w14:textId="77777777" w:rsidR="006473CD" w:rsidRPr="006473CD" w:rsidRDefault="006473CD" w:rsidP="00D774E2">
            <w:pPr>
              <w:rPr>
                <w:color w:val="000000"/>
                <w:szCs w:val="24"/>
              </w:rPr>
            </w:pPr>
            <w:r w:rsidRPr="006473CD">
              <w:rPr>
                <w:color w:val="000000"/>
                <w:szCs w:val="24"/>
              </w:rPr>
              <w:t>Infection site</w:t>
            </w:r>
            <w:commentRangeStart w:id="294"/>
            <w:r w:rsidR="00490105">
              <w:rPr>
                <w:color w:val="000000"/>
                <w:szCs w:val="24"/>
              </w:rPr>
              <w:t>*</w:t>
            </w:r>
            <w:commentRangeEnd w:id="294"/>
            <w:r w:rsidR="00816325">
              <w:rPr>
                <w:rStyle w:val="CommentReference"/>
              </w:rPr>
              <w:commentReference w:id="294"/>
            </w:r>
          </w:p>
        </w:tc>
        <w:tc>
          <w:tcPr>
            <w:tcW w:w="2421" w:type="dxa"/>
            <w:shd w:val="clear" w:color="auto" w:fill="auto"/>
          </w:tcPr>
          <w:p w14:paraId="35A463F1" w14:textId="77777777" w:rsidR="006473CD" w:rsidRPr="006473CD" w:rsidRDefault="006473CD" w:rsidP="00D774E2">
            <w:pPr>
              <w:rPr>
                <w:i/>
                <w:color w:val="000000"/>
                <w:szCs w:val="24"/>
              </w:rPr>
            </w:pPr>
            <w:proofErr w:type="spellStart"/>
            <w:r w:rsidRPr="006473CD">
              <w:rPr>
                <w:i/>
                <w:color w:val="000000"/>
                <w:szCs w:val="24"/>
              </w:rPr>
              <w:t>Endoparasite</w:t>
            </w:r>
            <w:proofErr w:type="spellEnd"/>
            <w:r w:rsidRPr="006473CD">
              <w:rPr>
                <w:i/>
                <w:color w:val="000000"/>
                <w:szCs w:val="24"/>
              </w:rPr>
              <w:t xml:space="preserve"> </w:t>
            </w:r>
            <w:r w:rsidRPr="006473CD">
              <w:rPr>
                <w:color w:val="000000"/>
                <w:szCs w:val="24"/>
              </w:rPr>
              <w:t xml:space="preserve">lives inside the host, </w:t>
            </w:r>
            <w:proofErr w:type="spellStart"/>
            <w:r w:rsidRPr="006473CD">
              <w:rPr>
                <w:i/>
                <w:color w:val="000000"/>
                <w:szCs w:val="24"/>
              </w:rPr>
              <w:t>Ectoparasite</w:t>
            </w:r>
            <w:proofErr w:type="spellEnd"/>
            <w:r w:rsidRPr="006473CD">
              <w:rPr>
                <w:color w:val="000000"/>
                <w:szCs w:val="24"/>
              </w:rPr>
              <w:t xml:space="preserve"> lives on the surface of the host</w:t>
            </w:r>
            <w:r w:rsidRPr="006473CD">
              <w:rPr>
                <w:i/>
                <w:color w:val="000000"/>
                <w:szCs w:val="24"/>
              </w:rPr>
              <w:t xml:space="preserve"> </w:t>
            </w:r>
          </w:p>
        </w:tc>
        <w:tc>
          <w:tcPr>
            <w:tcW w:w="4764" w:type="dxa"/>
            <w:shd w:val="clear" w:color="auto" w:fill="auto"/>
          </w:tcPr>
          <w:p w14:paraId="7E9AE3AC" w14:textId="77777777" w:rsidR="006473CD" w:rsidRDefault="006473CD" w:rsidP="002F4FE0">
            <w:pPr>
              <w:rPr>
                <w:color w:val="000000"/>
                <w:szCs w:val="24"/>
              </w:rPr>
            </w:pPr>
            <w:r w:rsidRPr="006473CD">
              <w:rPr>
                <w:color w:val="000000"/>
                <w:szCs w:val="24"/>
              </w:rPr>
              <w:t>Infection site will give different opportunities for transmission mode</w:t>
            </w:r>
            <w:r w:rsidR="002F4FE0">
              <w:rPr>
                <w:color w:val="000000"/>
                <w:szCs w:val="24"/>
              </w:rPr>
              <w:t>, for example the</w:t>
            </w:r>
            <w:r w:rsidRPr="006473CD">
              <w:rPr>
                <w:color w:val="000000"/>
                <w:szCs w:val="24"/>
              </w:rPr>
              <w:t xml:space="preserve"> mobility of infective stages may affect the evolution of </w:t>
            </w:r>
            <w:proofErr w:type="spellStart"/>
            <w:r w:rsidRPr="006473CD">
              <w:rPr>
                <w:color w:val="000000"/>
                <w:szCs w:val="24"/>
              </w:rPr>
              <w:t>generalism</w:t>
            </w:r>
            <w:proofErr w:type="spellEnd"/>
            <w:r w:rsidRPr="006473CD">
              <w:rPr>
                <w:color w:val="000000"/>
                <w:szCs w:val="24"/>
              </w:rPr>
              <w:t xml:space="preserve"> </w:t>
            </w:r>
            <w:r w:rsidRPr="006473CD">
              <w:rPr>
                <w:color w:val="000000"/>
                <w:szCs w:val="24"/>
              </w:rPr>
              <w:fldChar w:fldCharType="begin" w:fldLock="1"/>
            </w:r>
            <w:r w:rsidR="0025264C">
              <w:rPr>
                <w:color w:val="000000"/>
                <w:szCs w:val="24"/>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rPr>
              <w:fldChar w:fldCharType="separate"/>
            </w:r>
            <w:r w:rsidR="00C61DD8" w:rsidRPr="00C61DD8">
              <w:rPr>
                <w:noProof/>
                <w:color w:val="000000"/>
                <w:szCs w:val="24"/>
              </w:rPr>
              <w:t>[21]</w:t>
            </w:r>
            <w:r w:rsidRPr="006473CD">
              <w:rPr>
                <w:color w:val="000000"/>
                <w:szCs w:val="24"/>
              </w:rPr>
              <w:fldChar w:fldCharType="end"/>
            </w:r>
            <w:r w:rsidR="002F4FE0">
              <w:rPr>
                <w:color w:val="000000"/>
                <w:szCs w:val="24"/>
              </w:rPr>
              <w:t>.</w:t>
            </w:r>
          </w:p>
          <w:p w14:paraId="171D367F" w14:textId="77777777" w:rsidR="002F4FE0" w:rsidRPr="006473CD" w:rsidRDefault="00E03B4B" w:rsidP="002F4FE0">
            <w:pPr>
              <w:rPr>
                <w:color w:val="000000"/>
                <w:szCs w:val="24"/>
              </w:rPr>
            </w:pPr>
            <w:r>
              <w:rPr>
                <w:color w:val="000000"/>
                <w:szCs w:val="24"/>
              </w:rPr>
              <w:t xml:space="preserve">Higher number of host species per parasite and network </w:t>
            </w:r>
            <w:proofErr w:type="spellStart"/>
            <w:r>
              <w:rPr>
                <w:color w:val="000000"/>
                <w:szCs w:val="24"/>
              </w:rPr>
              <w:t>connectance</w:t>
            </w:r>
            <w:proofErr w:type="spellEnd"/>
            <w:r>
              <w:rPr>
                <w:color w:val="000000"/>
                <w:szCs w:val="24"/>
              </w:rPr>
              <w:t xml:space="preserve"> observed for </w:t>
            </w:r>
            <w:proofErr w:type="spellStart"/>
            <w:r>
              <w:rPr>
                <w:color w:val="000000"/>
                <w:szCs w:val="24"/>
              </w:rPr>
              <w:t>endoparasites</w:t>
            </w:r>
            <w:proofErr w:type="spellEnd"/>
            <w:r>
              <w:rPr>
                <w:color w:val="000000"/>
                <w:szCs w:val="24"/>
              </w:rPr>
              <w:t xml:space="preserve"> compared to </w:t>
            </w:r>
            <w:proofErr w:type="spellStart"/>
            <w:r>
              <w:rPr>
                <w:color w:val="000000"/>
                <w:szCs w:val="24"/>
              </w:rPr>
              <w:t>ectoparasites</w:t>
            </w:r>
            <w:proofErr w:type="spellEnd"/>
            <w:r>
              <w:rPr>
                <w:color w:val="000000"/>
                <w:szCs w:val="24"/>
              </w:rPr>
              <w:t xml:space="preserve"> of fish </w:t>
            </w:r>
            <w:r>
              <w:rPr>
                <w:color w:val="000000"/>
                <w:szCs w:val="24"/>
              </w:rPr>
              <w:fldChar w:fldCharType="begin" w:fldLock="1"/>
            </w:r>
            <w:r w:rsidR="0025264C">
              <w:rPr>
                <w:color w:val="000000"/>
                <w:szCs w:val="24"/>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szCs w:val="24"/>
              </w:rPr>
              <w:fldChar w:fldCharType="separate"/>
            </w:r>
            <w:r w:rsidR="00C61DD8" w:rsidRPr="00C61DD8">
              <w:rPr>
                <w:noProof/>
                <w:color w:val="000000"/>
                <w:szCs w:val="24"/>
              </w:rPr>
              <w:t>[22]</w:t>
            </w:r>
            <w:r>
              <w:rPr>
                <w:color w:val="000000"/>
                <w:szCs w:val="24"/>
              </w:rPr>
              <w:fldChar w:fldCharType="end"/>
            </w:r>
            <w:r>
              <w:rPr>
                <w:color w:val="000000"/>
                <w:szCs w:val="24"/>
              </w:rPr>
              <w:t>.</w:t>
            </w:r>
          </w:p>
        </w:tc>
      </w:tr>
      <w:tr w:rsidR="006473CD" w:rsidRPr="006473CD" w14:paraId="22937462" w14:textId="77777777" w:rsidTr="00D774E2">
        <w:tc>
          <w:tcPr>
            <w:tcW w:w="2421" w:type="dxa"/>
            <w:shd w:val="clear" w:color="auto" w:fill="auto"/>
          </w:tcPr>
          <w:p w14:paraId="2E40166E" w14:textId="77777777" w:rsidR="006473CD" w:rsidRPr="006473CD" w:rsidRDefault="006473CD" w:rsidP="00D774E2">
            <w:pPr>
              <w:rPr>
                <w:color w:val="000000"/>
                <w:szCs w:val="24"/>
              </w:rPr>
            </w:pPr>
            <w:r w:rsidRPr="006473CD">
              <w:rPr>
                <w:color w:val="000000"/>
                <w:szCs w:val="24"/>
              </w:rPr>
              <w:t>Life cycle</w:t>
            </w:r>
          </w:p>
        </w:tc>
        <w:tc>
          <w:tcPr>
            <w:tcW w:w="2421" w:type="dxa"/>
            <w:shd w:val="clear" w:color="auto" w:fill="auto"/>
          </w:tcPr>
          <w:p w14:paraId="6BA94676" w14:textId="77777777" w:rsidR="006473CD" w:rsidRPr="006473CD" w:rsidRDefault="006473CD" w:rsidP="00D774E2">
            <w:pPr>
              <w:rPr>
                <w:color w:val="000000"/>
                <w:szCs w:val="24"/>
                <w:lang w:val="en-US"/>
              </w:rPr>
            </w:pPr>
            <w:r w:rsidRPr="006473CD">
              <w:rPr>
                <w:i/>
                <w:color w:val="000000"/>
                <w:szCs w:val="24"/>
                <w:lang w:val="en-US"/>
              </w:rPr>
              <w:t xml:space="preserve">Complex </w:t>
            </w:r>
            <w:r w:rsidRPr="006473CD">
              <w:rPr>
                <w:color w:val="000000"/>
                <w:szCs w:val="24"/>
                <w:lang w:val="en-US"/>
              </w:rPr>
              <w:t>- Transmission involves one or more intermediate hosts</w:t>
            </w:r>
          </w:p>
          <w:p w14:paraId="5801082A" w14:textId="77777777" w:rsidR="006473CD" w:rsidRPr="006473CD" w:rsidRDefault="006473CD" w:rsidP="00D774E2">
            <w:pPr>
              <w:rPr>
                <w:color w:val="000000"/>
                <w:szCs w:val="24"/>
              </w:rPr>
            </w:pPr>
            <w:r w:rsidRPr="006473CD">
              <w:rPr>
                <w:i/>
                <w:color w:val="000000"/>
                <w:szCs w:val="24"/>
                <w:lang w:val="en-US"/>
              </w:rPr>
              <w:t>Direct</w:t>
            </w:r>
            <w:r w:rsidRPr="006473CD">
              <w:rPr>
                <w:color w:val="000000"/>
                <w:szCs w:val="24"/>
                <w:lang w:val="en-US"/>
              </w:rPr>
              <w:t xml:space="preserve"> – no intermediate hosts</w:t>
            </w:r>
          </w:p>
        </w:tc>
        <w:tc>
          <w:tcPr>
            <w:tcW w:w="4764" w:type="dxa"/>
            <w:shd w:val="clear" w:color="auto" w:fill="auto"/>
          </w:tcPr>
          <w:p w14:paraId="3AA3114B" w14:textId="77777777" w:rsidR="00C0457E" w:rsidRDefault="006473CD" w:rsidP="00D774E2">
            <w:pPr>
              <w:rPr>
                <w:color w:val="000000"/>
                <w:szCs w:val="24"/>
                <w:lang w:val="en-US"/>
              </w:rPr>
            </w:pPr>
            <w:r w:rsidRPr="006473CD">
              <w:rPr>
                <w:color w:val="000000"/>
                <w:szCs w:val="24"/>
                <w:lang w:val="en-US"/>
              </w:rPr>
              <w:t xml:space="preserve">Parasites with complex life cycles exhibit more range in acceptable hosts and may be more likely to evolve </w:t>
            </w:r>
            <w:proofErr w:type="spellStart"/>
            <w:r w:rsidRPr="006473CD">
              <w:rPr>
                <w:color w:val="000000"/>
                <w:szCs w:val="24"/>
                <w:lang w:val="en-US"/>
              </w:rPr>
              <w:t>generalism</w:t>
            </w:r>
            <w:proofErr w:type="spellEnd"/>
            <w:r w:rsidRPr="006473CD">
              <w:rPr>
                <w:color w:val="000000"/>
                <w:szCs w:val="24"/>
                <w:lang w:val="en-US"/>
              </w:rPr>
              <w:t xml:space="preserve"> [</w:t>
            </w:r>
            <w:commentRangeStart w:id="295"/>
            <w:r w:rsidRPr="006473CD">
              <w:rPr>
                <w:color w:val="000000"/>
                <w:szCs w:val="24"/>
                <w:lang w:val="en-US"/>
              </w:rPr>
              <w:t>Nobel 1989</w:t>
            </w:r>
            <w:commentRangeEnd w:id="295"/>
            <w:r w:rsidR="00C0457E">
              <w:rPr>
                <w:rStyle w:val="CommentReference"/>
              </w:rPr>
              <w:commentReference w:id="295"/>
            </w:r>
            <w:r w:rsidRPr="006473CD">
              <w:rPr>
                <w:color w:val="000000"/>
                <w:szCs w:val="24"/>
                <w:lang w:val="en-US"/>
              </w:rPr>
              <w:t xml:space="preserve"> </w:t>
            </w:r>
            <w:commentRangeStart w:id="296"/>
            <w:r w:rsidRPr="006473CD">
              <w:rPr>
                <w:color w:val="000000"/>
                <w:szCs w:val="24"/>
                <w:lang w:val="en-US"/>
              </w:rPr>
              <w:t>cited</w:t>
            </w:r>
            <w:commentRangeEnd w:id="296"/>
            <w:r w:rsidR="00ED3254">
              <w:rPr>
                <w:rStyle w:val="CommentReference"/>
              </w:rPr>
              <w:commentReference w:id="296"/>
            </w:r>
            <w:r w:rsidRPr="006473CD">
              <w:rPr>
                <w:color w:val="000000"/>
                <w:szCs w:val="24"/>
                <w:lang w:val="en-US"/>
              </w:rPr>
              <w:t xml:space="preserve"> in 11]</w:t>
            </w:r>
            <w:r w:rsidR="00C0457E">
              <w:rPr>
                <w:color w:val="000000"/>
                <w:szCs w:val="24"/>
                <w:lang w:val="en-US"/>
              </w:rPr>
              <w:t>.</w:t>
            </w:r>
          </w:p>
          <w:p w14:paraId="1CDB4284" w14:textId="77777777" w:rsidR="00C0457E" w:rsidRPr="00EE0AED" w:rsidRDefault="007D7B7D" w:rsidP="00D774E2">
            <w:pPr>
              <w:rPr>
                <w:color w:val="000000"/>
                <w:szCs w:val="24"/>
                <w:lang w:val="en-US"/>
              </w:rPr>
            </w:pPr>
            <w:r>
              <w:rPr>
                <w:color w:val="000000"/>
                <w:szCs w:val="24"/>
                <w:lang w:val="en-US"/>
              </w:rPr>
              <w:t xml:space="preserve">Complex life cycles may constrain parasite diversification </w:t>
            </w:r>
            <w:r>
              <w:rPr>
                <w:color w:val="000000"/>
                <w:szCs w:val="24"/>
                <w:lang w:val="en-US"/>
              </w:rPr>
              <w:fldChar w:fldCharType="begin" w:fldLock="1"/>
            </w:r>
            <w:r w:rsidR="0025264C">
              <w:rPr>
                <w:color w:val="000000"/>
                <w:szCs w:val="24"/>
                <w:lang w:val="en-US"/>
              </w:rPr>
              <w: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instrText>
            </w:r>
            <w:r>
              <w:rPr>
                <w:color w:val="000000"/>
                <w:szCs w:val="24"/>
                <w:lang w:val="en-US"/>
              </w:rPr>
              <w:fldChar w:fldCharType="separate"/>
            </w:r>
            <w:r w:rsidR="00C61DD8" w:rsidRPr="00C61DD8">
              <w:rPr>
                <w:noProof/>
                <w:color w:val="000000"/>
                <w:szCs w:val="24"/>
                <w:lang w:val="en-US"/>
              </w:rPr>
              <w:t>[23]</w:t>
            </w:r>
            <w:r>
              <w:rPr>
                <w:color w:val="000000"/>
                <w:szCs w:val="24"/>
                <w:lang w:val="en-US"/>
              </w:rPr>
              <w:fldChar w:fldCharType="end"/>
            </w:r>
            <w:r>
              <w:rPr>
                <w:color w:val="000000"/>
                <w:szCs w:val="24"/>
                <w:lang w:val="en-US"/>
              </w:rPr>
              <w:t>.</w:t>
            </w:r>
          </w:p>
        </w:tc>
      </w:tr>
      <w:tr w:rsidR="006473CD" w:rsidRPr="006473CD" w14:paraId="4AA93DB2" w14:textId="77777777" w:rsidTr="00D774E2">
        <w:tc>
          <w:tcPr>
            <w:tcW w:w="2421" w:type="dxa"/>
            <w:shd w:val="clear" w:color="auto" w:fill="auto"/>
          </w:tcPr>
          <w:p w14:paraId="0DE49072" w14:textId="77777777" w:rsidR="006473CD" w:rsidRPr="006473CD" w:rsidRDefault="006473CD" w:rsidP="00D774E2">
            <w:pPr>
              <w:rPr>
                <w:color w:val="000000"/>
                <w:szCs w:val="24"/>
              </w:rPr>
            </w:pPr>
            <w:r w:rsidRPr="006473CD">
              <w:rPr>
                <w:color w:val="000000"/>
                <w:szCs w:val="24"/>
              </w:rPr>
              <w:t>Trophic transmission</w:t>
            </w:r>
          </w:p>
        </w:tc>
        <w:tc>
          <w:tcPr>
            <w:tcW w:w="2421" w:type="dxa"/>
            <w:shd w:val="clear" w:color="auto" w:fill="auto"/>
          </w:tcPr>
          <w:p w14:paraId="14862BC6" w14:textId="77777777" w:rsidR="006473CD" w:rsidRPr="006473CD" w:rsidRDefault="006473CD" w:rsidP="00D774E2">
            <w:pPr>
              <w:rPr>
                <w:color w:val="000000"/>
                <w:szCs w:val="24"/>
                <w:lang w:val="en-US"/>
              </w:rPr>
            </w:pPr>
            <w:r w:rsidRPr="006473CD">
              <w:rPr>
                <w:i/>
                <w:color w:val="000000"/>
                <w:szCs w:val="24"/>
                <w:lang w:val="en-US"/>
              </w:rPr>
              <w:t>Yes</w:t>
            </w:r>
            <w:r w:rsidRPr="006473CD">
              <w:rPr>
                <w:color w:val="000000"/>
                <w:szCs w:val="24"/>
                <w:lang w:val="en-US"/>
              </w:rPr>
              <w:t xml:space="preserve"> - For parasites that have complex life cycles, trophic transmission occurs when the intermediate host is ingested by the terminal host</w:t>
            </w:r>
          </w:p>
          <w:p w14:paraId="7A4A13E8" w14:textId="77777777" w:rsidR="006473CD" w:rsidRPr="006473CD" w:rsidRDefault="006473CD" w:rsidP="00D774E2">
            <w:pPr>
              <w:rPr>
                <w:color w:val="000000"/>
                <w:szCs w:val="24"/>
              </w:rPr>
            </w:pPr>
            <w:r w:rsidRPr="006473CD">
              <w:rPr>
                <w:i/>
                <w:color w:val="000000"/>
                <w:szCs w:val="24"/>
                <w:lang w:val="en-US"/>
              </w:rPr>
              <w:t>No</w:t>
            </w:r>
            <w:r w:rsidRPr="006473CD">
              <w:rPr>
                <w:color w:val="000000"/>
                <w:szCs w:val="24"/>
                <w:lang w:val="en-US"/>
              </w:rPr>
              <w:t xml:space="preserve"> - Transmission to the terminal host does not involve ingestion</w:t>
            </w:r>
          </w:p>
        </w:tc>
        <w:tc>
          <w:tcPr>
            <w:tcW w:w="4764" w:type="dxa"/>
            <w:shd w:val="clear" w:color="auto" w:fill="auto"/>
          </w:tcPr>
          <w:p w14:paraId="06EAA857" w14:textId="77777777" w:rsidR="006473CD" w:rsidRPr="006473CD" w:rsidRDefault="006473CD" w:rsidP="00D774E2">
            <w:pPr>
              <w:rPr>
                <w:color w:val="000000"/>
                <w:szCs w:val="24"/>
                <w:lang w:val="en-US"/>
              </w:rPr>
            </w:pPr>
            <w:r w:rsidRPr="006473CD">
              <w:rPr>
                <w:color w:val="000000"/>
                <w:szCs w:val="24"/>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r w:rsidRPr="006473CD">
              <w:rPr>
                <w:color w:val="000000"/>
                <w:szCs w:val="24"/>
                <w:lang w:val="en-US"/>
              </w:rPr>
              <w:fldChar w:fldCharType="begin" w:fldLock="1"/>
            </w:r>
            <w:r w:rsidR="000E25BA">
              <w:rPr>
                <w:color w:val="000000"/>
                <w:szCs w:val="24"/>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szCs w:val="24"/>
                <w:lang w:val="en-US"/>
              </w:rPr>
              <w:fldChar w:fldCharType="separate"/>
            </w:r>
            <w:r w:rsidR="00C26EA7" w:rsidRPr="00C26EA7">
              <w:rPr>
                <w:noProof/>
                <w:color w:val="000000"/>
                <w:szCs w:val="24"/>
                <w:lang w:val="en-US"/>
              </w:rPr>
              <w:t>[12]</w:t>
            </w:r>
            <w:r w:rsidRPr="006473CD">
              <w:rPr>
                <w:color w:val="000000"/>
                <w:szCs w:val="24"/>
                <w:lang w:val="en-US"/>
              </w:rPr>
              <w:fldChar w:fldCharType="end"/>
            </w:r>
            <w:r w:rsidR="007D7B7D">
              <w:rPr>
                <w:color w:val="000000"/>
                <w:szCs w:val="24"/>
                <w:lang w:val="en-US"/>
              </w:rPr>
              <w:t>.</w:t>
            </w:r>
            <w:r w:rsidRPr="006473CD">
              <w:rPr>
                <w:color w:val="000000"/>
                <w:szCs w:val="24"/>
                <w:lang w:val="en-US"/>
              </w:rPr>
              <w:t xml:space="preserve"> </w:t>
            </w:r>
          </w:p>
          <w:p w14:paraId="7348CB39" w14:textId="77777777" w:rsidR="006473CD" w:rsidRPr="006473CD" w:rsidRDefault="006473CD" w:rsidP="00D774E2">
            <w:pPr>
              <w:rPr>
                <w:color w:val="000000"/>
                <w:szCs w:val="24"/>
              </w:rPr>
            </w:pPr>
          </w:p>
        </w:tc>
      </w:tr>
      <w:tr w:rsidR="006473CD" w:rsidRPr="006473CD" w14:paraId="2485A0B8" w14:textId="77777777" w:rsidTr="00D774E2">
        <w:tc>
          <w:tcPr>
            <w:tcW w:w="2421" w:type="dxa"/>
            <w:shd w:val="clear" w:color="auto" w:fill="auto"/>
          </w:tcPr>
          <w:p w14:paraId="59B0B665" w14:textId="77777777" w:rsidR="006473CD" w:rsidRPr="006473CD" w:rsidRDefault="006473CD" w:rsidP="007D7B7D">
            <w:pPr>
              <w:rPr>
                <w:color w:val="000000"/>
                <w:szCs w:val="24"/>
              </w:rPr>
            </w:pPr>
            <w:r w:rsidRPr="006473CD">
              <w:rPr>
                <w:color w:val="000000"/>
                <w:szCs w:val="24"/>
              </w:rPr>
              <w:t>Host geographic range</w:t>
            </w:r>
            <w:r w:rsidR="007006D0">
              <w:rPr>
                <w:color w:val="000000"/>
                <w:szCs w:val="24"/>
              </w:rPr>
              <w:t xml:space="preserve"> as proxy for</w:t>
            </w:r>
            <w:r w:rsidR="007D7B7D">
              <w:rPr>
                <w:color w:val="000000"/>
                <w:szCs w:val="24"/>
              </w:rPr>
              <w:t xml:space="preserve"> temperature</w:t>
            </w:r>
            <w:r w:rsidR="007006D0">
              <w:rPr>
                <w:color w:val="000000"/>
                <w:szCs w:val="24"/>
              </w:rPr>
              <w:t>*</w:t>
            </w:r>
          </w:p>
        </w:tc>
        <w:tc>
          <w:tcPr>
            <w:tcW w:w="2421" w:type="dxa"/>
            <w:shd w:val="clear" w:color="auto" w:fill="auto"/>
          </w:tcPr>
          <w:p w14:paraId="6B522DA3" w14:textId="77777777" w:rsidR="006473CD" w:rsidRPr="006473CD" w:rsidRDefault="006473CD" w:rsidP="00D774E2">
            <w:pPr>
              <w:rPr>
                <w:color w:val="000000"/>
                <w:szCs w:val="24"/>
              </w:rPr>
            </w:pPr>
            <w:r w:rsidRPr="006473CD">
              <w:rPr>
                <w:color w:val="000000"/>
                <w:szCs w:val="24"/>
              </w:rPr>
              <w:t xml:space="preserve">Geographic regions: </w:t>
            </w:r>
            <w:r w:rsidRPr="006473CD">
              <w:rPr>
                <w:color w:val="000000"/>
                <w:szCs w:val="24"/>
                <w:lang w:val="en-US"/>
              </w:rPr>
              <w:t xml:space="preserve">Africa; Antarctica; Australia; </w:t>
            </w:r>
            <w:proofErr w:type="spellStart"/>
            <w:r w:rsidRPr="006473CD">
              <w:rPr>
                <w:color w:val="000000"/>
                <w:szCs w:val="24"/>
                <w:lang w:val="en-US"/>
              </w:rPr>
              <w:t>Indopacific</w:t>
            </w:r>
            <w:proofErr w:type="spellEnd"/>
            <w:r w:rsidRPr="006473CD">
              <w:rPr>
                <w:color w:val="000000"/>
                <w:szCs w:val="24"/>
                <w:lang w:val="en-US"/>
              </w:rPr>
              <w:t xml:space="preserve">; Nearctic; </w:t>
            </w:r>
            <w:proofErr w:type="spellStart"/>
            <w:r w:rsidRPr="006473CD">
              <w:rPr>
                <w:color w:val="000000"/>
                <w:szCs w:val="24"/>
                <w:lang w:val="en-US"/>
              </w:rPr>
              <w:t>Neotropical</w:t>
            </w:r>
            <w:proofErr w:type="spellEnd"/>
            <w:r w:rsidRPr="006473CD">
              <w:rPr>
                <w:color w:val="000000"/>
                <w:szCs w:val="24"/>
                <w:lang w:val="en-US"/>
              </w:rPr>
              <w:t>; Palearctic.</w:t>
            </w:r>
          </w:p>
        </w:tc>
        <w:tc>
          <w:tcPr>
            <w:tcW w:w="4764" w:type="dxa"/>
            <w:shd w:val="clear" w:color="auto" w:fill="auto"/>
          </w:tcPr>
          <w:p w14:paraId="4AADA41A" w14:textId="77777777" w:rsidR="007D7B7D" w:rsidRDefault="006473CD" w:rsidP="00D774E2">
            <w:pPr>
              <w:rPr>
                <w:color w:val="000000"/>
                <w:szCs w:val="24"/>
                <w:lang w:val="en-US"/>
              </w:rPr>
            </w:pPr>
            <w:proofErr w:type="spellStart"/>
            <w:r w:rsidRPr="006473CD">
              <w:rPr>
                <w:color w:val="000000"/>
                <w:szCs w:val="24"/>
                <w:lang w:val="en-US"/>
              </w:rPr>
              <w:t>Allometric</w:t>
            </w:r>
            <w:proofErr w:type="spellEnd"/>
            <w:r w:rsidRPr="006473CD">
              <w:rPr>
                <w:color w:val="000000"/>
                <w:szCs w:val="24"/>
                <w:lang w:val="en-US"/>
              </w:rPr>
              <w:t xml:space="preserve"> relationships exist between temperature and life history parameters </w:t>
            </w:r>
            <w:r w:rsidRPr="006473CD">
              <w:rPr>
                <w:color w:val="000000"/>
                <w:szCs w:val="24"/>
                <w:lang w:val="en-US"/>
              </w:rPr>
              <w:fldChar w:fldCharType="begin" w:fldLock="1"/>
            </w:r>
            <w:r w:rsidR="0025264C">
              <w:rPr>
                <w:color w:val="000000"/>
                <w:szCs w:val="24"/>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[24]</w:t>
            </w:r>
            <w:r w:rsidRPr="006473CD">
              <w:rPr>
                <w:color w:val="000000"/>
                <w:szCs w:val="24"/>
                <w:lang w:val="en-US"/>
              </w:rPr>
              <w:fldChar w:fldCharType="end"/>
            </w:r>
            <w:r w:rsidRPr="006473CD">
              <w:rPr>
                <w:color w:val="000000"/>
                <w:szCs w:val="24"/>
                <w:lang w:val="en-US"/>
              </w:rPr>
              <w:t xml:space="preserve"> that appear in mathematical models describing the evolution of </w:t>
            </w:r>
            <w:proofErr w:type="spellStart"/>
            <w:r w:rsidRPr="006473CD">
              <w:rPr>
                <w:color w:val="000000"/>
                <w:szCs w:val="24"/>
                <w:lang w:val="en-US"/>
              </w:rPr>
              <w:t>generalism</w:t>
            </w:r>
            <w:proofErr w:type="spellEnd"/>
            <w:r w:rsidRPr="006473CD">
              <w:rPr>
                <w:color w:val="000000"/>
                <w:szCs w:val="24"/>
                <w:lang w:val="en-US"/>
              </w:rPr>
              <w:t xml:space="preserve">. </w:t>
            </w:r>
          </w:p>
          <w:p w14:paraId="027D43DA" w14:textId="77777777" w:rsidR="007D7B7D" w:rsidRDefault="006473CD" w:rsidP="007D7B7D">
            <w:pPr>
              <w:rPr>
                <w:color w:val="000000"/>
                <w:szCs w:val="24"/>
                <w:lang w:val="en-US"/>
              </w:rPr>
            </w:pPr>
            <w:r w:rsidRPr="006473CD">
              <w:rPr>
                <w:color w:val="000000"/>
                <w:szCs w:val="24"/>
                <w:lang w:val="en-US"/>
              </w:rPr>
              <w:t xml:space="preserve">While in general diversity is higher in the tropics, </w:t>
            </w:r>
            <w:proofErr w:type="spellStart"/>
            <w:r w:rsidRPr="006473CD">
              <w:rPr>
                <w:color w:val="000000"/>
                <w:szCs w:val="24"/>
                <w:lang w:val="en-US"/>
              </w:rPr>
              <w:t>Digenean</w:t>
            </w:r>
            <w:proofErr w:type="spellEnd"/>
            <w:r w:rsidRPr="006473CD">
              <w:rPr>
                <w:color w:val="000000"/>
                <w:szCs w:val="24"/>
                <w:lang w:val="en-US"/>
              </w:rPr>
              <w:t xml:space="preserve"> parasites of marine fish in tropical seas are more </w:t>
            </w:r>
            <w:proofErr w:type="gramStart"/>
            <w:r w:rsidRPr="006473CD">
              <w:rPr>
                <w:color w:val="000000"/>
                <w:szCs w:val="24"/>
                <w:lang w:val="en-US"/>
              </w:rPr>
              <w:t>host</w:t>
            </w:r>
            <w:proofErr w:type="gramEnd"/>
            <w:r w:rsidRPr="006473CD">
              <w:rPr>
                <w:color w:val="000000"/>
                <w:szCs w:val="24"/>
                <w:lang w:val="en-US"/>
              </w:rPr>
              <w:t xml:space="preserve"> specific than those that parasitize fish in </w:t>
            </w:r>
            <w:commentRangeStart w:id="297"/>
            <w:r w:rsidRPr="006473CD">
              <w:rPr>
                <w:color w:val="000000"/>
                <w:szCs w:val="24"/>
                <w:lang w:val="en-US"/>
              </w:rPr>
              <w:t xml:space="preserve">colder seas </w:t>
            </w:r>
            <w:commentRangeEnd w:id="297"/>
            <w:r w:rsidR="00ED3254">
              <w:rPr>
                <w:rStyle w:val="CommentReference"/>
              </w:rPr>
              <w:commentReference w:id="297"/>
            </w:r>
            <w:commentRangeStart w:id="298"/>
            <w:r w:rsidRPr="006473CD">
              <w:rPr>
                <w:color w:val="000000"/>
                <w:szCs w:val="24"/>
                <w:lang w:val="en-US"/>
              </w:rPr>
              <w:t xml:space="preserve">(Rohde 1993-book). </w:t>
            </w:r>
            <w:commentRangeEnd w:id="298"/>
            <w:r w:rsidR="007D7B7D">
              <w:rPr>
                <w:rStyle w:val="CommentReference"/>
              </w:rPr>
              <w:commentReference w:id="298"/>
            </w:r>
          </w:p>
          <w:p w14:paraId="1AA0C3D6" w14:textId="77777777" w:rsidR="006473CD" w:rsidRPr="006473CD" w:rsidRDefault="006473CD" w:rsidP="007D7B7D">
            <w:pPr>
              <w:rPr>
                <w:color w:val="000000"/>
                <w:szCs w:val="24"/>
              </w:rPr>
            </w:pPr>
            <w:r w:rsidRPr="006473CD">
              <w:rPr>
                <w:color w:val="000000"/>
                <w:szCs w:val="24"/>
                <w:lang w:val="en-US"/>
              </w:rPr>
              <w:t xml:space="preserve">No relationship is observed between latitude and </w:t>
            </w:r>
            <w:proofErr w:type="spellStart"/>
            <w:r w:rsidRPr="006473CD">
              <w:rPr>
                <w:color w:val="000000"/>
                <w:szCs w:val="24"/>
                <w:lang w:val="en-US"/>
              </w:rPr>
              <w:t>generalism</w:t>
            </w:r>
            <w:proofErr w:type="spellEnd"/>
            <w:r w:rsidRPr="006473CD">
              <w:rPr>
                <w:color w:val="000000"/>
                <w:szCs w:val="24"/>
                <w:lang w:val="en-US"/>
              </w:rPr>
              <w:t xml:space="preserve"> for </w:t>
            </w:r>
            <w:proofErr w:type="spellStart"/>
            <w:r w:rsidRPr="006473CD">
              <w:rPr>
                <w:color w:val="000000"/>
                <w:szCs w:val="24"/>
                <w:lang w:val="en-US"/>
              </w:rPr>
              <w:t>Monogen</w:t>
            </w:r>
            <w:r w:rsidR="007D7B7D">
              <w:rPr>
                <w:color w:val="000000"/>
                <w:szCs w:val="24"/>
                <w:lang w:val="en-US"/>
              </w:rPr>
              <w:t>e</w:t>
            </w:r>
            <w:r w:rsidRPr="006473CD">
              <w:rPr>
                <w:color w:val="000000"/>
                <w:szCs w:val="24"/>
                <w:lang w:val="en-US"/>
              </w:rPr>
              <w:t>ans</w:t>
            </w:r>
            <w:proofErr w:type="spellEnd"/>
            <w:r w:rsidRPr="006473CD">
              <w:rPr>
                <w:color w:val="000000"/>
                <w:szCs w:val="24"/>
                <w:lang w:val="en-US"/>
              </w:rPr>
              <w:t xml:space="preserve"> </w:t>
            </w:r>
            <w:r w:rsidRPr="006473CD">
              <w:rPr>
                <w:color w:val="000000"/>
                <w:szCs w:val="24"/>
                <w:lang w:val="en-US"/>
              </w:rPr>
              <w:fldChar w:fldCharType="begin" w:fldLock="1"/>
            </w:r>
            <w:r w:rsidR="0025264C">
              <w:rPr>
                <w:color w:val="000000"/>
                <w:szCs w:val="24"/>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[21]</w:t>
            </w:r>
            <w:r w:rsidRPr="006473CD">
              <w:rPr>
                <w:color w:val="000000"/>
                <w:szCs w:val="24"/>
                <w:lang w:val="en-US"/>
              </w:rPr>
              <w:fldChar w:fldCharType="end"/>
            </w:r>
            <w:r w:rsidRPr="006473CD">
              <w:rPr>
                <w:color w:val="000000"/>
                <w:szCs w:val="24"/>
                <w:lang w:val="en-US"/>
              </w:rPr>
              <w:t>.</w:t>
            </w:r>
            <w:r w:rsidR="00961C62">
              <w:rPr>
                <w:color w:val="000000"/>
                <w:szCs w:val="24"/>
                <w:lang w:val="en-US"/>
              </w:rPr>
              <w:t xml:space="preserve"> </w:t>
            </w:r>
          </w:p>
        </w:tc>
      </w:tr>
      <w:tr w:rsidR="006473CD" w:rsidRPr="006473CD" w14:paraId="40640F42" w14:textId="77777777" w:rsidTr="00D774E2">
        <w:tc>
          <w:tcPr>
            <w:tcW w:w="2421" w:type="dxa"/>
            <w:shd w:val="clear" w:color="auto" w:fill="auto"/>
          </w:tcPr>
          <w:p w14:paraId="35737143" w14:textId="77777777" w:rsidR="006473CD" w:rsidRPr="006473CD" w:rsidRDefault="006473CD" w:rsidP="00D774E2">
            <w:pPr>
              <w:rPr>
                <w:color w:val="000000"/>
                <w:szCs w:val="24"/>
              </w:rPr>
            </w:pPr>
            <w:r w:rsidRPr="006473CD">
              <w:rPr>
                <w:color w:val="000000"/>
                <w:szCs w:val="24"/>
              </w:rPr>
              <w:t>Host body size</w:t>
            </w:r>
            <w:r w:rsidR="007006D0">
              <w:rPr>
                <w:color w:val="000000"/>
                <w:szCs w:val="24"/>
              </w:rPr>
              <w:t>*</w:t>
            </w:r>
          </w:p>
        </w:tc>
        <w:tc>
          <w:tcPr>
            <w:tcW w:w="2421" w:type="dxa"/>
            <w:shd w:val="clear" w:color="auto" w:fill="auto"/>
          </w:tcPr>
          <w:p w14:paraId="28CCD695" w14:textId="77777777" w:rsidR="006473CD" w:rsidRPr="006473CD" w:rsidRDefault="006473CD" w:rsidP="00D774E2">
            <w:pPr>
              <w:rPr>
                <w:color w:val="000000"/>
                <w:szCs w:val="24"/>
              </w:rPr>
            </w:pPr>
            <w:r w:rsidRPr="006473CD">
              <w:rPr>
                <w:color w:val="000000"/>
                <w:szCs w:val="24"/>
              </w:rPr>
              <w:t>Continuous (</w:t>
            </w:r>
            <w:r w:rsidR="004027E3">
              <w:rPr>
                <w:color w:val="000000"/>
                <w:szCs w:val="24"/>
              </w:rPr>
              <w:t xml:space="preserve">here, </w:t>
            </w:r>
            <w:r w:rsidRPr="006473CD">
              <w:rPr>
                <w:color w:val="000000"/>
                <w:szCs w:val="24"/>
              </w:rPr>
              <w:t>maximum length of fish</w:t>
            </w:r>
            <w:r w:rsidR="004027E3">
              <w:rPr>
                <w:color w:val="000000"/>
                <w:szCs w:val="24"/>
              </w:rPr>
              <w:t xml:space="preserve"> host</w:t>
            </w:r>
            <w:r w:rsidRPr="006473CD">
              <w:rPr>
                <w:color w:val="000000"/>
                <w:szCs w:val="24"/>
              </w:rPr>
              <w:t>)</w:t>
            </w:r>
          </w:p>
        </w:tc>
        <w:tc>
          <w:tcPr>
            <w:tcW w:w="4764" w:type="dxa"/>
            <w:shd w:val="clear" w:color="auto" w:fill="auto"/>
          </w:tcPr>
          <w:p w14:paraId="5550D14B" w14:textId="77777777" w:rsidR="006473CD" w:rsidRDefault="006473CD" w:rsidP="00D774E2">
            <w:pPr>
              <w:rPr>
                <w:color w:val="000000"/>
                <w:szCs w:val="24"/>
                <w:lang w:val="en-US"/>
              </w:rPr>
            </w:pPr>
            <w:r w:rsidRPr="006473CD">
              <w:rPr>
                <w:color w:val="000000"/>
                <w:szCs w:val="24"/>
                <w:lang w:val="en-US"/>
              </w:rPr>
              <w:t xml:space="preserve">Parasites of ungulates: parasite species richness found to increase with host body size across all parasites groups </w:t>
            </w:r>
            <w:r w:rsidRPr="006473CD">
              <w:rPr>
                <w:color w:val="000000"/>
                <w:szCs w:val="24"/>
                <w:lang w:val="en-US"/>
              </w:rPr>
              <w:fldChar w:fldCharType="begin" w:fldLock="1"/>
            </w:r>
            <w:r w:rsidR="00815151">
              <w:rPr>
                <w:color w:val="000000"/>
                <w:szCs w:val="24"/>
                <w:lang w:val="en-US"/>
              </w:rPr>
              <w: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instrText>
            </w:r>
            <w:r w:rsidRPr="006473CD">
              <w:rPr>
                <w:color w:val="000000"/>
                <w:szCs w:val="24"/>
                <w:lang w:val="en-US"/>
              </w:rPr>
              <w:fldChar w:fldCharType="separate"/>
            </w:r>
            <w:r w:rsidR="000E25BA" w:rsidRPr="000E25BA">
              <w:rPr>
                <w:noProof/>
                <w:color w:val="000000"/>
                <w:szCs w:val="24"/>
                <w:lang w:val="en-US"/>
              </w:rPr>
              <w:t>[14]</w:t>
            </w:r>
            <w:r w:rsidRPr="006473CD">
              <w:rPr>
                <w:color w:val="000000"/>
                <w:szCs w:val="24"/>
                <w:lang w:val="en-US"/>
              </w:rPr>
              <w:fldChar w:fldCharType="end"/>
            </w:r>
            <w:r w:rsidRPr="006473CD">
              <w:rPr>
                <w:color w:val="000000"/>
                <w:szCs w:val="24"/>
                <w:lang w:val="en-US"/>
              </w:rPr>
              <w:t>.</w:t>
            </w:r>
          </w:p>
          <w:p w14:paraId="187A08CF" w14:textId="77777777" w:rsidR="00D47BDB" w:rsidRDefault="00D47BDB" w:rsidP="00D47BDB">
            <w:pPr>
              <w:rPr>
                <w:color w:val="000000"/>
                <w:szCs w:val="24"/>
                <w:lang w:val="en-US"/>
              </w:rPr>
            </w:pPr>
            <w:r>
              <w:rPr>
                <w:color w:val="000000"/>
                <w:szCs w:val="24"/>
                <w:lang w:val="en-US"/>
              </w:rPr>
              <w:t xml:space="preserve">In </w:t>
            </w:r>
            <w:proofErr w:type="spellStart"/>
            <w:r>
              <w:rPr>
                <w:color w:val="000000"/>
                <w:szCs w:val="24"/>
                <w:lang w:val="en-US"/>
              </w:rPr>
              <w:t>monogeneans</w:t>
            </w:r>
            <w:proofErr w:type="spellEnd"/>
            <w:r>
              <w:rPr>
                <w:color w:val="000000"/>
                <w:szCs w:val="24"/>
                <w:lang w:val="en-US"/>
              </w:rPr>
              <w:t xml:space="preserve"> infecting fish, host body size is hypothesized to affect parasite attachment, so that those affecting larger fish are more specialized, due to lower diversity of large-bodied fish </w:t>
            </w:r>
            <w:r w:rsidR="001E742B">
              <w:rPr>
                <w:color w:val="000000"/>
                <w:szCs w:val="24"/>
                <w:lang w:val="en-US"/>
              </w:rPr>
              <w:fldChar w:fldCharType="begin" w:fldLock="1"/>
            </w:r>
            <w:r w:rsidR="0025264C">
              <w:rPr>
                <w:color w:val="000000"/>
                <w:szCs w:val="24"/>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szCs w:val="24"/>
                <w:lang w:val="en-US"/>
              </w:rPr>
              <w:fldChar w:fldCharType="separate"/>
            </w:r>
            <w:r w:rsidR="00C61DD8" w:rsidRPr="00C61DD8">
              <w:rPr>
                <w:noProof/>
                <w:color w:val="000000"/>
                <w:szCs w:val="24"/>
                <w:lang w:val="en-US"/>
              </w:rPr>
              <w:t>[25]</w:t>
            </w:r>
            <w:r w:rsidR="001E742B">
              <w:rPr>
                <w:color w:val="000000"/>
                <w:szCs w:val="24"/>
                <w:lang w:val="en-US"/>
              </w:rPr>
              <w:fldChar w:fldCharType="end"/>
            </w:r>
          </w:p>
          <w:p w14:paraId="1CB0A985" w14:textId="77777777" w:rsidR="006B1F7A" w:rsidRPr="006473CD" w:rsidRDefault="006B1F7A" w:rsidP="00D47BDB">
            <w:pPr>
              <w:rPr>
                <w:color w:val="000000"/>
                <w:szCs w:val="24"/>
              </w:rPr>
            </w:pPr>
            <w:proofErr w:type="spellStart"/>
            <w:r>
              <w:rPr>
                <w:color w:val="000000"/>
                <w:szCs w:val="24"/>
                <w:lang w:val="en-US"/>
              </w:rPr>
              <w:t>Guegan</w:t>
            </w:r>
            <w:proofErr w:type="spellEnd"/>
            <w:r>
              <w:rPr>
                <w:color w:val="000000"/>
                <w:szCs w:val="24"/>
                <w:lang w:val="en-US"/>
              </w:rPr>
              <w:t xml:space="preserve"> 1992 found strong association between host body size and parasite richness in tropical freshwater fish</w:t>
            </w:r>
          </w:p>
        </w:tc>
      </w:tr>
    </w:tbl>
    <w:p w14:paraId="59AA3CCE" w14:textId="77777777" w:rsidR="006473CD" w:rsidRPr="006473CD" w:rsidRDefault="006473CD" w:rsidP="006473CD">
      <w:pPr>
        <w:rPr>
          <w:szCs w:val="24"/>
        </w:rPr>
      </w:pPr>
    </w:p>
    <w:p w14:paraId="72EB7EE7" w14:textId="77777777" w:rsidR="006473CD" w:rsidRPr="006473CD" w:rsidRDefault="006473CD" w:rsidP="006473CD">
      <w:pPr>
        <w:rPr>
          <w:szCs w:val="24"/>
        </w:rPr>
      </w:pPr>
    </w:p>
    <w:p w14:paraId="4F705C7A" w14:textId="77777777" w:rsidR="006473CD" w:rsidRPr="006473CD" w:rsidRDefault="006473CD" w:rsidP="006473CD">
      <w:pPr>
        <w:rPr>
          <w:szCs w:val="24"/>
        </w:rPr>
      </w:pPr>
    </w:p>
    <w:p w14:paraId="24989834" w14:textId="77777777" w:rsidR="006473CD" w:rsidRPr="006473CD" w:rsidRDefault="006473CD" w:rsidP="006473CD">
      <w:pPr>
        <w:rPr>
          <w:szCs w:val="24"/>
        </w:rPr>
      </w:pPr>
    </w:p>
    <w:p w14:paraId="0D13BB3D" w14:textId="77777777" w:rsidR="006473CD" w:rsidRPr="006473CD" w:rsidRDefault="006473CD" w:rsidP="006473CD">
      <w:pPr>
        <w:rPr>
          <w:szCs w:val="24"/>
        </w:rPr>
      </w:pPr>
    </w:p>
    <w:p w14:paraId="4902DD6A" w14:textId="77777777" w:rsidR="006473CD" w:rsidRPr="006473CD" w:rsidRDefault="006473CD" w:rsidP="006473CD">
      <w:pPr>
        <w:rPr>
          <w:szCs w:val="24"/>
        </w:rPr>
      </w:pPr>
    </w:p>
    <w:p w14:paraId="0DF50593" w14:textId="77777777" w:rsidR="006473CD" w:rsidRPr="006473CD" w:rsidRDefault="006473CD" w:rsidP="006473CD">
      <w:pPr>
        <w:rPr>
          <w:color w:val="333333"/>
          <w:szCs w:val="24"/>
          <w:shd w:val="clear" w:color="auto" w:fill="FFFFFF"/>
        </w:rPr>
      </w:pPr>
    </w:p>
    <w:p w14:paraId="0BE3989F" w14:textId="77777777" w:rsidR="006473CD" w:rsidRPr="006473CD" w:rsidRDefault="006473CD" w:rsidP="006473CD">
      <w:pPr>
        <w:spacing w:line="276" w:lineRule="auto"/>
        <w:jc w:val="both"/>
        <w:rPr>
          <w:szCs w:val="24"/>
        </w:rPr>
      </w:pPr>
      <w:r w:rsidRPr="006473CD">
        <w:rPr>
          <w:b/>
          <w:szCs w:val="24"/>
        </w:rPr>
        <w:br w:type="page"/>
      </w:r>
    </w:p>
    <w:p w14:paraId="3562B26D" w14:textId="77777777" w:rsidR="006473CD" w:rsidRPr="00EE0AED" w:rsidRDefault="006473CD" w:rsidP="00EE0AED">
      <w:pPr>
        <w:spacing w:line="276" w:lineRule="auto"/>
        <w:rPr>
          <w:b/>
        </w:rPr>
      </w:pPr>
      <w:r w:rsidRPr="007006D0">
        <w:rPr>
          <w:szCs w:val="24"/>
        </w:rPr>
        <w:lastRenderedPageBreak/>
        <w:t>Model Derivation and Predictions</w:t>
      </w:r>
      <w:r w:rsidR="007006D0" w:rsidRPr="00F60BA7">
        <w:rPr>
          <w:i/>
        </w:rPr>
        <w:t xml:space="preserve">: </w:t>
      </w:r>
      <w:r w:rsidRPr="00EE0AED">
        <w:rPr>
          <w:b/>
        </w:rPr>
        <w:t>Effect of host body size and temperature</w:t>
      </w:r>
      <w:r w:rsidR="007006D0">
        <w:rPr>
          <w:b/>
        </w:rPr>
        <w:t xml:space="preserve"> on </w:t>
      </w:r>
      <w:proofErr w:type="spellStart"/>
      <w:r w:rsidR="007006D0">
        <w:rPr>
          <w:b/>
        </w:rPr>
        <w:t>generalism</w:t>
      </w:r>
      <w:proofErr w:type="spellEnd"/>
    </w:p>
    <w:p w14:paraId="2663CEF3" w14:textId="77777777" w:rsidR="006473CD" w:rsidRDefault="006473CD" w:rsidP="006473CD">
      <w:pPr>
        <w:rPr>
          <w:szCs w:val="24"/>
        </w:rPr>
      </w:pPr>
    </w:p>
    <w:p w14:paraId="5E070177" w14:textId="77777777" w:rsidR="006473CD" w:rsidRPr="006473CD" w:rsidRDefault="006473CD" w:rsidP="006473CD">
      <w:pPr>
        <w:rPr>
          <w:b/>
          <w:i/>
          <w:szCs w:val="24"/>
        </w:rPr>
      </w:pPr>
      <w:r w:rsidRPr="006473CD">
        <w:rPr>
          <w:szCs w:val="24"/>
        </w:rPr>
        <w:t xml:space="preserve">We begin by defining a simple host-parasite system with two hosts and two environmentally transmitted parasites, since transmission is through the environment for </w:t>
      </w:r>
      <w:proofErr w:type="spellStart"/>
      <w:r w:rsidRPr="006473CD">
        <w:rPr>
          <w:szCs w:val="24"/>
        </w:rPr>
        <w:t>macroparasites</w:t>
      </w:r>
      <w:proofErr w:type="spellEnd"/>
      <w:r w:rsidRPr="006473CD">
        <w:rPr>
          <w:szCs w:val="24"/>
        </w:rPr>
        <w:t xml:space="preserve"> of fish</w:t>
      </w:r>
      <w:r w:rsidR="001401A9">
        <w:rPr>
          <w:szCs w:val="24"/>
        </w:rPr>
        <w:t xml:space="preserve">. For ease of presentation, the model assumes a parasite with a direct life cycle; Appendix A shows a similar analysis for a </w:t>
      </w:r>
      <w:proofErr w:type="spellStart"/>
      <w:r w:rsidR="001401A9">
        <w:rPr>
          <w:szCs w:val="24"/>
        </w:rPr>
        <w:t>trophically</w:t>
      </w:r>
      <w:proofErr w:type="spellEnd"/>
      <w:r w:rsidR="001401A9">
        <w:rPr>
          <w:szCs w:val="24"/>
        </w:rPr>
        <w:t xml:space="preserve"> transmitted parasite. </w:t>
      </w:r>
      <w:r w:rsidR="001401A9">
        <w:rPr>
          <w:rStyle w:val="CommentReference"/>
        </w:rPr>
        <w:commentReference w:id="299"/>
      </w:r>
      <w:commentRangeStart w:id="300"/>
      <w:r w:rsidRPr="006473CD">
        <w:rPr>
          <w:szCs w:val="24"/>
        </w:rPr>
        <w:t>The</w:t>
      </w:r>
      <w:commentRangeEnd w:id="300"/>
      <w:r w:rsidR="00322E3D">
        <w:rPr>
          <w:rStyle w:val="CommentReference"/>
        </w:rPr>
        <w:commentReference w:id="300"/>
      </w:r>
      <w:r w:rsidRPr="006473CD">
        <w:rPr>
          <w:szCs w:val="24"/>
        </w:rPr>
        <w:t xml:space="preserve"> first parasite is a specialist, infecting only the first (primary) host. The second parasite in a generalist, infecting both the primary host and the secondary host. We follow the dynamics of susceptible primary and secondary hosts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oMath>
      <w:r w:rsidRPr="006473CD">
        <w:rPr>
          <w:szCs w:val="24"/>
        </w:rPr>
        <w:t xml:space="preserve">, primary hosts infected by the specialist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oMath>
      <w:r w:rsidRPr="006473CD">
        <w:rPr>
          <w:szCs w:val="24"/>
        </w:rPr>
        <w:t xml:space="preserve">, primary and secondary hosts infected by the generalist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m:t>
        </m:r>
      </m:oMath>
      <w:r w:rsidRPr="006473CD">
        <w:rPr>
          <w:szCs w:val="24"/>
        </w:rPr>
        <w:t>, and speci</w:t>
      </w:r>
      <w:proofErr w:type="spellStart"/>
      <w:r w:rsidRPr="006473CD">
        <w:rPr>
          <w:szCs w:val="24"/>
        </w:rPr>
        <w:t>alist</w:t>
      </w:r>
      <w:proofErr w:type="spellEnd"/>
      <w:r w:rsidRPr="006473CD">
        <w:rPr>
          <w:szCs w:val="24"/>
        </w:rPr>
        <w:t xml:space="preserve"> and generalist parasites in the environment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P</m:t>
            </m:r>
            <m:ctrlPr>
              <w:rPr>
                <w:rFonts w:ascii="Cambria Math" w:hAnsi="Cambria Math"/>
                <w:szCs w:val="24"/>
              </w:rPr>
            </m:ctrlPr>
          </m:e>
          <m:sub>
            <m:r>
              <w:rPr>
                <w:rFonts w:ascii="Cambria Math" w:hAnsi="Cambria Math"/>
                <w:szCs w:val="24"/>
              </w:rPr>
              <m:t>g</m:t>
            </m:r>
          </m:sub>
        </m:sSub>
        <m:r>
          <w:rPr>
            <w:rFonts w:ascii="Cambria Math" w:hAnsi="Cambria Math"/>
            <w:szCs w:val="24"/>
          </w:rPr>
          <m:t>)</m:t>
        </m:r>
      </m:oMath>
      <w:r w:rsidRPr="006473CD">
        <w:rPr>
          <w:szCs w:val="24"/>
        </w:rPr>
        <w:t>. The dynamics of the system can be described by the following system of equations:</w:t>
      </w:r>
    </w:p>
    <w:p w14:paraId="4DD00D1E" w14:textId="77777777" w:rsidR="006473CD" w:rsidRPr="006473CD" w:rsidRDefault="006473CD" w:rsidP="006473CD">
      <w:pPr>
        <w:pStyle w:val="Normal1"/>
        <w:rPr>
          <w:rFonts w:ascii="Times New Roman" w:hAnsi="Times New Roman" w:cs="Times New Roman"/>
        </w:rPr>
      </w:pPr>
    </w:p>
    <w:p w14:paraId="41941E67" w14:textId="77777777" w:rsidR="006473CD" w:rsidRPr="00475689" w:rsidRDefault="00054085"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d>
        </m:oMath>
      </m:oMathPara>
    </w:p>
    <w:p w14:paraId="6A5F1B79" w14:textId="77777777" w:rsidR="006473CD" w:rsidRPr="006473CD" w:rsidRDefault="006473CD" w:rsidP="006473CD">
      <w:pPr>
        <w:rPr>
          <w:szCs w:val="24"/>
        </w:rPr>
      </w:pPr>
    </w:p>
    <w:p w14:paraId="5DADEACA" w14:textId="77777777" w:rsidR="006473CD" w:rsidRPr="00475689" w:rsidRDefault="00054085"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74152E8E" w14:textId="77777777" w:rsidR="006473CD" w:rsidRPr="006473CD" w:rsidRDefault="006473CD" w:rsidP="006473CD">
      <w:pPr>
        <w:rPr>
          <w:szCs w:val="24"/>
        </w:rPr>
      </w:pPr>
    </w:p>
    <w:p w14:paraId="6BA8025B" w14:textId="77777777" w:rsidR="006473CD" w:rsidRPr="00475689" w:rsidRDefault="00054085"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oMath>
      </m:oMathPara>
    </w:p>
    <w:p w14:paraId="276F582B" w14:textId="77777777" w:rsidR="006473CD" w:rsidRPr="006473CD" w:rsidRDefault="006473CD" w:rsidP="006473CD">
      <w:pPr>
        <w:rPr>
          <w:szCs w:val="24"/>
        </w:rPr>
      </w:pPr>
    </w:p>
    <w:p w14:paraId="75962DE1" w14:textId="77777777" w:rsidR="006473CD" w:rsidRPr="00475689" w:rsidRDefault="00054085"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oMath>
      </m:oMathPara>
    </w:p>
    <w:p w14:paraId="1D6AFCCA" w14:textId="77777777" w:rsidR="006473CD" w:rsidRPr="006473CD" w:rsidRDefault="006473CD" w:rsidP="006473CD">
      <w:pPr>
        <w:jc w:val="both"/>
        <w:rPr>
          <w:szCs w:val="24"/>
        </w:rPr>
      </w:pPr>
    </w:p>
    <w:p w14:paraId="2C70822A" w14:textId="77777777" w:rsidR="006473CD" w:rsidRPr="00475689" w:rsidRDefault="00054085"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oMath>
      </m:oMathPara>
    </w:p>
    <w:p w14:paraId="733E423F" w14:textId="77777777" w:rsidR="006473CD" w:rsidRPr="006473CD" w:rsidRDefault="006473CD" w:rsidP="006473CD">
      <w:pPr>
        <w:jc w:val="both"/>
        <w:rPr>
          <w:szCs w:val="24"/>
        </w:rPr>
      </w:pPr>
    </w:p>
    <w:p w14:paraId="3680658C" w14:textId="77777777" w:rsidR="006473CD" w:rsidRPr="00475689" w:rsidRDefault="00054085"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oMath>
      </m:oMathPara>
    </w:p>
    <w:p w14:paraId="76C46CAB" w14:textId="77777777" w:rsidR="006473CD" w:rsidRPr="006473CD" w:rsidRDefault="006473CD" w:rsidP="006473CD">
      <w:pPr>
        <w:jc w:val="both"/>
        <w:rPr>
          <w:szCs w:val="24"/>
        </w:rPr>
      </w:pPr>
    </w:p>
    <w:p w14:paraId="6889E0E4" w14:textId="77777777" w:rsidR="006473CD" w:rsidRPr="00475689" w:rsidRDefault="00054085"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num>
            <m:den>
              <m:r>
                <w:rPr>
                  <w:rFonts w:ascii="Cambria Math" w:hAnsi="Cambria Math"/>
                  <w:szCs w:val="24"/>
                </w:rPr>
                <m:t>dt</m:t>
              </m:r>
            </m:den>
          </m:f>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0C8585F0" w14:textId="77777777" w:rsidR="003861EA" w:rsidRPr="006473CD" w:rsidRDefault="003861EA" w:rsidP="006473CD">
      <w:pPr>
        <w:jc w:val="both"/>
        <w:rPr>
          <w:szCs w:val="24"/>
        </w:rPr>
      </w:pPr>
    </w:p>
    <w:p w14:paraId="79700C5E" w14:textId="77777777" w:rsidR="006473CD" w:rsidRPr="006473CD" w:rsidRDefault="006473CD" w:rsidP="006473CD">
      <w:pPr>
        <w:jc w:val="both"/>
        <w:rPr>
          <w:szCs w:val="24"/>
        </w:rPr>
      </w:pPr>
      <w:r w:rsidRPr="006473CD">
        <w:rPr>
          <w:szCs w:val="24"/>
        </w:rPr>
        <w:t xml:space="preserve">In the absence of any infection, the population sizes for primary and secondary hosts will be equal to the host-specific carrying capacities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Infection </w:t>
      </w:r>
      <w:r w:rsidR="00322E3D">
        <w:rPr>
          <w:szCs w:val="24"/>
        </w:rPr>
        <w:t xml:space="preserve">occurs </w:t>
      </w:r>
      <w:r w:rsidRPr="006473CD">
        <w:rPr>
          <w:szCs w:val="24"/>
        </w:rPr>
        <w:t xml:space="preserve">by </w:t>
      </w:r>
      <w:r w:rsidR="00E46F3F">
        <w:rPr>
          <w:szCs w:val="24"/>
        </w:rPr>
        <w:t>parasites in the environment</w:t>
      </w:r>
      <w:r w:rsidR="00E46F3F" w:rsidRPr="006473CD">
        <w:rPr>
          <w:szCs w:val="24"/>
        </w:rPr>
        <w:t xml:space="preserve"> </w:t>
      </w:r>
      <w:r w:rsidRPr="006473CD">
        <w:rPr>
          <w:szCs w:val="24"/>
        </w:rPr>
        <w:t xml:space="preserve">contacting </w:t>
      </w:r>
      <w:r w:rsidR="00E46F3F">
        <w:rPr>
          <w:szCs w:val="24"/>
        </w:rPr>
        <w:t>hosts</w:t>
      </w:r>
      <w:r w:rsidR="00E46F3F" w:rsidRPr="006473CD">
        <w:rPr>
          <w:szCs w:val="24"/>
        </w:rPr>
        <w:t xml:space="preserve"> </w:t>
      </w:r>
      <w:r w:rsidRPr="006473CD">
        <w:rPr>
          <w:szCs w:val="24"/>
        </w:rPr>
        <w:t xml:space="preserve">at the </w:t>
      </w:r>
      <w:r w:rsidRPr="006473CD">
        <w:rPr>
          <w:i/>
          <w:szCs w:val="24"/>
        </w:rPr>
        <w:t>per capita</w:t>
      </w:r>
      <w:r w:rsidRPr="006473CD">
        <w:rPr>
          <w:szCs w:val="24"/>
        </w:rPr>
        <w:t xml:space="preserve"> rate </w:t>
      </w:r>
      <m:oMath>
        <m:r>
          <w:rPr>
            <w:rFonts w:ascii="Cambria Math" w:hAnsi="Cambria Math"/>
            <w:szCs w:val="24"/>
          </w:rPr>
          <m:t>β</m:t>
        </m:r>
      </m:oMath>
      <w:r w:rsidRPr="006473CD">
        <w:rPr>
          <w:szCs w:val="24"/>
        </w:rPr>
        <w:t>, which is assumed to be equal across both hosts and parasites.</w:t>
      </w:r>
      <w:r w:rsidR="00E46F3F">
        <w:rPr>
          <w:szCs w:val="24"/>
        </w:rPr>
        <w:t xml:space="preserve"> Contact results in the removal of parasites from the environment – note that we assume that specialist parasites do not contact the secondary host, implying that contact is parasite-controlled. </w:t>
      </w:r>
      <w:r w:rsidRPr="006473CD">
        <w:rPr>
          <w:szCs w:val="24"/>
        </w:rPr>
        <w:t xml:space="preserve"> Infected primary and secondary hosts die at the host-specific rates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Parasites are shed from infected hosts at the host-specific rates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Note that the mortality and shedding rates are assumed to be independent of which parasite strain the ho</w:t>
      </w:r>
      <w:proofErr w:type="spellStart"/>
      <w:r w:rsidRPr="006473CD">
        <w:rPr>
          <w:szCs w:val="24"/>
        </w:rPr>
        <w:t>st</w:t>
      </w:r>
      <w:proofErr w:type="spellEnd"/>
      <w:r w:rsidRPr="006473CD">
        <w:rPr>
          <w:szCs w:val="24"/>
        </w:rPr>
        <w:t xml:space="preserve"> is infected with. However, we assume that the cost of parasite </w:t>
      </w:r>
      <w:proofErr w:type="spellStart"/>
      <w:r w:rsidRPr="006473CD">
        <w:rPr>
          <w:szCs w:val="24"/>
        </w:rPr>
        <w:t>generalism</w:t>
      </w:r>
      <w:proofErr w:type="spellEnd"/>
      <w:r w:rsidRPr="006473CD">
        <w:rPr>
          <w:szCs w:val="24"/>
        </w:rPr>
        <w:t xml:space="preserve"> is that shedding rate by generalists is a fraction </w:t>
      </w:r>
      <w:proofErr w:type="gramStart"/>
      <w:r w:rsidRPr="006473CD">
        <w:rPr>
          <w:i/>
          <w:szCs w:val="24"/>
        </w:rPr>
        <w:t>a</w:t>
      </w:r>
      <w:r w:rsidRPr="006473CD">
        <w:rPr>
          <w:szCs w:val="24"/>
        </w:rPr>
        <w:t xml:space="preserve"> of</w:t>
      </w:r>
      <w:proofErr w:type="gramEnd"/>
      <w:r w:rsidRPr="006473CD">
        <w:rPr>
          <w:szCs w:val="24"/>
        </w:rPr>
        <w:t xml:space="preserve"> the shedding rate of specialist parasites.</w:t>
      </w:r>
    </w:p>
    <w:p w14:paraId="5A977D97" w14:textId="77777777" w:rsidR="006473CD" w:rsidRPr="006473CD" w:rsidRDefault="006473CD" w:rsidP="006473CD">
      <w:pPr>
        <w:rPr>
          <w:szCs w:val="24"/>
        </w:rPr>
      </w:pPr>
    </w:p>
    <w:p w14:paraId="00B9E50C" w14:textId="77777777" w:rsidR="006473CD" w:rsidRPr="006473CD" w:rsidRDefault="006473CD" w:rsidP="006473CD">
      <w:pPr>
        <w:rPr>
          <w:szCs w:val="24"/>
        </w:rPr>
      </w:pPr>
      <w:r w:rsidRPr="006473CD">
        <w:rPr>
          <w:szCs w:val="24"/>
        </w:rPr>
        <w:t xml:space="preserve">We use evolutionary invasion analysis </w:t>
      </w:r>
      <w:r w:rsidR="00F60BA7">
        <w:rPr>
          <w:szCs w:val="24"/>
        </w:rPr>
        <w:fldChar w:fldCharType="begin" w:fldLock="1"/>
      </w:r>
      <w:r w:rsidR="0025264C">
        <w:rPr>
          <w:szCs w:val="24"/>
        </w:rPr>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F60BA7">
        <w:rPr>
          <w:szCs w:val="24"/>
        </w:rPr>
        <w:fldChar w:fldCharType="separate"/>
      </w:r>
      <w:r w:rsidR="00C61DD8" w:rsidRPr="00C61DD8">
        <w:rPr>
          <w:noProof/>
          <w:szCs w:val="24"/>
        </w:rPr>
        <w:t>[26]</w:t>
      </w:r>
      <w:r w:rsidR="00F60BA7">
        <w:rPr>
          <w:szCs w:val="24"/>
        </w:rPr>
        <w:fldChar w:fldCharType="end"/>
      </w:r>
      <w:r w:rsidR="00F60BA7">
        <w:rPr>
          <w:szCs w:val="24"/>
        </w:rPr>
        <w:t xml:space="preserve"> </w:t>
      </w:r>
      <w:r w:rsidRPr="006473CD">
        <w:rPr>
          <w:szCs w:val="24"/>
        </w:rPr>
        <w:t xml:space="preserve">to determine the conditions under which a generalist parasite can invade a system where the specialist parasite is present at equilibrium. Mathematically, this corresponds to investigating the stability of the equilibrium of the full system where </w:t>
      </w:r>
      <m:oMath>
        <m:d>
          <m:dPr>
            <m:ctrlPr>
              <w:rPr>
                <w:rFonts w:ascii="Cambria Math" w:hAnsi="Cambria Math"/>
                <w:i/>
                <w:szCs w:val="24"/>
              </w:rPr>
            </m:ctrlPr>
          </m:dPr>
          <m:e>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e>
            </m:acc>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acc>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 0, 0, 0)</m:t>
        </m:r>
      </m:oMath>
      <w:r w:rsidRPr="006473CD">
        <w:rPr>
          <w:szCs w:val="24"/>
        </w:rPr>
        <w:t xml:space="preserve"> and where all other state variables are at the equilibrium set by the specialist p</w:t>
      </w:r>
      <w:proofErr w:type="spellStart"/>
      <w:r w:rsidRPr="006473CD">
        <w:rPr>
          <w:szCs w:val="24"/>
        </w:rPr>
        <w:t>arasite</w:t>
      </w:r>
      <w:proofErr w:type="spellEnd"/>
      <w:r w:rsidRPr="006473CD">
        <w:rPr>
          <w:szCs w:val="24"/>
        </w:rPr>
        <w:t xml:space="preserve">. The </w:t>
      </w:r>
      <w:proofErr w:type="spellStart"/>
      <w:r w:rsidRPr="006473CD">
        <w:rPr>
          <w:szCs w:val="24"/>
        </w:rPr>
        <w:t>Jacobian</w:t>
      </w:r>
      <w:proofErr w:type="spellEnd"/>
      <w:r w:rsidRPr="006473CD">
        <w:rPr>
          <w:szCs w:val="24"/>
        </w:rPr>
        <w:t xml:space="preserve"> for that equilibrium is the block-diagonal matrix,</w:t>
      </w:r>
    </w:p>
    <w:p w14:paraId="7694B301" w14:textId="77777777" w:rsidR="006473CD" w:rsidRPr="00475689" w:rsidRDefault="00475689" w:rsidP="006473CD">
      <w:pPr>
        <w:rPr>
          <w:szCs w:val="24"/>
        </w:rPr>
      </w:pPr>
      <m:oMathPara>
        <m:oMath>
          <m:r>
            <m:rPr>
              <m:sty m:val="b"/>
            </m:rPr>
            <w:rPr>
              <w:rFonts w:ascii="Cambria Math" w:hAnsi="Cambria Math"/>
              <w:szCs w:val="24"/>
            </w:rPr>
            <m:t>J</m:t>
          </m:r>
          <m:r>
            <w:rPr>
              <w:rFonts w:ascii="Cambria Math" w:hAns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e>
                  <m:e>
                    <m:r>
                      <m:rPr>
                        <m:sty m:val="b"/>
                      </m:rPr>
                      <w:rPr>
                        <w:rFonts w:ascii="Cambria Math" w:hAnsi="Cambria Math"/>
                        <w:szCs w:val="24"/>
                      </w:rPr>
                      <m:t>M</m:t>
                    </m:r>
                  </m:e>
                </m:mr>
                <m:mr>
                  <m:e>
                    <m:r>
                      <m:rPr>
                        <m:sty m:val="bi"/>
                      </m:rPr>
                      <w:rPr>
                        <w:rFonts w:ascii="Cambria Math" w:hAnsi="Cambria Math"/>
                        <w:szCs w:val="24"/>
                      </w:rPr>
                      <m:t>0</m:t>
                    </m:r>
                  </m:e>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e>
                </m:mr>
              </m:m>
            </m:e>
          </m:d>
          <m:r>
            <w:rPr>
              <w:rFonts w:ascii="Cambria Math" w:hAnsi="Cambria Math"/>
              <w:szCs w:val="24"/>
            </w:rPr>
            <m:t>.</m:t>
          </m:r>
        </m:oMath>
      </m:oMathPara>
    </w:p>
    <w:p w14:paraId="41A42FAA" w14:textId="77777777" w:rsidR="006473CD" w:rsidRPr="006473CD" w:rsidRDefault="006473CD" w:rsidP="006473CD">
      <w:pPr>
        <w:rPr>
          <w:szCs w:val="24"/>
        </w:rPr>
      </w:pPr>
      <w:r w:rsidRPr="006473CD">
        <w:rPr>
          <w:szCs w:val="24"/>
        </w:rPr>
        <w:lastRenderedPageBreak/>
        <w:t xml:space="preserve">The stability of this system is given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and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Because we have assumed that the specialist-only system reaches a stable equilibrium, all of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have negative real part, so stability is determined entirely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w:t>
      </w:r>
    </w:p>
    <w:p w14:paraId="52C56D57" w14:textId="77777777" w:rsidR="006473CD" w:rsidRPr="006473CD" w:rsidRDefault="006473CD" w:rsidP="006473CD">
      <w:pPr>
        <w:rPr>
          <w:szCs w:val="24"/>
        </w:rPr>
      </w:pPr>
    </w:p>
    <w:p w14:paraId="7B00819C" w14:textId="77777777" w:rsidR="006473CD" w:rsidRPr="006473CD" w:rsidRDefault="006473CD" w:rsidP="00EE0AED">
      <w:pPr>
        <w:spacing w:line="276" w:lineRule="auto"/>
        <w:rPr>
          <w:szCs w:val="24"/>
        </w:rPr>
      </w:pPr>
      <w:r w:rsidRPr="006473CD">
        <w:rPr>
          <w:szCs w:val="24"/>
        </w:rPr>
        <w:t>Applying the next-generation matrix</w:t>
      </w:r>
      <w:r w:rsidR="00F60BA7">
        <w:rPr>
          <w:szCs w:val="24"/>
        </w:rPr>
        <w:t xml:space="preserve"> </w:t>
      </w:r>
      <w:r w:rsidR="00F60BA7">
        <w:rPr>
          <w:szCs w:val="24"/>
        </w:rPr>
        <w:fldChar w:fldCharType="begin" w:fldLock="1"/>
      </w:r>
      <w:r w:rsidR="0025264C">
        <w:rPr>
          <w:szCs w:val="24"/>
        </w:rPr>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rPr>
          <w:szCs w:val="24"/>
        </w:rPr>
        <w:fldChar w:fldCharType="separate"/>
      </w:r>
      <w:r w:rsidR="00C61DD8" w:rsidRPr="00C61DD8">
        <w:rPr>
          <w:noProof/>
          <w:szCs w:val="24"/>
        </w:rPr>
        <w:t>[27]</w:t>
      </w:r>
      <w:r w:rsidR="00F60BA7">
        <w:rPr>
          <w:szCs w:val="24"/>
        </w:rPr>
        <w:fldChar w:fldCharType="end"/>
      </w:r>
      <w:r w:rsidR="00F60BA7">
        <w:rPr>
          <w:szCs w:val="24"/>
        </w:rPr>
        <w:t>,</w:t>
      </w:r>
      <w:r w:rsidRPr="006473CD">
        <w:rPr>
          <w:szCs w:val="24"/>
        </w:rPr>
        <w:t xml:space="preserve"> the specialist-only system will be unstable (i.e., </w:t>
      </w:r>
      <w:proofErr w:type="spellStart"/>
      <w:r w:rsidRPr="006473CD">
        <w:rPr>
          <w:szCs w:val="24"/>
        </w:rPr>
        <w:t>generalism</w:t>
      </w:r>
      <w:proofErr w:type="spellEnd"/>
      <w:r w:rsidRPr="006473CD">
        <w:rPr>
          <w:szCs w:val="24"/>
        </w:rPr>
        <w:t xml:space="preserve"> will evolve) whenever the invasion fitness of the generalist (which we will express as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satisfies,</w:t>
      </w:r>
    </w:p>
    <w:p w14:paraId="5D794A29" w14:textId="77777777" w:rsidR="006473CD" w:rsidRPr="00475689" w:rsidRDefault="00475689" w:rsidP="00EE0AED">
      <w:pPr>
        <w:spacing w:line="276" w:lineRule="auto"/>
        <w:rPr>
          <w:szCs w:val="24"/>
        </w:rPr>
      </w:pPr>
      <m:oMathPara>
        <m:oMathParaPr>
          <m:jc m:val="right"/>
        </m:oMathParaP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e>
          </m:d>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e>
          </m:d>
          <m:r>
            <w:rPr>
              <w:rFonts w:ascii="Cambria Math" w:hAnsi="Cambria Math"/>
              <w:szCs w:val="24"/>
            </w:rPr>
            <m:t>&gt;1,</m:t>
          </m:r>
          <w:ins w:id="301" w:author="Clay Cressler" w:date="2016-06-20T12:17:00Z">
            <m:r>
              <w:rPr>
                <w:rFonts w:ascii="Cambria Math" w:hAnsi="Cambria Math"/>
                <w:szCs w:val="24"/>
              </w:rPr>
              <m:t xml:space="preserve">                          (1)</m:t>
            </m:r>
          </w:ins>
        </m:oMath>
      </m:oMathPara>
    </w:p>
    <w:p w14:paraId="111EF6EA" w14:textId="77777777" w:rsidR="006473CD" w:rsidRPr="006473CD" w:rsidRDefault="006473CD" w:rsidP="00EE0AED">
      <w:pPr>
        <w:spacing w:line="276" w:lineRule="auto"/>
        <w:rPr>
          <w:szCs w:val="24"/>
        </w:rPr>
      </w:pPr>
    </w:p>
    <w:p w14:paraId="6BF337B0" w14:textId="77777777" w:rsidR="006473CD" w:rsidRPr="006473CD" w:rsidRDefault="006473CD" w:rsidP="00EE0AED">
      <w:pPr>
        <w:spacing w:line="276" w:lineRule="auto"/>
        <w:rPr>
          <w:szCs w:val="24"/>
        </w:rPr>
      </w:pPr>
      <w:proofErr w:type="gramStart"/>
      <w:r w:rsidRPr="006473CD">
        <w:rPr>
          <w:szCs w:val="24"/>
        </w:rPr>
        <w:t>where</w:t>
      </w:r>
      <w:proofErr w:type="gramEnd"/>
      <w:r w:rsidRPr="006473CD">
        <w:rPr>
          <w:szCs w:val="24"/>
        </w:rPr>
        <w:t xml:space="preserve">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Pr="006473CD">
        <w:rPr>
          <w:szCs w:val="24"/>
        </w:rPr>
        <w:t xml:space="preserve"> and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are the equilibrium host abundances when only the resident parasite is present. These t</w:t>
      </w:r>
      <w:proofErr w:type="spellStart"/>
      <w:r w:rsidRPr="006473CD">
        <w:rPr>
          <w:szCs w:val="24"/>
        </w:rPr>
        <w:t>erms</w:t>
      </w:r>
      <w:proofErr w:type="spellEnd"/>
      <w:r w:rsidRPr="006473CD">
        <w:rPr>
          <w:szCs w:val="24"/>
        </w:rPr>
        <w:t xml:space="preserve"> have intuitive biological meanings: </w:t>
      </w:r>
      <m:oMath>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oMath>
      <w:r w:rsidRPr="006473CD">
        <w:rPr>
          <w:szCs w:val="24"/>
        </w:rPr>
        <w:t xml:space="preserve"> is the probability that</w:t>
      </w:r>
      <w:r w:rsidR="00F60BA7">
        <w:rPr>
          <w:szCs w:val="24"/>
        </w:rPr>
        <w:t xml:space="preserve"> </w:t>
      </w:r>
      <w:r w:rsidRPr="006473CD">
        <w:rPr>
          <w:szCs w:val="24"/>
        </w:rPr>
        <w:t xml:space="preserve">a parasite in the environment infects the primary host and </w:t>
      </w:r>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oMath>
      <w:r w:rsidRPr="006473CD">
        <w:rPr>
          <w:szCs w:val="24"/>
        </w:rPr>
        <w:t xml:space="preserve"> is the expected number of new generalist parasites produced per infected primary host; the second set of terms have an analogous interpretation for the secondary host.  Thus, for generalists to be able </w:t>
      </w:r>
      <w:commentRangeStart w:id="302"/>
      <w:r w:rsidRPr="006473CD">
        <w:rPr>
          <w:szCs w:val="24"/>
        </w:rPr>
        <w:t>to invade</w:t>
      </w:r>
      <w:commentRangeEnd w:id="302"/>
      <w:r w:rsidR="00125BA7">
        <w:rPr>
          <w:rStyle w:val="CommentReference"/>
        </w:rPr>
        <w:commentReference w:id="302"/>
      </w:r>
      <w:r w:rsidRPr="006473CD">
        <w:rPr>
          <w:szCs w:val="24"/>
        </w:rPr>
        <w:t xml:space="preserve">, each generalist parasite in the environment must be expected to produce more than one new generalist parasite in the environment; that is a successfully invading generalist’s </w:t>
      </w:r>
      <w:commentRangeStart w:id="303"/>
      <w:r w:rsidRPr="006473CD">
        <w:rPr>
          <w:i/>
          <w:szCs w:val="24"/>
        </w:rPr>
        <w:t>R</w:t>
      </w:r>
      <w:r w:rsidRPr="006473CD">
        <w:rPr>
          <w:szCs w:val="24"/>
          <w:vertAlign w:val="subscript"/>
        </w:rPr>
        <w:t>0</w:t>
      </w:r>
      <w:r w:rsidRPr="006473CD">
        <w:rPr>
          <w:szCs w:val="24"/>
        </w:rPr>
        <w:t xml:space="preserve"> </w:t>
      </w:r>
      <w:commentRangeEnd w:id="303"/>
      <w:r w:rsidR="00125BA7">
        <w:rPr>
          <w:rStyle w:val="CommentReference"/>
        </w:rPr>
        <w:commentReference w:id="303"/>
      </w:r>
      <w:commentRangeStart w:id="304"/>
      <w:r w:rsidRPr="006473CD">
        <w:rPr>
          <w:szCs w:val="24"/>
        </w:rPr>
        <w:t>will</w:t>
      </w:r>
      <w:commentRangeEnd w:id="304"/>
      <w:r w:rsidR="00B0189A">
        <w:rPr>
          <w:rStyle w:val="CommentReference"/>
        </w:rPr>
        <w:commentReference w:id="304"/>
      </w:r>
      <w:r w:rsidRPr="006473CD">
        <w:rPr>
          <w:szCs w:val="24"/>
        </w:rPr>
        <w:t xml:space="preserve"> be &gt;1.</w:t>
      </w:r>
    </w:p>
    <w:p w14:paraId="6CAC3C1E" w14:textId="77777777" w:rsidR="006473CD" w:rsidRPr="006473CD" w:rsidRDefault="006473CD" w:rsidP="00EE0AED">
      <w:pPr>
        <w:spacing w:line="276" w:lineRule="auto"/>
        <w:rPr>
          <w:szCs w:val="24"/>
        </w:rPr>
      </w:pPr>
    </w:p>
    <w:p w14:paraId="268B3B5E" w14:textId="77777777" w:rsidR="006473CD" w:rsidRPr="006473CD" w:rsidRDefault="006473CD" w:rsidP="00EE0AED">
      <w:pPr>
        <w:spacing w:line="276" w:lineRule="auto"/>
        <w:rPr>
          <w:szCs w:val="24"/>
        </w:rPr>
      </w:pPr>
      <w:r w:rsidRPr="006473CD">
        <w:rPr>
          <w:szCs w:val="24"/>
        </w:rPr>
        <w:t xml:space="preserve">While </w:t>
      </w:r>
      <w:del w:id="305" w:author="Clay Cressler" w:date="2016-06-20T12:18:00Z">
        <w:r w:rsidRPr="006473CD" w:rsidDel="00400644">
          <w:rPr>
            <w:szCs w:val="24"/>
          </w:rPr>
          <w:delText>this form of</w:delText>
        </w:r>
      </w:del>
      <w:ins w:id="306" w:author="Clay Cressler" w:date="2016-06-20T12:18:00Z">
        <w:r w:rsidR="00400644">
          <w:rPr>
            <w:szCs w:val="24"/>
          </w:rPr>
          <w:t>the</w:t>
        </w:r>
      </w:ins>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ins w:id="307" w:author="Clay Cressler" w:date="2016-06-20T12:18:00Z">
        <w:r w:rsidR="00400644">
          <w:rPr>
            <w:szCs w:val="24"/>
          </w:rPr>
          <w:t xml:space="preserve">expression in Eq. (1) </w:t>
        </w:r>
      </w:ins>
      <w:r w:rsidRPr="006473CD">
        <w:rPr>
          <w:szCs w:val="24"/>
        </w:rPr>
        <w:t xml:space="preserve">is easy to understand, analytically it will be easier to work with a slightly different expression. </w:t>
      </w:r>
      <w:r w:rsidR="00352DBD">
        <w:rPr>
          <w:szCs w:val="24"/>
        </w:rPr>
        <w:t>Substituting</w:t>
      </w:r>
      <w:r w:rsidR="00352DBD" w:rsidRPr="006473CD">
        <w:rPr>
          <w:szCs w:val="24"/>
        </w:rPr>
        <w:t xml:space="preserve"> </w:t>
      </w:r>
      <w:r w:rsidRPr="006473CD">
        <w:rPr>
          <w:szCs w:val="24"/>
        </w:rPr>
        <w:t xml:space="preserve">in the equilibrium abundance of the primary and secondary host, the expression for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simplifies to</w:t>
      </w:r>
    </w:p>
    <w:p w14:paraId="4671515A" w14:textId="77777777" w:rsidR="006473CD" w:rsidRPr="00475689" w:rsidRDefault="00054085" w:rsidP="00EE0AED">
      <w:pPr>
        <w:spacing w:line="276"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γ</m:t>
              </m:r>
            </m:den>
          </m:f>
          <m:r>
            <w:rPr>
              <w:rFonts w:ascii="Cambria Math" w:hAnsi="Cambria Math"/>
              <w:szCs w:val="24"/>
            </w:rPr>
            <m:t>.</m:t>
          </m:r>
        </m:oMath>
      </m:oMathPara>
    </w:p>
    <w:p w14:paraId="044AB920" w14:textId="77777777" w:rsidR="006473CD" w:rsidRPr="006473CD" w:rsidRDefault="006473CD" w:rsidP="00EE0AED">
      <w:pPr>
        <w:spacing w:line="276" w:lineRule="auto"/>
        <w:rPr>
          <w:szCs w:val="24"/>
        </w:rPr>
      </w:pPr>
    </w:p>
    <w:p w14:paraId="41ACA26B" w14:textId="77777777" w:rsidR="006473CD" w:rsidRPr="006473CD" w:rsidRDefault="006473CD" w:rsidP="00EE0AED">
      <w:pPr>
        <w:spacing w:line="276" w:lineRule="auto"/>
        <w:rPr>
          <w:szCs w:val="24"/>
        </w:rPr>
      </w:pPr>
      <w:r w:rsidRPr="006473CD">
        <w:rPr>
          <w:szCs w:val="24"/>
        </w:rPr>
        <w:t xml:space="preserve">At this point, we could specify different parameter values (corresponding to different host and parasite traits) and ask whether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&gt;1</m:t>
        </m:r>
      </m:oMath>
      <w:r w:rsidRPr="006473CD">
        <w:rPr>
          <w:szCs w:val="24"/>
        </w:rPr>
        <w:t>. For this simple model, this analysis makes very intuitive predictions (see Appen</w:t>
      </w:r>
      <w:commentRangeStart w:id="308"/>
      <w:r w:rsidRPr="006473CD">
        <w:rPr>
          <w:szCs w:val="24"/>
        </w:rPr>
        <w:t>dix A), as the model in its current state does n</w:t>
      </w:r>
      <w:proofErr w:type="spellStart"/>
      <w:r w:rsidRPr="006473CD">
        <w:rPr>
          <w:szCs w:val="24"/>
        </w:rPr>
        <w:t>ot</w:t>
      </w:r>
      <w:proofErr w:type="spellEnd"/>
      <w:r w:rsidRPr="006473CD">
        <w:rPr>
          <w:szCs w:val="24"/>
        </w:rPr>
        <w:t xml:space="preserve"> include any biologically relevant trade-offs that constrain the relationships between parameters. It is also challenging to connect the parameters of such a general model with empirical data on host-parasite associations.</w:t>
      </w:r>
      <w:commentRangeEnd w:id="308"/>
      <w:r w:rsidR="00622E6B">
        <w:rPr>
          <w:rStyle w:val="CommentReference"/>
        </w:rPr>
        <w:commentReference w:id="308"/>
      </w:r>
    </w:p>
    <w:p w14:paraId="16DFB9A4" w14:textId="77777777" w:rsidR="006473CD" w:rsidRPr="006473CD" w:rsidRDefault="006473CD" w:rsidP="00EE0AED">
      <w:pPr>
        <w:spacing w:line="276" w:lineRule="auto"/>
        <w:rPr>
          <w:szCs w:val="24"/>
        </w:rPr>
      </w:pPr>
    </w:p>
    <w:p w14:paraId="1FE18918" w14:textId="58678D20" w:rsidR="006473CD" w:rsidRPr="006473CD" w:rsidRDefault="006473CD" w:rsidP="00EE0AED">
      <w:pPr>
        <w:spacing w:line="276" w:lineRule="auto"/>
        <w:rPr>
          <w:szCs w:val="24"/>
        </w:rPr>
      </w:pPr>
      <w:r w:rsidRPr="006473CD">
        <w:rPr>
          <w:szCs w:val="24"/>
        </w:rPr>
        <w:t xml:space="preserve">To facilitate a comparison between the model and data, we take advantage of the fact that many key parameters of the model are likely to be </w:t>
      </w:r>
      <w:proofErr w:type="spellStart"/>
      <w:r w:rsidRPr="006473CD">
        <w:rPr>
          <w:szCs w:val="24"/>
        </w:rPr>
        <w:t>allometric</w:t>
      </w:r>
      <w:proofErr w:type="spellEnd"/>
      <w:r w:rsidRPr="006473CD">
        <w:rPr>
          <w:szCs w:val="24"/>
        </w:rPr>
        <w:t xml:space="preserve"> functions of host body size and </w:t>
      </w:r>
      <w:commentRangeStart w:id="309"/>
      <w:r w:rsidRPr="006473CD">
        <w:rPr>
          <w:szCs w:val="24"/>
        </w:rPr>
        <w:t>temperature</w:t>
      </w:r>
      <w:commentRangeEnd w:id="309"/>
      <w:r w:rsidR="00D47709">
        <w:rPr>
          <w:rStyle w:val="CommentReference"/>
        </w:rPr>
        <w:commentReference w:id="309"/>
      </w:r>
      <w:r w:rsidRPr="006473CD">
        <w:rPr>
          <w:szCs w:val="24"/>
        </w:rPr>
        <w:t xml:space="preserve">. In particular, host carrying capacities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oMath>
      <w:r w:rsidRPr="006473CD">
        <w:rPr>
          <w:szCs w:val="24"/>
        </w:rPr>
        <w:t xml:space="preserve"> and mortality rates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m:t>
        </m:r>
      </m:oMath>
      <w:r w:rsidRPr="006473CD">
        <w:rPr>
          <w:szCs w:val="24"/>
        </w:rPr>
        <w:t xml:space="preserve"> will scale with host body size </w:t>
      </w:r>
      <w:ins w:id="310" w:author="JG Walker" w:date="2016-07-01T13:56:00Z">
        <w:r w:rsidR="000E617C">
          <w:rPr>
            <w:szCs w:val="24"/>
          </w:rPr>
          <w:fldChar w:fldCharType="begin" w:fldLock="1"/>
        </w:r>
      </w:ins>
      <w:r w:rsidR="000E617C">
        <w:rPr>
          <w:szCs w:val="24"/>
        </w:rPr>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rPr>
          <w:szCs w:val="24"/>
        </w:rPr>
        <w:fldChar w:fldCharType="separate"/>
      </w:r>
      <w:r w:rsidR="000E617C" w:rsidRPr="000E617C">
        <w:rPr>
          <w:noProof/>
          <w:szCs w:val="24"/>
        </w:rPr>
        <w:t>[28]</w:t>
      </w:r>
      <w:ins w:id="311" w:author="JG Walker" w:date="2016-07-01T13:56:00Z">
        <w:r w:rsidR="000E617C">
          <w:rPr>
            <w:szCs w:val="24"/>
          </w:rPr>
          <w:fldChar w:fldCharType="end"/>
        </w:r>
      </w:ins>
      <w:r w:rsidRPr="006473CD">
        <w:rPr>
          <w:szCs w:val="24"/>
        </w:rPr>
        <w:t xml:space="preserve"> as</w:t>
      </w:r>
    </w:p>
    <w:p w14:paraId="2A552042" w14:textId="77777777" w:rsidR="006473CD" w:rsidRPr="00475689" w:rsidRDefault="00054085" w:rsidP="006473CD">
      <w:pPr>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m:rPr>
              <m:sty m:val="p"/>
            </m:rPr>
            <w:rPr>
              <w:szCs w:val="24"/>
            </w:rPr>
            <w:br/>
          </m:r>
        </m:oMath>
      </m:oMathPara>
      <w:r w:rsidR="006473CD" w:rsidRPr="006473CD">
        <w:rPr>
          <w:szCs w:val="24"/>
        </w:rPr>
        <w:t xml:space="preserve"> </w:t>
      </w:r>
      <w:proofErr w:type="gramStart"/>
      <w:r w:rsidR="006473CD" w:rsidRPr="006473CD">
        <w:rPr>
          <w:szCs w:val="24"/>
        </w:rPr>
        <w:t>and</w:t>
      </w:r>
      <w:proofErr w:type="gramEnd"/>
      <w:r w:rsidR="006473CD" w:rsidRPr="006473CD">
        <w:rPr>
          <w:szCs w:val="24"/>
        </w:rPr>
        <w:br/>
      </w: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-1/4</m:t>
              </m:r>
            </m:sup>
          </m:sSubSup>
          <m:r>
            <w:rPr>
              <w:rFonts w:ascii="Cambria Math" w:hAnsi="Cambria Math"/>
              <w:szCs w:val="24"/>
            </w:rPr>
            <m:t>.</m:t>
          </m:r>
        </m:oMath>
      </m:oMathPara>
    </w:p>
    <w:p w14:paraId="1EC342D8" w14:textId="77777777" w:rsidR="006473CD" w:rsidRPr="006473CD" w:rsidRDefault="006473CD" w:rsidP="006473CD">
      <w:pPr>
        <w:rPr>
          <w:szCs w:val="24"/>
        </w:rPr>
      </w:pPr>
      <w:proofErr w:type="gramStart"/>
      <w:r w:rsidRPr="006473CD">
        <w:rPr>
          <w:szCs w:val="24"/>
        </w:rPr>
        <w:t>where</w:t>
      </w:r>
      <w:proofErr w:type="gramEnd"/>
      <w:r w:rsidRPr="006473CD">
        <w:rPr>
          <w:szCs w:val="24"/>
        </w:rPr>
        <w:t xml:space="preserve">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oMath>
      <w:r w:rsidRPr="006473CD">
        <w:rPr>
          <w:szCs w:val="24"/>
        </w:rPr>
        <w:t xml:space="preserve"> is the Boltzmann factor, which describes how temperature affects reaction kinetics (e.g., metabolic rate),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Pr="006473CD">
        <w:rPr>
          <w:szCs w:val="24"/>
        </w:rPr>
        <w:t xml:space="preserve"> is the body mass of host </w:t>
      </w:r>
      <w:proofErr w:type="spellStart"/>
      <w:r w:rsidRPr="006473CD">
        <w:rPr>
          <w:i/>
          <w:szCs w:val="24"/>
        </w:rPr>
        <w:t>i</w:t>
      </w:r>
      <w:proofErr w:type="spellEnd"/>
      <w:r w:rsidRPr="006473CD">
        <w:rPr>
          <w:i/>
          <w:szCs w:val="24"/>
        </w:rPr>
        <w:t xml:space="preserve">, </w:t>
      </w:r>
      <w:r w:rsidRPr="006473CD">
        <w:rPr>
          <w:szCs w:val="24"/>
        </w:rPr>
        <w:t xml:space="preserve">and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Q</m:t>
            </m:r>
            <m:ctrlPr>
              <w:rPr>
                <w:rFonts w:ascii="Cambria Math" w:hAnsi="Cambria Math"/>
                <w:szCs w:val="24"/>
              </w:rPr>
            </m:ctrlPr>
          </m:e>
          <m:sub>
            <m:r>
              <w:rPr>
                <w:rFonts w:ascii="Cambria Math" w:hAnsi="Cambria Math"/>
                <w:szCs w:val="24"/>
              </w:rPr>
              <m:t>2</m:t>
            </m:r>
          </m:sub>
        </m:sSub>
      </m:oMath>
      <w:r w:rsidRPr="006473CD">
        <w:rPr>
          <w:szCs w:val="24"/>
        </w:rPr>
        <w:t xml:space="preserve"> are proportionality constants. </w:t>
      </w:r>
      <w:r w:rsidRPr="006473CD">
        <w:rPr>
          <w:i/>
          <w:szCs w:val="24"/>
        </w:rPr>
        <w:t>E</w:t>
      </w:r>
      <w:r w:rsidRPr="006473CD">
        <w:rPr>
          <w:szCs w:val="24"/>
        </w:rPr>
        <w:t xml:space="preserve"> is the average activation energy of rate-limiting biochemical metabolic reactions, </w:t>
      </w:r>
      <w:r w:rsidRPr="006473CD">
        <w:rPr>
          <w:i/>
          <w:szCs w:val="24"/>
        </w:rPr>
        <w:t>k</w:t>
      </w:r>
      <w:r w:rsidRPr="006473CD">
        <w:rPr>
          <w:szCs w:val="24"/>
        </w:rPr>
        <w:t xml:space="preserve"> is Boltzmann’s constant, and </w:t>
      </w:r>
      <w:r w:rsidRPr="006473CD">
        <w:rPr>
          <w:i/>
          <w:szCs w:val="24"/>
        </w:rPr>
        <w:t>T</w:t>
      </w:r>
      <w:r w:rsidRPr="006473CD">
        <w:rPr>
          <w:szCs w:val="24"/>
        </w:rPr>
        <w:t xml:space="preserve"> is temperature. Since our dataset deals with parasites of </w:t>
      </w:r>
      <w:proofErr w:type="spellStart"/>
      <w:r w:rsidRPr="006473CD">
        <w:rPr>
          <w:szCs w:val="24"/>
        </w:rPr>
        <w:t>ectotherms</w:t>
      </w:r>
      <w:proofErr w:type="spellEnd"/>
      <w:r w:rsidRPr="006473CD">
        <w:rPr>
          <w:szCs w:val="24"/>
        </w:rPr>
        <w:t xml:space="preserve">, we assume that </w:t>
      </w:r>
      <w:r w:rsidRPr="006473CD">
        <w:rPr>
          <w:i/>
          <w:szCs w:val="24"/>
        </w:rPr>
        <w:t>T</w:t>
      </w:r>
      <w:r w:rsidRPr="006473CD">
        <w:rPr>
          <w:szCs w:val="24"/>
        </w:rPr>
        <w:t xml:space="preserve"> is the same for both hosts. Increasing mass will decrease the carrying capacity and mortality rate, whereas increasing temperature decreases carrying capacity and increases mortality rate.</w:t>
      </w:r>
    </w:p>
    <w:p w14:paraId="43E81B28" w14:textId="77777777" w:rsidR="006473CD" w:rsidRPr="006473CD" w:rsidRDefault="006473CD" w:rsidP="006473CD">
      <w:pPr>
        <w:rPr>
          <w:szCs w:val="24"/>
        </w:rPr>
      </w:pPr>
    </w:p>
    <w:p w14:paraId="3A669A55" w14:textId="77777777" w:rsidR="006473CD" w:rsidRPr="006473CD" w:rsidRDefault="006473CD" w:rsidP="006473CD">
      <w:pPr>
        <w:rPr>
          <w:szCs w:val="24"/>
        </w:rPr>
      </w:pPr>
      <w:r w:rsidRPr="006473CD">
        <w:rPr>
          <w:szCs w:val="24"/>
        </w:rPr>
        <w:lastRenderedPageBreak/>
        <w:t xml:space="preserve">Host body size and temperature should also affect parasite abundance, either within-host (for </w:t>
      </w:r>
      <w:proofErr w:type="spellStart"/>
      <w:r w:rsidRPr="006473CD">
        <w:rPr>
          <w:szCs w:val="24"/>
        </w:rPr>
        <w:t>endoparasites</w:t>
      </w:r>
      <w:proofErr w:type="spellEnd"/>
      <w:r w:rsidRPr="006473CD">
        <w:rPr>
          <w:szCs w:val="24"/>
        </w:rPr>
        <w:t xml:space="preserve">) or on host surfaces (for </w:t>
      </w:r>
      <w:proofErr w:type="spellStart"/>
      <w:r w:rsidRPr="006473CD">
        <w:rPr>
          <w:szCs w:val="24"/>
        </w:rPr>
        <w:t>ectoparasites</w:t>
      </w:r>
      <w:proofErr w:type="spellEnd"/>
      <w:r w:rsidRPr="006473CD">
        <w:rPr>
          <w:szCs w:val="24"/>
        </w:rPr>
        <w:t>), though the scaling of abundance with body size differs in these two cases</w:t>
      </w:r>
      <w:ins w:id="312" w:author="Clay Cressler" w:date="2016-06-20T12:35:00Z">
        <w:r w:rsidR="008E01F5">
          <w:rPr>
            <w:szCs w:val="24"/>
          </w:rPr>
          <w:t xml:space="preserve"> (see </w:t>
        </w:r>
      </w:ins>
      <w:ins w:id="313" w:author="Clay Cressler" w:date="2016-06-20T12:57:00Z">
        <w:r w:rsidR="00E30056">
          <w:rPr>
            <w:szCs w:val="24"/>
          </w:rPr>
          <w:t>Hechinger 2013</w:t>
        </w:r>
      </w:ins>
      <w:commentRangeStart w:id="314"/>
      <w:ins w:id="315" w:author="Clay Cressler" w:date="2016-06-20T12:36:00Z">
        <w:r w:rsidR="008E01F5">
          <w:rPr>
            <w:szCs w:val="24"/>
          </w:rPr>
          <w:t xml:space="preserve"> </w:t>
        </w:r>
      </w:ins>
      <w:commentRangeEnd w:id="314"/>
      <w:ins w:id="316" w:author="Clay Cressler" w:date="2016-06-20T12:37:00Z">
        <w:r w:rsidR="001C526B">
          <w:rPr>
            <w:rStyle w:val="CommentReference"/>
          </w:rPr>
          <w:commentReference w:id="314"/>
        </w:r>
      </w:ins>
      <w:ins w:id="318" w:author="Clay Cressler" w:date="2016-06-20T12:36:00Z">
        <w:r w:rsidR="008E01F5">
          <w:rPr>
            <w:szCs w:val="24"/>
          </w:rPr>
          <w:t>for details)</w:t>
        </w:r>
      </w:ins>
      <w:r w:rsidRPr="006473CD">
        <w:rPr>
          <w:szCs w:val="24"/>
        </w:rPr>
        <w:t>. We assume that shedding rate scales linearly with parasite abundance, giving</w:t>
      </w:r>
    </w:p>
    <w:p w14:paraId="0D3B8FB1" w14:textId="77777777" w:rsidR="006473CD" w:rsidRPr="00475689" w:rsidRDefault="00054085"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rFonts w:ascii="Cambria Math" w:hAnsi="Cambria Math"/>
              <w:szCs w:val="24"/>
            </w:rPr>
            <m:t xml:space="preserve"> </m:t>
          </m:r>
          <m:r>
            <m:rPr>
              <m:sty m:val="p"/>
            </m:rPr>
            <w:rPr>
              <w:rFonts w:ascii="Cambria Math" w:hAnsi="Cambria Math"/>
              <w:szCs w:val="24"/>
            </w:rPr>
            <m:t>(for endoparasites)</m:t>
          </m:r>
        </m:oMath>
      </m:oMathPara>
    </w:p>
    <w:p w14:paraId="4104207D" w14:textId="77777777" w:rsidR="006473CD" w:rsidRPr="00475689" w:rsidRDefault="00054085"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5/12</m:t>
              </m:r>
            </m:sup>
          </m:sSubSup>
          <m:r>
            <w:rPr>
              <w:rFonts w:ascii="Cambria Math" w:hAnsi="Cambria Math"/>
              <w:szCs w:val="24"/>
            </w:rPr>
            <m:t xml:space="preserve"> (</m:t>
          </m:r>
          <m:r>
            <m:rPr>
              <m:sty m:val="p"/>
            </m:rPr>
            <w:rPr>
              <w:rFonts w:ascii="Cambria Math" w:hAnsi="Cambria Math"/>
              <w:szCs w:val="24"/>
            </w:rPr>
            <m:t>for ectoparasites)</m:t>
          </m:r>
        </m:oMath>
      </m:oMathPara>
    </w:p>
    <w:p w14:paraId="565F352C" w14:textId="77777777" w:rsidR="006473CD" w:rsidRPr="006473CD" w:rsidRDefault="006473CD" w:rsidP="006473CD">
      <w:pPr>
        <w:rPr>
          <w:szCs w:val="24"/>
        </w:rPr>
      </w:pPr>
    </w:p>
    <w:p w14:paraId="1D87CA0E" w14:textId="77777777" w:rsidR="00734F85" w:rsidRDefault="006473CD" w:rsidP="006473CD">
      <w:pPr>
        <w:rPr>
          <w:szCs w:val="24"/>
        </w:rPr>
      </w:pPr>
      <w:commentRangeStart w:id="319"/>
      <w:r w:rsidRPr="006473CD">
        <w:rPr>
          <w:szCs w:val="24"/>
        </w:rPr>
        <w:t>We</w:t>
      </w:r>
      <w:commentRangeEnd w:id="319"/>
      <w:r w:rsidR="00F07A49">
        <w:rPr>
          <w:rStyle w:val="CommentReference"/>
        </w:rPr>
        <w:commentReference w:id="319"/>
      </w:r>
      <w:r w:rsidRPr="006473CD">
        <w:rPr>
          <w:szCs w:val="24"/>
        </w:rPr>
        <w:t xml:space="preserve"> add these expressions into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expression above to attain host body size-, temperature-, and life cycle-dependent criteria for the evolution of generalism. In particular, it is immediately clear that</w:t>
      </w:r>
      <w:r w:rsidR="00734F85">
        <w:rPr>
          <w:szCs w:val="24"/>
        </w:rPr>
        <w:t>, all else equal,</w:t>
      </w:r>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34F85">
        <w:rPr>
          <w:szCs w:val="24"/>
        </w:rPr>
        <w:t xml:space="preserve"> will be larger for </w:t>
      </w:r>
      <w:proofErr w:type="spellStart"/>
      <w:r w:rsidRPr="006473CD">
        <w:rPr>
          <w:szCs w:val="24"/>
        </w:rPr>
        <w:t>endoparasite</w:t>
      </w:r>
      <w:r w:rsidR="00734F85">
        <w:rPr>
          <w:szCs w:val="24"/>
        </w:rPr>
        <w:t>s</w:t>
      </w:r>
      <w:proofErr w:type="spellEnd"/>
      <w:r w:rsidR="00734F85">
        <w:rPr>
          <w:szCs w:val="24"/>
        </w:rPr>
        <w:t xml:space="preserve"> than </w:t>
      </w:r>
      <w:proofErr w:type="spellStart"/>
      <w:r w:rsidR="00734F85">
        <w:rPr>
          <w:szCs w:val="24"/>
        </w:rPr>
        <w:t>ectoparasites</w:t>
      </w:r>
      <w:proofErr w:type="spellEnd"/>
      <w:r w:rsidR="00734F85">
        <w:rPr>
          <w:szCs w:val="24"/>
        </w:rPr>
        <w:t xml:space="preserve"> because shedding rate will be higher. </w:t>
      </w:r>
      <w:commentRangeStart w:id="320"/>
      <w:r w:rsidR="00734F85" w:rsidRPr="00EE0AED">
        <w:rPr>
          <w:b/>
          <w:szCs w:val="24"/>
        </w:rPr>
        <w:t xml:space="preserve">This makes it easier for a generalist </w:t>
      </w:r>
      <w:proofErr w:type="spellStart"/>
      <w:r w:rsidR="00734F85" w:rsidRPr="00EE0AED">
        <w:rPr>
          <w:b/>
          <w:szCs w:val="24"/>
        </w:rPr>
        <w:t>endoparasite</w:t>
      </w:r>
      <w:proofErr w:type="spellEnd"/>
      <w:r w:rsidR="00734F85" w:rsidRPr="00EE0AED">
        <w:rPr>
          <w:b/>
          <w:szCs w:val="24"/>
        </w:rPr>
        <w:t xml:space="preserve"> to invade than a generalist </w:t>
      </w:r>
      <w:proofErr w:type="spellStart"/>
      <w:r w:rsidR="00734F85" w:rsidRPr="00EE0AED">
        <w:rPr>
          <w:b/>
          <w:szCs w:val="24"/>
        </w:rPr>
        <w:t>ectoparasite</w:t>
      </w:r>
      <w:proofErr w:type="spellEnd"/>
      <w:r w:rsidR="00734F85" w:rsidRPr="00EE0AED">
        <w:rPr>
          <w:b/>
          <w:szCs w:val="24"/>
        </w:rPr>
        <w:t>.</w:t>
      </w:r>
      <w:commentRangeEnd w:id="320"/>
      <w:r w:rsidR="00965F0B" w:rsidRPr="00EE0AED">
        <w:rPr>
          <w:rStyle w:val="CommentReference"/>
          <w:b/>
        </w:rPr>
        <w:commentReference w:id="320"/>
      </w:r>
      <w:r w:rsidR="00734F85">
        <w:rPr>
          <w:szCs w:val="24"/>
        </w:rPr>
        <w:t xml:space="preserve"> </w:t>
      </w:r>
    </w:p>
    <w:p w14:paraId="7D5F323B" w14:textId="77777777" w:rsidR="00734F85" w:rsidRDefault="00734F85" w:rsidP="006473CD">
      <w:pPr>
        <w:rPr>
          <w:szCs w:val="24"/>
        </w:rPr>
      </w:pPr>
    </w:p>
    <w:p w14:paraId="4816F5A6" w14:textId="77777777" w:rsidR="006473CD" w:rsidRPr="006473CD" w:rsidRDefault="00FB653B" w:rsidP="00FB653B">
      <w:pPr>
        <w:rPr>
          <w:szCs w:val="24"/>
        </w:rPr>
      </w:pPr>
      <w:r>
        <w:rPr>
          <w:szCs w:val="24"/>
        </w:rPr>
        <w:t xml:space="preserve">The mass of the secondary host is given by </w:t>
      </w:r>
      <m:oMath>
        <m:r>
          <w:rPr>
            <w:rFonts w:ascii="Cambria Math" w:hAnsi="Cambria Math"/>
            <w:szCs w:val="24"/>
          </w:rPr>
          <m:t>fW</m:t>
        </m:r>
      </m:oMath>
      <w:r>
        <w:rPr>
          <w:szCs w:val="24"/>
        </w:rPr>
        <w:t xml:space="preserve">, where </w:t>
      </w:r>
      <m:oMath>
        <m:r>
          <w:rPr>
            <w:rFonts w:ascii="Cambria Math" w:hAnsi="Cambria Math"/>
            <w:szCs w:val="24"/>
          </w:rPr>
          <m:t>W</m:t>
        </m:r>
      </m:oMath>
      <w:r>
        <w:rPr>
          <w:szCs w:val="24"/>
        </w:rPr>
        <w:t xml:space="preserve"> is the ma</w:t>
      </w:r>
      <w:proofErr w:type="spellStart"/>
      <w:r>
        <w:rPr>
          <w:szCs w:val="24"/>
        </w:rPr>
        <w:t>ss</w:t>
      </w:r>
      <w:proofErr w:type="spellEnd"/>
      <w:r>
        <w:rPr>
          <w:szCs w:val="24"/>
        </w:rPr>
        <w:t xml:space="preserve"> of the primary host, and we assume that the secondary host is smaller than the primary host (</w:t>
      </w:r>
      <m:oMath>
        <m:r>
          <w:rPr>
            <w:rFonts w:ascii="Cambria Math" w:hAnsi="Cambria Math"/>
            <w:szCs w:val="24"/>
          </w:rPr>
          <m:t>f&lt;1</m:t>
        </m:r>
      </m:oMath>
      <w:r>
        <w:rPr>
          <w:szCs w:val="24"/>
        </w:rPr>
        <w:t>). This essentially assumes that the specialist parasite has evolved to exploit the host that maximizes its fitness, since the fitness of the specialist (</w:t>
      </w:r>
      <m:oMath>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Pr>
          <w:szCs w:val="24"/>
        </w:rPr>
        <w:t xml:space="preserve">) </w:t>
      </w:r>
      <w:r w:rsidR="0053328B">
        <w:rPr>
          <w:szCs w:val="24"/>
        </w:rPr>
        <w:t xml:space="preserve">is an increasing function of host body size. </w:t>
      </w:r>
      <w:r w:rsidR="00734F85">
        <w:rPr>
          <w:szCs w:val="24"/>
        </w:rPr>
        <w:t xml:space="preserve">To </w:t>
      </w:r>
      <w:r w:rsidR="00734F85" w:rsidRPr="006473CD">
        <w:rPr>
          <w:szCs w:val="24"/>
        </w:rPr>
        <w:t xml:space="preserve">investigate how the evolution of </w:t>
      </w:r>
      <w:proofErr w:type="spellStart"/>
      <w:r w:rsidR="00734F85" w:rsidRPr="006473CD">
        <w:rPr>
          <w:szCs w:val="24"/>
        </w:rPr>
        <w:t>generalism</w:t>
      </w:r>
      <w:proofErr w:type="spellEnd"/>
      <w:r w:rsidR="00734F85" w:rsidRPr="006473CD">
        <w:rPr>
          <w:szCs w:val="24"/>
        </w:rPr>
        <w:t xml:space="preserve"> is affected by host body size (</w:t>
      </w:r>
      <w:r w:rsidR="00734F85" w:rsidRPr="006473CD">
        <w:rPr>
          <w:i/>
          <w:szCs w:val="24"/>
        </w:rPr>
        <w:t>W</w:t>
      </w:r>
      <w:r w:rsidR="00734F85" w:rsidRPr="006473CD">
        <w:rPr>
          <w:szCs w:val="24"/>
        </w:rPr>
        <w:t>), the difference in body size between the two hosts (</w:t>
      </w:r>
      <w:r w:rsidR="00734F85" w:rsidRPr="006473CD">
        <w:rPr>
          <w:i/>
          <w:szCs w:val="24"/>
        </w:rPr>
        <w:t>f</w:t>
      </w:r>
      <w:r w:rsidR="00734F85" w:rsidRPr="006473CD">
        <w:rPr>
          <w:szCs w:val="24"/>
        </w:rPr>
        <w:t xml:space="preserve">), </w:t>
      </w:r>
      <w:r w:rsidR="00734F85">
        <w:rPr>
          <w:szCs w:val="24"/>
        </w:rPr>
        <w:t xml:space="preserve">and </w:t>
      </w:r>
      <w:r w:rsidR="00734F85" w:rsidRPr="006473CD">
        <w:rPr>
          <w:szCs w:val="24"/>
        </w:rPr>
        <w:t>the temperature of the environment (</w:t>
      </w:r>
      <w:r w:rsidR="00734F85" w:rsidRPr="006473CD">
        <w:rPr>
          <w:i/>
          <w:szCs w:val="24"/>
        </w:rPr>
        <w:t>T</w:t>
      </w:r>
      <w:r w:rsidR="00734F85">
        <w:rPr>
          <w:szCs w:val="24"/>
        </w:rPr>
        <w:t xml:space="preserve">), we </w:t>
      </w:r>
      <w:r w:rsidR="006473CD" w:rsidRPr="006473CD">
        <w:rPr>
          <w:szCs w:val="24"/>
        </w:rPr>
        <w:t xml:space="preserve">ask how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changes with changes in these parameters (that is, we look at the derivatives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with respect to </w:t>
      </w:r>
      <w:r w:rsidR="006473CD" w:rsidRPr="006473CD">
        <w:rPr>
          <w:i/>
          <w:szCs w:val="24"/>
        </w:rPr>
        <w:t>W</w:t>
      </w:r>
      <w:r w:rsidR="006473CD" w:rsidRPr="006473CD">
        <w:rPr>
          <w:szCs w:val="24"/>
        </w:rPr>
        <w:t xml:space="preserve">, </w:t>
      </w:r>
      <w:r w:rsidR="006473CD" w:rsidRPr="006473CD">
        <w:rPr>
          <w:i/>
          <w:szCs w:val="24"/>
        </w:rPr>
        <w:t>f</w:t>
      </w:r>
      <w:r w:rsidR="006473CD" w:rsidRPr="006473CD">
        <w:rPr>
          <w:szCs w:val="24"/>
        </w:rPr>
        <w:t xml:space="preserve">, and </w:t>
      </w:r>
      <w:r w:rsidR="006473CD" w:rsidRPr="006473CD">
        <w:rPr>
          <w:i/>
          <w:szCs w:val="24"/>
        </w:rPr>
        <w:t>T</w:t>
      </w:r>
      <w:r w:rsidR="006473CD" w:rsidRPr="006473CD">
        <w:rPr>
          <w:szCs w:val="24"/>
        </w:rPr>
        <w:t xml:space="preserve">). We will consider these derivatives for both </w:t>
      </w:r>
      <w:proofErr w:type="spellStart"/>
      <w:r w:rsidR="006473CD" w:rsidRPr="006473CD">
        <w:rPr>
          <w:szCs w:val="24"/>
        </w:rPr>
        <w:t>endoparasites</w:t>
      </w:r>
      <w:proofErr w:type="spellEnd"/>
      <w:r w:rsidR="006473CD" w:rsidRPr="006473CD">
        <w:rPr>
          <w:szCs w:val="24"/>
        </w:rPr>
        <w:t xml:space="preserve"> and </w:t>
      </w:r>
      <w:proofErr w:type="spellStart"/>
      <w:r w:rsidR="006473CD" w:rsidRPr="006473CD">
        <w:rPr>
          <w:szCs w:val="24"/>
        </w:rPr>
        <w:t>ectoparasites</w:t>
      </w:r>
      <w:proofErr w:type="spellEnd"/>
      <w:r w:rsidR="006473CD" w:rsidRPr="006473CD">
        <w:rPr>
          <w:szCs w:val="24"/>
        </w:rPr>
        <w:t>.</w:t>
      </w:r>
    </w:p>
    <w:p w14:paraId="33DAB0A8" w14:textId="77777777" w:rsidR="006473CD" w:rsidRPr="006473CD" w:rsidRDefault="006473CD" w:rsidP="006473CD">
      <w:pPr>
        <w:rPr>
          <w:szCs w:val="24"/>
        </w:rPr>
      </w:pPr>
    </w:p>
    <w:p w14:paraId="67B7DE37" w14:textId="77777777" w:rsidR="006473CD" w:rsidRPr="006473CD" w:rsidRDefault="006473CD" w:rsidP="006473CD">
      <w:pPr>
        <w:rPr>
          <w:szCs w:val="24"/>
        </w:rPr>
      </w:pPr>
      <w:r w:rsidRPr="006473CD">
        <w:rPr>
          <w:szCs w:val="24"/>
        </w:rPr>
        <w:t xml:space="preserve">For </w:t>
      </w:r>
      <w:proofErr w:type="spellStart"/>
      <w:r w:rsidRPr="006473CD">
        <w:rPr>
          <w:szCs w:val="24"/>
        </w:rPr>
        <w:t>endoparasites</w:t>
      </w:r>
      <w:proofErr w:type="spellEnd"/>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host body size: </w:t>
      </w:r>
    </w:p>
    <w:p w14:paraId="13D4E53C" w14:textId="77777777" w:rsidR="006473CD" w:rsidRPr="00475689" w:rsidRDefault="00054085"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96AEEEF" w14:textId="77777777" w:rsidR="006473CD" w:rsidRPr="006473CD" w:rsidRDefault="006473CD" w:rsidP="006473CD">
      <w:pPr>
        <w:rPr>
          <w:szCs w:val="24"/>
        </w:rPr>
      </w:pPr>
    </w:p>
    <w:p w14:paraId="465D333F" w14:textId="77777777" w:rsidR="006473CD" w:rsidRPr="006473CD" w:rsidRDefault="006473CD" w:rsidP="006473CD">
      <w:pPr>
        <w:rPr>
          <w:szCs w:val="24"/>
        </w:rPr>
      </w:pPr>
      <w:r w:rsidRPr="006473CD">
        <w:rPr>
          <w:szCs w:val="24"/>
        </w:rPr>
        <w:t xml:space="preserve">Thus we predict that parasites infecting large-bodied hosts are more likely to be generalists than parasites infecting small-bodied hosts. That is, when looking across a large number of host-parasite associations, </w:t>
      </w:r>
      <w:r w:rsidRPr="006473CD">
        <w:rPr>
          <w:b/>
          <w:szCs w:val="24"/>
        </w:rPr>
        <w:t xml:space="preserve">there should be positive correlations between the </w:t>
      </w:r>
      <w:proofErr w:type="spellStart"/>
      <w:r w:rsidRPr="006473CD">
        <w:rPr>
          <w:b/>
          <w:szCs w:val="24"/>
        </w:rPr>
        <w:t>generalism</w:t>
      </w:r>
      <w:proofErr w:type="spellEnd"/>
      <w:r w:rsidRPr="006473CD">
        <w:rPr>
          <w:b/>
          <w:szCs w:val="24"/>
        </w:rPr>
        <w:t xml:space="preserve"> index of each parasite and</w:t>
      </w:r>
      <w:r w:rsidR="00EA1C81">
        <w:rPr>
          <w:b/>
          <w:szCs w:val="24"/>
        </w:rPr>
        <w:t xml:space="preserve"> </w:t>
      </w:r>
      <w:r w:rsidRPr="006473CD">
        <w:rPr>
          <w:b/>
          <w:szCs w:val="24"/>
        </w:rPr>
        <w:t>both</w:t>
      </w:r>
      <w:r w:rsidR="00EA1C81">
        <w:rPr>
          <w:b/>
          <w:szCs w:val="24"/>
        </w:rPr>
        <w:t xml:space="preserve"> the</w:t>
      </w:r>
      <w:r w:rsidRPr="006473CD">
        <w:rPr>
          <w:b/>
          <w:szCs w:val="24"/>
        </w:rPr>
        <w:t xml:space="preserve"> body size of its largest host</w:t>
      </w:r>
      <w:r w:rsidR="0048212F">
        <w:rPr>
          <w:b/>
          <w:szCs w:val="24"/>
        </w:rPr>
        <w:t>.</w:t>
      </w:r>
      <w:r w:rsidRPr="006473CD">
        <w:rPr>
          <w:b/>
          <w:szCs w:val="24"/>
        </w:rPr>
        <w:t xml:space="preserve"> </w:t>
      </w:r>
      <w:r w:rsidR="0048212F" w:rsidRPr="00DB0F4D">
        <w:rPr>
          <w:szCs w:val="24"/>
        </w:rPr>
        <w:t>Moreover,</w:t>
      </w:r>
      <w:r w:rsidR="0048212F">
        <w:rPr>
          <w:b/>
          <w:szCs w:val="24"/>
        </w:rPr>
        <w:t xml:space="preserve"> there will be a positive correlation between </w:t>
      </w:r>
      <w:proofErr w:type="spellStart"/>
      <w:r w:rsidR="0048212F">
        <w:rPr>
          <w:b/>
          <w:szCs w:val="24"/>
        </w:rPr>
        <w:t>generalism</w:t>
      </w:r>
      <w:proofErr w:type="spellEnd"/>
      <w:r w:rsidR="0048212F">
        <w:rPr>
          <w:b/>
          <w:szCs w:val="24"/>
        </w:rPr>
        <w:t xml:space="preserve"> index and mean body size </w:t>
      </w:r>
      <w:r w:rsidR="0048212F" w:rsidRPr="00DB0F4D">
        <w:rPr>
          <w:szCs w:val="24"/>
        </w:rPr>
        <w:t>(</w:t>
      </w:r>
      <m:oMath>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d>
          <m:dPr>
            <m:ctrlPr>
              <w:rPr>
                <w:rFonts w:ascii="Cambria Math" w:hAnsi="Cambria Math"/>
                <w:i/>
                <w:szCs w:val="24"/>
              </w:rPr>
            </m:ctrlPr>
          </m:dPr>
          <m:e>
            <m:r>
              <w:rPr>
                <w:rFonts w:ascii="Cambria Math" w:hAnsi="Cambria Math"/>
                <w:szCs w:val="24"/>
              </w:rPr>
              <m:t>1+f</m:t>
            </m:r>
          </m:e>
        </m:d>
        <m:r>
          <w:rPr>
            <w:rFonts w:ascii="Cambria Math" w:hAnsi="Cambria Math"/>
            <w:szCs w:val="24"/>
          </w:rPr>
          <m:t>W/2</m:t>
        </m:r>
      </m:oMath>
      <w:r w:rsidR="0048212F">
        <w:rPr>
          <w:szCs w:val="24"/>
        </w:rPr>
        <w:t>)</w:t>
      </w:r>
      <w:r w:rsidR="00DB0F4D">
        <w:rPr>
          <w:szCs w:val="24"/>
        </w:rPr>
        <w:t xml:space="preserve"> as </w:t>
      </w: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oMath>
      <w:r w:rsidR="00DB0F4D">
        <w:rPr>
          <w:szCs w:val="24"/>
        </w:rPr>
        <w:t xml:space="preserve">, and </w:t>
      </w:r>
      <m:oMath>
        <m:f>
          <m:fPr>
            <m:ctrlPr>
              <w:rPr>
                <w:rFonts w:ascii="Cambria Math" w:hAnsi="Cambria Math"/>
                <w:i/>
                <w:szCs w:val="24"/>
              </w:rPr>
            </m:ctrlPr>
          </m:fPr>
          <m:num>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num>
          <m:den>
            <m:r>
              <w:rPr>
                <w:rFonts w:ascii="Cambria Math" w:hAnsi="Cambria Math"/>
                <w:szCs w:val="24"/>
              </w:rPr>
              <m:t>dW</m:t>
            </m:r>
          </m:den>
        </m:f>
        <m:r>
          <w:rPr>
            <w:rFonts w:ascii="Cambria Math" w:hAnsi="Cambria Math"/>
            <w:szCs w:val="24"/>
          </w:rPr>
          <m:t>&gt;0</m:t>
        </m:r>
      </m:oMath>
      <w:r w:rsidR="00DB0F4D">
        <w:rPr>
          <w:szCs w:val="24"/>
        </w:rPr>
        <w:t xml:space="preserve"> for all </w:t>
      </w:r>
      <w:r w:rsidR="00DB0F4D">
        <w:rPr>
          <w:i/>
          <w:szCs w:val="24"/>
        </w:rPr>
        <w:t>W</w:t>
      </w:r>
      <w:r w:rsidR="00DB0F4D">
        <w:rPr>
          <w:szCs w:val="24"/>
        </w:rPr>
        <w:t>.</w:t>
      </w:r>
      <w:r w:rsidR="001F03E9">
        <w:rPr>
          <w:szCs w:val="24"/>
        </w:rPr>
        <w:t xml:space="preserve"> However, because </w:t>
      </w:r>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1+f</m:t>
            </m:r>
          </m:den>
        </m:f>
        <m:r>
          <w:rPr>
            <w:rFonts w:ascii="Cambria Math" w:hAnsi="Cambria Math"/>
            <w:szCs w:val="24"/>
          </w:rPr>
          <m:t>&gt;1</m:t>
        </m:r>
      </m:oMath>
      <w:r w:rsidR="001F03E9">
        <w:rPr>
          <w:szCs w:val="24"/>
        </w:rPr>
        <w:t>, the correlation between generalism index and maximum body size should be larger than that between generalism and mean body size.</w:t>
      </w:r>
    </w:p>
    <w:p w14:paraId="0083CB5C" w14:textId="77777777" w:rsidR="0048212F" w:rsidRDefault="0048212F" w:rsidP="006473CD">
      <w:pPr>
        <w:rPr>
          <w:szCs w:val="24"/>
        </w:rPr>
      </w:pPr>
    </w:p>
    <w:p w14:paraId="5B1D493C" w14:textId="77777777" w:rsidR="006473CD" w:rsidRPr="006473CD" w:rsidRDefault="006473CD" w:rsidP="006473CD">
      <w:pPr>
        <w:rPr>
          <w:szCs w:val="24"/>
        </w:rPr>
      </w:pPr>
      <w:r w:rsidRPr="006473CD">
        <w:rPr>
          <w:szCs w:val="24"/>
        </w:rPr>
        <w:t xml:space="preserve">Similarly,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w:t>
      </w:r>
      <w:r w:rsidRPr="006473CD">
        <w:rPr>
          <w:i/>
          <w:szCs w:val="24"/>
        </w:rPr>
        <w:t>f</w:t>
      </w:r>
      <w:r w:rsidRPr="006473CD">
        <w:rPr>
          <w:szCs w:val="24"/>
        </w:rPr>
        <w:t>, the relative difference in body size between hosts:</w:t>
      </w:r>
    </w:p>
    <w:p w14:paraId="0D8F6136" w14:textId="77777777" w:rsidR="006473CD" w:rsidRPr="00475689" w:rsidRDefault="00054085"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0910E76" w14:textId="77777777" w:rsidR="006473CD" w:rsidRPr="006473CD" w:rsidRDefault="006473CD" w:rsidP="006473CD">
      <w:pPr>
        <w:rPr>
          <w:szCs w:val="24"/>
        </w:rPr>
      </w:pPr>
      <w:r w:rsidRPr="006473CD">
        <w:rPr>
          <w:szCs w:val="24"/>
        </w:rPr>
        <w:t xml:space="preserve">This result is intuitive: increasing </w:t>
      </w:r>
      <w:r w:rsidRPr="006473CD">
        <w:rPr>
          <w:i/>
          <w:szCs w:val="24"/>
        </w:rPr>
        <w:t>f</w:t>
      </w:r>
      <w:r w:rsidRPr="006473CD">
        <w:rPr>
          <w:szCs w:val="24"/>
        </w:rPr>
        <w:t xml:space="preserve"> increases the size of the secondary host</w:t>
      </w:r>
      <w:r w:rsidR="006B119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B1194">
        <w:rPr>
          <w:szCs w:val="24"/>
        </w:rPr>
        <w:t xml:space="preserve"> is the sum of terms dealing with infection in the pri</w:t>
      </w:r>
      <w:proofErr w:type="spellStart"/>
      <w:r w:rsidR="006B1194">
        <w:rPr>
          <w:szCs w:val="24"/>
        </w:rPr>
        <w:t>mary</w:t>
      </w:r>
      <w:proofErr w:type="spellEnd"/>
      <w:r w:rsidR="006B1194">
        <w:rPr>
          <w:szCs w:val="24"/>
        </w:rPr>
        <w:t xml:space="preserve"> and secondary host, and, </w:t>
      </w:r>
      <w:r w:rsidRPr="006473CD">
        <w:rPr>
          <w:szCs w:val="24"/>
        </w:rPr>
        <w:t xml:space="preserve">as we have already shown, increasing host mass increases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r w:rsidR="00FB653B">
        <w:rPr>
          <w:szCs w:val="24"/>
        </w:rPr>
        <w:t xml:space="preserve">Note that if we allowed </w:t>
      </w:r>
      <m:oMath>
        <m:r>
          <w:rPr>
            <w:rFonts w:ascii="Cambria Math" w:hAnsi="Cambria Math"/>
            <w:szCs w:val="24"/>
          </w:rPr>
          <m:t>f&gt;1</m:t>
        </m:r>
      </m:oMath>
      <w:r w:rsidR="00FB653B">
        <w:rPr>
          <w:szCs w:val="24"/>
        </w:rPr>
        <w:t xml:space="preserve"> (secondary host larger than primary host), this would make invasion </w:t>
      </w:r>
      <w:r w:rsidR="0048212F">
        <w:rPr>
          <w:szCs w:val="24"/>
        </w:rPr>
        <w:t xml:space="preserve">by the generalist </w:t>
      </w:r>
      <w:r w:rsidR="006B1194">
        <w:rPr>
          <w:szCs w:val="24"/>
        </w:rPr>
        <w:t xml:space="preserve">even </w:t>
      </w:r>
      <w:r w:rsidR="00FB653B">
        <w:rPr>
          <w:szCs w:val="24"/>
        </w:rPr>
        <w:t xml:space="preserve">easier. </w:t>
      </w:r>
      <w:r w:rsidRPr="006473CD">
        <w:rPr>
          <w:szCs w:val="24"/>
        </w:rPr>
        <w:t xml:space="preserve">Thus we predict that </w:t>
      </w:r>
      <w:r w:rsidRPr="006473CD">
        <w:rPr>
          <w:b/>
          <w:szCs w:val="24"/>
        </w:rPr>
        <w:t xml:space="preserve">there should be a strong positive correlation between </w:t>
      </w:r>
      <w:proofErr w:type="spellStart"/>
      <w:r w:rsidRPr="006473CD">
        <w:rPr>
          <w:b/>
          <w:szCs w:val="24"/>
        </w:rPr>
        <w:t>generalism</w:t>
      </w:r>
      <w:proofErr w:type="spellEnd"/>
      <w:r w:rsidRPr="006473CD">
        <w:rPr>
          <w:b/>
          <w:szCs w:val="24"/>
        </w:rPr>
        <w:t xml:space="preserve"> index and the coefficient of variation in host body size. </w:t>
      </w:r>
      <w:r w:rsidRPr="006473CD">
        <w:rPr>
          <w:szCs w:val="24"/>
        </w:rPr>
        <w:t>The coefficient of variation is a better metric for this prediction than the raw variance because the variance in body sizes among hosts will be positively correlated with mean body size among hosts.</w:t>
      </w:r>
    </w:p>
    <w:p w14:paraId="67E4A765" w14:textId="77777777" w:rsidR="006473CD" w:rsidRPr="006473CD" w:rsidRDefault="006473CD" w:rsidP="006473CD">
      <w:pPr>
        <w:rPr>
          <w:szCs w:val="24"/>
        </w:rPr>
      </w:pPr>
    </w:p>
    <w:p w14:paraId="49F6C86C" w14:textId="77777777" w:rsidR="006473CD" w:rsidRPr="006473CD" w:rsidRDefault="006473CD" w:rsidP="006473CD">
      <w:pPr>
        <w:rPr>
          <w:szCs w:val="24"/>
        </w:rPr>
      </w:pPr>
      <w:r w:rsidRPr="006473CD">
        <w:rPr>
          <w:szCs w:val="24"/>
        </w:rPr>
        <w:t xml:space="preserve">Temperature likewise has a consistent effect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but in the opposite direction: increasing temperature decreases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w:t>
      </w:r>
    </w:p>
    <w:p w14:paraId="1B73C54E" w14:textId="77777777" w:rsidR="006473CD" w:rsidRPr="00475689" w:rsidRDefault="00054085"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T</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f>
            <m:fPr>
              <m:ctrlPr>
                <w:rPr>
                  <w:rFonts w:ascii="Cambria Math" w:hAnsi="Cambria Math"/>
                  <w:i/>
                  <w:szCs w:val="24"/>
                </w:rPr>
              </m:ctrlPr>
            </m:fPr>
            <m:num>
              <m:r>
                <w:rPr>
                  <w:rFonts w:ascii="Cambria Math" w:hAnsi="Cambria Math"/>
                  <w:szCs w:val="24"/>
                </w:rPr>
                <m:t>E</m:t>
              </m:r>
            </m:num>
            <m:den>
              <m:r>
                <w:rPr>
                  <w:rFonts w:ascii="Cambria Math" w:hAnsi="Cambria Math"/>
                  <w:szCs w:val="24"/>
                </w:rPr>
                <m:t>kT</m:t>
              </m:r>
            </m:den>
          </m:f>
          <m:r>
            <w:rPr>
              <w:rFonts w:ascii="Cambria Math" w:hAnsi="Cambria Math"/>
              <w:szCs w:val="24"/>
            </w:rPr>
            <m:t>.</m:t>
          </m:r>
        </m:oMath>
      </m:oMathPara>
    </w:p>
    <w:p w14:paraId="436514A8" w14:textId="77777777" w:rsidR="006473CD" w:rsidRPr="006473CD" w:rsidRDefault="006473CD" w:rsidP="006473CD">
      <w:pPr>
        <w:rPr>
          <w:szCs w:val="24"/>
        </w:rPr>
      </w:pPr>
      <w:r w:rsidRPr="006473CD">
        <w:rPr>
          <w:szCs w:val="24"/>
        </w:rPr>
        <w:lastRenderedPageBreak/>
        <w:t xml:space="preserve">Thus we predict that </w:t>
      </w:r>
      <w:proofErr w:type="spellStart"/>
      <w:r w:rsidRPr="00EE0AED">
        <w:rPr>
          <w:b/>
          <w:szCs w:val="24"/>
        </w:rPr>
        <w:t>generalism</w:t>
      </w:r>
      <w:proofErr w:type="spellEnd"/>
      <w:r w:rsidRPr="00EE0AED">
        <w:rPr>
          <w:b/>
          <w:szCs w:val="24"/>
        </w:rPr>
        <w:t xml:space="preserve"> should be more likely in colder environments than in warmer ones</w:t>
      </w:r>
      <w:r w:rsidRPr="006473CD">
        <w:rPr>
          <w:szCs w:val="24"/>
        </w:rPr>
        <w:t xml:space="preserve">. A corollary of this (which we cannot address in our current dataset) is that </w:t>
      </w:r>
      <w:proofErr w:type="spellStart"/>
      <w:r w:rsidRPr="006473CD">
        <w:rPr>
          <w:szCs w:val="24"/>
        </w:rPr>
        <w:t>generalism</w:t>
      </w:r>
      <w:proofErr w:type="spellEnd"/>
      <w:r w:rsidRPr="006473CD">
        <w:rPr>
          <w:szCs w:val="24"/>
        </w:rPr>
        <w:t xml:space="preserve"> should be more common among parasites of </w:t>
      </w:r>
      <w:proofErr w:type="spellStart"/>
      <w:r w:rsidRPr="006473CD">
        <w:rPr>
          <w:szCs w:val="24"/>
        </w:rPr>
        <w:t>ectotherms</w:t>
      </w:r>
      <w:proofErr w:type="spellEnd"/>
      <w:r w:rsidRPr="006473CD">
        <w:rPr>
          <w:szCs w:val="24"/>
        </w:rPr>
        <w:t xml:space="preserve"> than endotherms.</w:t>
      </w:r>
    </w:p>
    <w:p w14:paraId="17D64A46" w14:textId="77777777" w:rsidR="006473CD" w:rsidRPr="006473CD" w:rsidRDefault="006473CD" w:rsidP="006473CD">
      <w:pPr>
        <w:rPr>
          <w:szCs w:val="24"/>
        </w:rPr>
      </w:pPr>
    </w:p>
    <w:p w14:paraId="12EC1FB9" w14:textId="77777777" w:rsidR="006473CD" w:rsidRPr="006473CD" w:rsidRDefault="006473CD" w:rsidP="006473CD">
      <w:pPr>
        <w:rPr>
          <w:szCs w:val="24"/>
        </w:rPr>
      </w:pPr>
      <w:r w:rsidRPr="006473CD">
        <w:rPr>
          <w:szCs w:val="24"/>
        </w:rPr>
        <w:t xml:space="preserve">We point out that the majority of </w:t>
      </w:r>
      <w:proofErr w:type="spellStart"/>
      <w:r w:rsidRPr="006473CD">
        <w:rPr>
          <w:szCs w:val="24"/>
        </w:rPr>
        <w:t>endoparasites</w:t>
      </w:r>
      <w:proofErr w:type="spellEnd"/>
      <w:r w:rsidRPr="006473CD">
        <w:rPr>
          <w:szCs w:val="24"/>
        </w:rPr>
        <w:t xml:space="preserve"> in the fish-</w:t>
      </w:r>
      <w:proofErr w:type="spellStart"/>
      <w:r w:rsidRPr="006473CD">
        <w:rPr>
          <w:szCs w:val="24"/>
        </w:rPr>
        <w:t>macroparasite</w:t>
      </w:r>
      <w:proofErr w:type="spellEnd"/>
      <w:r w:rsidRPr="006473CD">
        <w:rPr>
          <w:szCs w:val="24"/>
        </w:rPr>
        <w:t xml:space="preserve"> database are actually </w:t>
      </w:r>
      <w:proofErr w:type="spellStart"/>
      <w:r w:rsidRPr="006473CD">
        <w:rPr>
          <w:szCs w:val="24"/>
        </w:rPr>
        <w:t>trophically</w:t>
      </w:r>
      <w:proofErr w:type="spellEnd"/>
      <w:r w:rsidRPr="006473CD">
        <w:rPr>
          <w:szCs w:val="24"/>
        </w:rPr>
        <w:t xml:space="preserve"> transmitted. Thus, in Appendix </w:t>
      </w:r>
      <w:r w:rsidR="00C054D7">
        <w:rPr>
          <w:szCs w:val="24"/>
        </w:rPr>
        <w:t>B</w:t>
      </w:r>
      <w:r w:rsidR="00C054D7" w:rsidRPr="006473CD">
        <w:rPr>
          <w:szCs w:val="24"/>
        </w:rPr>
        <w:t xml:space="preserve"> </w:t>
      </w:r>
      <w:r w:rsidRPr="006473CD">
        <w:rPr>
          <w:szCs w:val="24"/>
        </w:rPr>
        <w:t>we show that these predictions hold under a model of trophic transmission as well. This trophic transmission model is more challenging to analyse, so we are forced to rely on numerical exploration to validate this prediction.</w:t>
      </w:r>
    </w:p>
    <w:p w14:paraId="0789A9D8" w14:textId="77777777" w:rsidR="006473CD" w:rsidRPr="006473CD" w:rsidRDefault="006473CD" w:rsidP="006473CD">
      <w:pPr>
        <w:rPr>
          <w:szCs w:val="24"/>
        </w:rPr>
      </w:pPr>
    </w:p>
    <w:p w14:paraId="47456855" w14:textId="77777777" w:rsidR="006473CD" w:rsidRPr="006473CD" w:rsidRDefault="006473CD" w:rsidP="006473CD">
      <w:pPr>
        <w:rPr>
          <w:szCs w:val="24"/>
        </w:rPr>
      </w:pPr>
      <w:r w:rsidRPr="006473CD">
        <w:rPr>
          <w:szCs w:val="24"/>
        </w:rPr>
        <w:t xml:space="preserve">For </w:t>
      </w:r>
      <w:proofErr w:type="spellStart"/>
      <w:r w:rsidRPr="006473CD">
        <w:rPr>
          <w:szCs w:val="24"/>
        </w:rPr>
        <w:t>ectoparasites</w:t>
      </w:r>
      <w:proofErr w:type="spellEnd"/>
      <w:r w:rsidRPr="006473CD">
        <w:rPr>
          <w:szCs w:val="24"/>
        </w:rPr>
        <w:t xml:space="preserve"> (the majority of which have direct life cycles), the response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to changes in traits is more complicated. For example, the effects of increasing host mass or increasi</w:t>
      </w:r>
      <w:proofErr w:type="spellStart"/>
      <w:r w:rsidRPr="006473CD">
        <w:rPr>
          <w:szCs w:val="24"/>
        </w:rPr>
        <w:t>ng</w:t>
      </w:r>
      <w:proofErr w:type="spellEnd"/>
      <w:r w:rsidRPr="006473CD">
        <w:rPr>
          <w:szCs w:val="24"/>
        </w:rPr>
        <w:t xml:space="preserve"> the difference in mass between hosts are given by the derivatives</w:t>
      </w:r>
    </w:p>
    <w:p w14:paraId="4CC06CCE" w14:textId="77777777" w:rsidR="006473CD" w:rsidRPr="00475689" w:rsidRDefault="00054085"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3W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oMath>
      </m:oMathPara>
    </w:p>
    <w:p w14:paraId="0D1AF235" w14:textId="77777777" w:rsidR="006473CD" w:rsidRPr="006473CD" w:rsidRDefault="006473CD" w:rsidP="006473CD">
      <w:pPr>
        <w:rPr>
          <w:szCs w:val="24"/>
        </w:rPr>
      </w:pPr>
      <w:proofErr w:type="gramStart"/>
      <w:r w:rsidRPr="006473CD">
        <w:rPr>
          <w:szCs w:val="24"/>
        </w:rPr>
        <w:t>and</w:t>
      </w:r>
      <w:proofErr w:type="gramEnd"/>
    </w:p>
    <w:p w14:paraId="5DCA86C9" w14:textId="77777777" w:rsidR="006473CD" w:rsidRPr="00475689" w:rsidRDefault="00054085" w:rsidP="006473CD">
      <w:pPr>
        <w:rPr>
          <w:szCs w:val="24"/>
        </w:rPr>
      </w:pPr>
      <m:oMathPara>
        <m:oMath>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12fγ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3DA1BB50" w14:textId="77777777" w:rsidR="006473CD" w:rsidRPr="006473CD" w:rsidRDefault="006473CD" w:rsidP="006473CD">
      <w:pPr>
        <w:rPr>
          <w:szCs w:val="24"/>
        </w:rPr>
      </w:pPr>
      <w:r w:rsidRPr="006473CD">
        <w:rPr>
          <w:szCs w:val="24"/>
        </w:rPr>
        <w:t xml:space="preserve">For both of these derivatives, the sign is determined by </w:t>
      </w:r>
      <m:oMath>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w:proofErr w:type="gramStart"/>
                <m:r>
                  <w:rPr>
                    <w:rFonts w:ascii="Cambria Math" w:hAnsi="Cambria Math"/>
                    <w:szCs w:val="24"/>
                  </w:rPr>
                  <m:t>2</m:t>
                </m:r>
              </m:sub>
            </m:sSub>
            <m:r>
              <w:rPr>
                <w:rFonts w:ascii="Cambria Math" w:hAnsi="Cambria Math"/>
                <w:szCs w:val="24"/>
              </w:rPr>
              <m:t>-9</m:t>
            </m:r>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oMath>
      <w:r w:rsidRPr="006473CD">
        <w:rPr>
          <w:szCs w:val="24"/>
        </w:rPr>
        <w:t xml:space="preserve">. Plugging in the scaling functions for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this expression will be negative, making both derivatives positive, as they were for endoparasites, whenever </w:t>
      </w:r>
    </w:p>
    <w:p w14:paraId="009BD44B" w14:textId="77777777" w:rsidR="006473CD" w:rsidRPr="00475689" w:rsidRDefault="00475689" w:rsidP="006473CD">
      <w:pPr>
        <w:rPr>
          <w:szCs w:val="24"/>
        </w:rPr>
      </w:pPr>
      <m:oMathPara>
        <m:oMath>
          <m:r>
            <w:rPr>
              <w:rFonts w:ascii="Cambria Math" w:hAnsi="Cambria Math"/>
              <w:szCs w:val="24"/>
            </w:rPr>
            <m:t>W&lt;</m:t>
          </m:r>
          <m:f>
            <m:fPr>
              <m:ctrlPr>
                <w:rPr>
                  <w:rFonts w:ascii="Cambria Math" w:hAnsi="Cambria Math"/>
                  <w:i/>
                  <w:szCs w:val="24"/>
                </w:rPr>
              </m:ctrlPr>
            </m:fPr>
            <m:num>
              <m:r>
                <w:rPr>
                  <w:rFonts w:ascii="Cambria Math" w:hAnsi="Cambria Math"/>
                  <w:szCs w:val="24"/>
                </w:rPr>
                <m:t>1</m:t>
              </m:r>
            </m:num>
            <m:den>
              <m:r>
                <w:rPr>
                  <w:rFonts w:ascii="Cambria Math" w:hAnsi="Cambria Math"/>
                  <w:szCs w:val="24"/>
                </w:rPr>
                <m:t>f</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9</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den>
                  </m:f>
                </m:e>
              </m:d>
            </m:e>
            <m:sup>
              <m:r>
                <w:rPr>
                  <w:rFonts w:ascii="Cambria Math" w:hAnsi="Cambria Math"/>
                  <w:szCs w:val="24"/>
                </w:rPr>
                <m:t>6</m:t>
              </m:r>
            </m:sup>
          </m:sSup>
          <m:r>
            <w:rPr>
              <w:rFonts w:ascii="Cambria Math" w:hAnsi="Cambria Math"/>
              <w:szCs w:val="24"/>
            </w:rPr>
            <m:t>.</m:t>
          </m:r>
        </m:oMath>
      </m:oMathPara>
    </w:p>
    <w:p w14:paraId="752BE7C2" w14:textId="77777777" w:rsidR="006473CD" w:rsidRPr="006473CD" w:rsidRDefault="006473CD" w:rsidP="006473CD">
      <w:pPr>
        <w:rPr>
          <w:szCs w:val="24"/>
        </w:rPr>
      </w:pPr>
      <w:r w:rsidRPr="006473CD">
        <w:rPr>
          <w:szCs w:val="24"/>
        </w:rPr>
        <w:t xml:space="preserve">That is, it will be easier for a generalist </w:t>
      </w:r>
      <w:proofErr w:type="spellStart"/>
      <w:r w:rsidRPr="006473CD">
        <w:rPr>
          <w:szCs w:val="24"/>
        </w:rPr>
        <w:t>ectoparasite</w:t>
      </w:r>
      <w:proofErr w:type="spellEnd"/>
      <w:r w:rsidRPr="006473CD">
        <w:rPr>
          <w:szCs w:val="24"/>
        </w:rPr>
        <w:t xml:space="preserve"> to invade when host body size increases, but only up to a point. Put another way, </w:t>
      </w:r>
      <w:r w:rsidRPr="006473CD">
        <w:rPr>
          <w:b/>
          <w:szCs w:val="24"/>
        </w:rPr>
        <w:t>this predicts that there should be few generalist parasites of either very small bodied or very large bodied hosts</w:t>
      </w:r>
      <w:commentRangeStart w:id="321"/>
      <w:r w:rsidRPr="006473CD">
        <w:rPr>
          <w:szCs w:val="24"/>
        </w:rPr>
        <w:t xml:space="preserve">. If the primary host is very large, then it will be easier for a generalist to invade if the secondary host is much smaller (i.e., </w:t>
      </w:r>
      <w:r w:rsidRPr="006473CD">
        <w:rPr>
          <w:i/>
          <w:szCs w:val="24"/>
        </w:rPr>
        <w:t xml:space="preserve">f </w:t>
      </w:r>
      <w:r w:rsidRPr="006473CD">
        <w:rPr>
          <w:szCs w:val="24"/>
        </w:rPr>
        <w:t xml:space="preserve">is small). </w:t>
      </w:r>
      <w:commentRangeEnd w:id="321"/>
      <w:r w:rsidR="00383AF5">
        <w:rPr>
          <w:rStyle w:val="CommentReference"/>
        </w:rPr>
        <w:commentReference w:id="321"/>
      </w:r>
      <w:r w:rsidRPr="006473CD">
        <w:rPr>
          <w:szCs w:val="24"/>
        </w:rPr>
        <w:t>However, it is important to note that both of these predictions now depend on the values of the parameters, making these predictions somewhat more challenging to address.</w:t>
      </w:r>
    </w:p>
    <w:p w14:paraId="3066E541" w14:textId="77777777" w:rsidR="006473CD" w:rsidRPr="006473CD" w:rsidRDefault="006473CD" w:rsidP="006473CD">
      <w:pPr>
        <w:rPr>
          <w:szCs w:val="24"/>
        </w:rPr>
      </w:pPr>
    </w:p>
    <w:p w14:paraId="7675C3A7" w14:textId="77777777" w:rsidR="006473CD" w:rsidRPr="006473CD" w:rsidRDefault="006473CD" w:rsidP="006473CD">
      <w:pPr>
        <w:rPr>
          <w:b/>
          <w:szCs w:val="24"/>
        </w:rPr>
      </w:pPr>
      <w:r w:rsidRPr="006473CD">
        <w:rPr>
          <w:szCs w:val="24"/>
        </w:rPr>
        <w:t xml:space="preserve">The effect of temperature will be the same for both </w:t>
      </w:r>
      <w:proofErr w:type="spellStart"/>
      <w:r w:rsidRPr="006473CD">
        <w:rPr>
          <w:szCs w:val="24"/>
        </w:rPr>
        <w:t>endo</w:t>
      </w:r>
      <w:proofErr w:type="spellEnd"/>
      <w:r w:rsidRPr="006473CD">
        <w:rPr>
          <w:szCs w:val="24"/>
        </w:rPr>
        <w:t xml:space="preserve">- and </w:t>
      </w:r>
      <w:proofErr w:type="spellStart"/>
      <w:r w:rsidRPr="006473CD">
        <w:rPr>
          <w:szCs w:val="24"/>
        </w:rPr>
        <w:t>ectoparasites</w:t>
      </w:r>
      <w:proofErr w:type="spellEnd"/>
      <w:r w:rsidRPr="006473CD">
        <w:rPr>
          <w:szCs w:val="24"/>
        </w:rPr>
        <w:t xml:space="preserve">: </w:t>
      </w:r>
      <w:r w:rsidRPr="006473CD">
        <w:rPr>
          <w:b/>
          <w:szCs w:val="24"/>
        </w:rPr>
        <w:t>generalists will have an easier time invading when temperatures are colder.</w:t>
      </w:r>
    </w:p>
    <w:p w14:paraId="1EDFE417" w14:textId="77777777" w:rsidR="006473CD" w:rsidRDefault="006473CD" w:rsidP="006473CD">
      <w:pPr>
        <w:rPr>
          <w:ins w:id="322" w:author="Clay Cressler" w:date="2016-06-20T10:59:00Z"/>
          <w:b/>
          <w:szCs w:val="24"/>
        </w:rPr>
      </w:pPr>
    </w:p>
    <w:p w14:paraId="0E3E1B1A" w14:textId="77777777" w:rsidR="00400644" w:rsidRDefault="00A65885" w:rsidP="006473CD">
      <w:pPr>
        <w:rPr>
          <w:ins w:id="323" w:author="Clay Cressler" w:date="2016-06-20T12:16:00Z"/>
          <w:szCs w:val="24"/>
        </w:rPr>
      </w:pPr>
      <w:ins w:id="324" w:author="Clay Cressler" w:date="2016-06-20T10:59:00Z">
        <w:r w:rsidRPr="00A65885">
          <w:rPr>
            <w:szCs w:val="24"/>
          </w:rPr>
          <w:t xml:space="preserve">In Appendix A, we consider several variants of this model, to investigate the sensitivity of </w:t>
        </w:r>
      </w:ins>
      <w:ins w:id="325" w:author="Clay Cressler" w:date="2016-06-20T11:00:00Z">
        <w:r w:rsidRPr="00A65885">
          <w:rPr>
            <w:szCs w:val="24"/>
          </w:rPr>
          <w:t>our</w:t>
        </w:r>
      </w:ins>
      <w:ins w:id="326" w:author="Clay Cressler" w:date="2016-06-20T10:59:00Z">
        <w:r w:rsidRPr="00A65885">
          <w:rPr>
            <w:szCs w:val="24"/>
          </w:rPr>
          <w:t xml:space="preserve"> predictions to the assumptions made</w:t>
        </w:r>
      </w:ins>
      <w:ins w:id="327" w:author="Clay Cressler" w:date="2016-06-20T11:00:00Z">
        <w:r>
          <w:rPr>
            <w:szCs w:val="24"/>
          </w:rPr>
          <w:t xml:space="preserve"> by this model. In particular, we considered</w:t>
        </w:r>
      </w:ins>
      <w:ins w:id="328" w:author="Clay Cressler" w:date="2016-06-20T11:51:00Z">
        <w:r w:rsidR="00845852">
          <w:rPr>
            <w:szCs w:val="24"/>
          </w:rPr>
          <w:t xml:space="preserve"> models that differed in () key ways: </w:t>
        </w:r>
      </w:ins>
      <w:ins w:id="329" w:author="Clay Cressler" w:date="2016-06-20T11:52:00Z">
        <w:r w:rsidR="00845852">
          <w:rPr>
            <w:szCs w:val="24"/>
          </w:rPr>
          <w:t xml:space="preserve">the number of </w:t>
        </w:r>
      </w:ins>
      <w:ins w:id="330" w:author="Clay Cressler" w:date="2016-06-20T11:51:00Z">
        <w:r w:rsidR="00845852">
          <w:rPr>
            <w:szCs w:val="24"/>
          </w:rPr>
          <w:t xml:space="preserve">specialist parasites; the effect of parasitism on host population growth; </w:t>
        </w:r>
      </w:ins>
      <w:ins w:id="331" w:author="Clay Cressler" w:date="2016-06-20T11:53:00Z">
        <w:r w:rsidR="00845852">
          <w:rPr>
            <w:szCs w:val="24"/>
          </w:rPr>
          <w:t xml:space="preserve">the control of parasite transmission; and the parasite’s </w:t>
        </w:r>
      </w:ins>
      <w:ins w:id="332" w:author="Clay Cressler" w:date="2016-06-20T12:15:00Z">
        <w:r w:rsidR="002247D6">
          <w:rPr>
            <w:szCs w:val="24"/>
          </w:rPr>
          <w:t>life cycle</w:t>
        </w:r>
      </w:ins>
      <w:ins w:id="333" w:author="Clay Cressler" w:date="2016-06-20T11:53:00Z">
        <w:r w:rsidR="00845852">
          <w:rPr>
            <w:szCs w:val="24"/>
          </w:rPr>
          <w:t>. In the model presented above, we assumed that the secondary host was unexploited by any parasite, so we considered a model variant that assumed that both the primary and secondary hosts were infected by a generalist parasite and investigated when a generalist parasite could invade the system. The model above also assumes that the host population size is</w:t>
        </w:r>
      </w:ins>
      <w:ins w:id="334" w:author="Clay Cressler" w:date="2016-06-20T11:56:00Z">
        <w:r w:rsidR="00A11F64">
          <w:rPr>
            <w:szCs w:val="24"/>
          </w:rPr>
          <w:t xml:space="preserve"> </w:t>
        </w:r>
      </w:ins>
      <w:ins w:id="335" w:author="Clay Cressler" w:date="2016-06-20T11:53:00Z">
        <w:r w:rsidR="00845852">
          <w:rPr>
            <w:szCs w:val="24"/>
          </w:rPr>
          <w:t>regulated by the parasite</w:t>
        </w:r>
      </w:ins>
      <w:ins w:id="336" w:author="Clay Cressler" w:date="2016-06-20T11:57:00Z">
        <w:r w:rsidR="00A11F64">
          <w:rPr>
            <w:szCs w:val="24"/>
          </w:rPr>
          <w:t xml:space="preserve"> (</w:t>
        </w:r>
      </w:ins>
      <w:ins w:id="337" w:author="Clay Cressler" w:date="2016-06-20T11:59:00Z">
        <w:r w:rsidR="00A11F64">
          <w:rPr>
            <w:szCs w:val="24"/>
          </w:rPr>
          <w:t>for example</w:t>
        </w:r>
      </w:ins>
      <w:ins w:id="338" w:author="Clay Cressler" w:date="2016-06-20T11:58:00Z">
        <w:r w:rsidR="00A11F64">
          <w:rPr>
            <w:szCs w:val="24"/>
          </w:rPr>
          <w:t xml:space="preserve">, we showed that the size of the susceptible population of the primary host is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00A11F64">
          <w:rPr>
            <w:szCs w:val="24"/>
          </w:rPr>
          <w:t xml:space="preserve"> when only the </w:t>
        </w:r>
      </w:ins>
      <w:ins w:id="339" w:author="Clay Cressler" w:date="2016-06-20T11:57:00Z">
        <w:r w:rsidR="00A11F64">
          <w:rPr>
            <w:szCs w:val="24"/>
          </w:rPr>
          <w:t xml:space="preserve">specialist parasite </w:t>
        </w:r>
      </w:ins>
      <w:ins w:id="340" w:author="Clay Cressler" w:date="2016-06-20T11:58:00Z">
        <w:r w:rsidR="00A11F64">
          <w:rPr>
            <w:szCs w:val="24"/>
          </w:rPr>
          <w:t>is presen</w:t>
        </w:r>
      </w:ins>
      <w:ins w:id="341" w:author="Clay Cressler" w:date="2016-06-20T11:59:00Z">
        <w:r w:rsidR="00A11F64">
          <w:rPr>
            <w:szCs w:val="24"/>
          </w:rPr>
          <w:t>t). We therefore also investigated a model where total host population size is constant</w:t>
        </w:r>
      </w:ins>
      <w:ins w:id="342" w:author="Clay Cressler" w:date="2016-06-20T12:00:00Z">
        <w:r w:rsidR="00A11F64">
          <w:rPr>
            <w:szCs w:val="24"/>
          </w:rPr>
          <w:t xml:space="preserve">. In the model above, we assumed that the parasite has complete control of the infection process. </w:t>
        </w:r>
      </w:ins>
      <w:ins w:id="343" w:author="Clay Cressler" w:date="2016-06-20T12:02:00Z">
        <w:r w:rsidR="00A11F64">
          <w:rPr>
            <w:szCs w:val="24"/>
          </w:rPr>
          <w:t>For example</w:t>
        </w:r>
      </w:ins>
      <w:ins w:id="344" w:author="Clay Cressler" w:date="2016-06-20T12:00:00Z">
        <w:r w:rsidR="00A11F64">
          <w:rPr>
            <w:szCs w:val="24"/>
          </w:rPr>
          <w:t xml:space="preserve">, the specialist parasite is removed </w:t>
        </w:r>
      </w:ins>
      <w:ins w:id="345" w:author="Clay Cressler" w:date="2016-06-20T12:01:00Z">
        <w:r w:rsidR="00A11F64">
          <w:rPr>
            <w:szCs w:val="24"/>
          </w:rPr>
          <w:t xml:space="preserve">from the environment only by susceptible primary hosts. This assumes </w:t>
        </w:r>
      </w:ins>
      <w:ins w:id="346" w:author="Clay Cressler" w:date="2016-06-20T12:02:00Z">
        <w:r w:rsidR="00A11F64">
          <w:rPr>
            <w:szCs w:val="24"/>
          </w:rPr>
          <w:t xml:space="preserve">active host seeking by the parasite and that the parasite can detect and avoid already-infected hosts. </w:t>
        </w:r>
      </w:ins>
      <w:ins w:id="347" w:author="Clay Cressler" w:date="2016-06-20T12:04:00Z">
        <w:r w:rsidR="00A11F64">
          <w:rPr>
            <w:szCs w:val="24"/>
          </w:rPr>
          <w:t xml:space="preserve">We relaxed the assumption that the parasite can detect the infection status by assuming that parasites are removed from the environment by infected hosts, but that this has no effect on the infected host </w:t>
        </w:r>
      </w:ins>
      <w:ins w:id="348" w:author="Clay Cressler" w:date="2016-06-20T12:06: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proofErr w:type="gramStart"/>
        <w:r w:rsidR="002247D6" w:rsidRPr="00FC610B">
          <w:rPr>
            <w:rFonts w:ascii="Cambria Math" w:hAnsi="Cambria Math"/>
            <w:szCs w:val="24"/>
          </w:rPr>
          <w:t>𝛽</w:t>
        </w:r>
      </w:ins>
      <w:ins w:id="349" w:author="Clay Cressler" w:date="2016-06-20T12:07:00Z">
        <w:r w:rsidR="002247D6" w:rsidRPr="00FC610B">
          <w:rPr>
            <w:rFonts w:ascii="Cambria Math" w:hAnsi="Cambria Math"/>
            <w:szCs w:val="24"/>
          </w:rPr>
          <w:t>(</w:t>
        </w:r>
      </w:ins>
      <w:proofErr w:type="gramEnd"/>
      <w:ins w:id="350" w:author="Clay Cressler" w:date="2016-06-20T12:06:00Z">
        <w:r w:rsidR="002247D6" w:rsidRPr="00FC610B">
          <w:rPr>
            <w:rFonts w:ascii="Cambria Math" w:hAnsi="Cambria Math"/>
            <w:szCs w:val="24"/>
          </w:rPr>
          <w:t>𝑆1</w:t>
        </w:r>
      </w:ins>
      <w:ins w:id="351" w:author="Clay Cressler" w:date="2016-06-20T12:07:00Z">
        <w:r w:rsidR="002247D6" w:rsidRPr="00FC610B">
          <w:rPr>
            <w:rFonts w:ascii="Cambria Math" w:hAnsi="Cambria Math"/>
            <w:szCs w:val="24"/>
          </w:rPr>
          <w:t>+𝐼1,𝑠)</w:t>
        </w:r>
      </w:ins>
      <w:ins w:id="352" w:author="Clay Cressler" w:date="2016-06-20T12:06:00Z">
        <w:r w:rsidR="002247D6" w:rsidRPr="00FC610B">
          <w:rPr>
            <w:rFonts w:ascii="Cambria Math" w:hAnsi="Cambria Math"/>
            <w:szCs w:val="24"/>
          </w:rPr>
          <w:t>𝑃𝑔</w:t>
        </w:r>
      </w:ins>
      <w:ins w:id="353" w:author="Clay Cressler" w:date="2016-06-20T12:07:00Z">
        <w:r w:rsidR="002247D6">
          <w:rPr>
            <w:szCs w:val="24"/>
          </w:rPr>
          <w:t>). We relaxed the assumption that an active host-seeking parasite by assuming that the parasites are removed from the environment by all hosts, regardless of whether they are susceptible that parasite or not (</w:t>
        </w:r>
      </w:ins>
      <w:ins w:id="354" w:author="Clay Cressler" w:date="2016-06-20T12:08: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proofErr w:type="gramStart"/>
        <w:r w:rsidR="002247D6" w:rsidRPr="00FC610B">
          <w:rPr>
            <w:rFonts w:ascii="Cambria Math" w:hAnsi="Cambria Math"/>
            <w:szCs w:val="24"/>
          </w:rPr>
          <w:t>𝛽(</w:t>
        </w:r>
        <w:proofErr w:type="gramEnd"/>
        <w:r w:rsidR="002247D6" w:rsidRPr="00FC610B">
          <w:rPr>
            <w:rFonts w:ascii="Cambria Math" w:hAnsi="Cambria Math"/>
            <w:szCs w:val="24"/>
          </w:rPr>
          <w:t>𝑆1+𝐼1,𝑠+𝑆2+𝐼2</w:t>
        </w:r>
      </w:ins>
      <w:ins w:id="355" w:author="Clay Cressler" w:date="2016-06-20T12:09:00Z">
        <w:r w:rsidR="002247D6" w:rsidRPr="00FC610B">
          <w:rPr>
            <w:rFonts w:ascii="Cambria Math" w:hAnsi="Cambria Math"/>
            <w:szCs w:val="24"/>
          </w:rPr>
          <w:t>,𝑔</w:t>
        </w:r>
      </w:ins>
      <w:ins w:id="356" w:author="Clay Cressler" w:date="2016-06-20T12:08:00Z">
        <w:r w:rsidR="002247D6" w:rsidRPr="00FC610B">
          <w:rPr>
            <w:rFonts w:ascii="Cambria Math" w:hAnsi="Cambria Math"/>
            <w:szCs w:val="24"/>
          </w:rPr>
          <w:t>)𝑃𝑔</w:t>
        </w:r>
      </w:ins>
      <w:ins w:id="357" w:author="Clay Cressler" w:date="2016-06-20T12:09:00Z">
        <w:r w:rsidR="002247D6" w:rsidRPr="00FC610B">
          <w:rPr>
            <w:rFonts w:ascii="Cambria Math" w:hAnsi="Cambria Math"/>
            <w:szCs w:val="24"/>
          </w:rPr>
          <w:t xml:space="preserve">). </w:t>
        </w:r>
        <w:r w:rsidR="002247D6">
          <w:rPr>
            <w:szCs w:val="24"/>
          </w:rPr>
          <w:t xml:space="preserve"> Finally, we also </w:t>
        </w:r>
        <w:r w:rsidR="002247D6">
          <w:rPr>
            <w:szCs w:val="24"/>
          </w:rPr>
          <w:lastRenderedPageBreak/>
          <w:t xml:space="preserve">considered how the predictions change for a </w:t>
        </w:r>
        <w:proofErr w:type="spellStart"/>
        <w:r w:rsidR="002247D6">
          <w:rPr>
            <w:szCs w:val="24"/>
          </w:rPr>
          <w:t>trophically</w:t>
        </w:r>
        <w:proofErr w:type="spellEnd"/>
        <w:r w:rsidR="002247D6">
          <w:rPr>
            <w:szCs w:val="24"/>
          </w:rPr>
          <w:t xml:space="preserve"> transmitted parasite, when there is a single intermediate host that consumes parasites in the environment, and then transmits those parasites to either of two definitive hosts. </w:t>
        </w:r>
      </w:ins>
    </w:p>
    <w:p w14:paraId="7FA278A0" w14:textId="77777777" w:rsidR="00400644" w:rsidRDefault="00400644" w:rsidP="006473CD">
      <w:pPr>
        <w:rPr>
          <w:ins w:id="358" w:author="Clay Cressler" w:date="2016-06-20T12:16:00Z"/>
          <w:szCs w:val="24"/>
        </w:rPr>
      </w:pPr>
    </w:p>
    <w:p w14:paraId="16FA9D92" w14:textId="77777777" w:rsidR="00845852" w:rsidRDefault="00400644" w:rsidP="006473CD">
      <w:pPr>
        <w:rPr>
          <w:ins w:id="359" w:author="Clay Cressler" w:date="2016-06-20T12:12:00Z"/>
          <w:szCs w:val="24"/>
        </w:rPr>
      </w:pPr>
      <w:ins w:id="360" w:author="Clay Cressler" w:date="2016-06-20T12:16:00Z">
        <w:r>
          <w:rPr>
            <w:szCs w:val="24"/>
          </w:rPr>
          <w:t xml:space="preserve">For all of these models, it is possible to write down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in a form analogous to </w:t>
        </w:r>
      </w:ins>
      <w:ins w:id="361" w:author="Clay Cressler" w:date="2016-06-20T12:18:00Z">
        <w:r>
          <w:rPr>
            <w:szCs w:val="24"/>
          </w:rPr>
          <w:t xml:space="preserve">Eq. (1) above. The models differ in how that </w:t>
        </w:r>
      </w:ins>
      <w:ins w:id="362" w:author="Clay Cressler" w:date="2016-06-20T12:19:00Z">
        <w:r>
          <w:rPr>
            <w:szCs w:val="24"/>
          </w:rPr>
          <w:t xml:space="preserve">expression simplifies when the various </w:t>
        </w:r>
        <w:proofErr w:type="spellStart"/>
        <w:r>
          <w:rPr>
            <w:szCs w:val="24"/>
          </w:rPr>
          <w:t>equilibria</w:t>
        </w:r>
        <w:proofErr w:type="spellEnd"/>
        <w:r>
          <w:rPr>
            <w:szCs w:val="24"/>
          </w:rPr>
          <w:t xml:space="preserve"> are substituted. </w:t>
        </w:r>
      </w:ins>
      <w:ins w:id="363" w:author="Clay Cressler" w:date="2016-06-20T12:09:00Z">
        <w:r w:rsidR="002247D6">
          <w:rPr>
            <w:szCs w:val="24"/>
          </w:rPr>
          <w:t xml:space="preserve">Table 2 shows </w:t>
        </w:r>
      </w:ins>
      <w:ins w:id="364" w:author="Clay Cressler" w:date="2016-06-20T12:19:00Z">
        <w:r>
          <w:rPr>
            <w:szCs w:val="24"/>
          </w:rPr>
          <w:t xml:space="preserve">these simplified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expressions as well as </w:t>
        </w:r>
      </w:ins>
      <w:ins w:id="365" w:author="Clay Cressler" w:date="2016-06-20T12:09:00Z">
        <w:r w:rsidR="002247D6">
          <w:rPr>
            <w:szCs w:val="24"/>
          </w:rPr>
          <w:t xml:space="preserve">our predictions for how host body size and </w:t>
        </w:r>
        <w:proofErr w:type="gramStart"/>
        <w:r w:rsidR="002247D6">
          <w:rPr>
            <w:szCs w:val="24"/>
          </w:rPr>
          <w:t>temperature affect</w:t>
        </w:r>
        <w:proofErr w:type="gramEnd"/>
        <w:r w:rsidR="002247D6">
          <w:rPr>
            <w:szCs w:val="24"/>
          </w:rPr>
          <w:t xml:space="preserve"> the likelihood that a generalist parasite can invade</w:t>
        </w:r>
      </w:ins>
      <w:ins w:id="366" w:author="Clay Cressler" w:date="2016-06-20T12:29:00Z">
        <w:r w:rsidR="00A67299">
          <w:rPr>
            <w:szCs w:val="24"/>
          </w:rPr>
          <w:t>.</w:t>
        </w:r>
      </w:ins>
    </w:p>
    <w:p w14:paraId="277B9EDE" w14:textId="77777777" w:rsidR="002247D6" w:rsidRDefault="002247D6" w:rsidP="006473CD">
      <w:pPr>
        <w:rPr>
          <w:ins w:id="367" w:author="Clay Cressler" w:date="2016-07-08T17:49:00Z"/>
          <w:szCs w:val="24"/>
        </w:rPr>
      </w:pPr>
    </w:p>
    <w:p w14:paraId="12A1A865" w14:textId="0352F055" w:rsidR="00BA6DD7" w:rsidRDefault="00BA6DD7" w:rsidP="006473CD">
      <w:pPr>
        <w:rPr>
          <w:ins w:id="368" w:author="Clay Cressler" w:date="2016-06-20T12:12:00Z"/>
          <w:szCs w:val="24"/>
        </w:rPr>
      </w:pPr>
      <w:ins w:id="369" w:author="Clay Cressler" w:date="2016-07-08T17:49:00Z">
        <w:r>
          <w:rPr>
            <w:szCs w:val="24"/>
          </w:rPr>
          <w:t>Direct life cycle</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14:paraId="438E6755" w14:textId="77777777" w:rsidTr="000D7886">
        <w:trPr>
          <w:ins w:id="370" w:author="Clay Cressler" w:date="2016-06-20T12:12:00Z"/>
        </w:trPr>
        <w:tc>
          <w:tcPr>
            <w:tcW w:w="1132" w:type="dxa"/>
            <w:shd w:val="clear" w:color="auto" w:fill="auto"/>
          </w:tcPr>
          <w:p w14:paraId="4C8A604C" w14:textId="77777777" w:rsidR="000D7886" w:rsidRPr="00FC610B" w:rsidRDefault="000D7886" w:rsidP="006473CD">
            <w:pPr>
              <w:rPr>
                <w:ins w:id="371" w:author="Clay Cressler" w:date="2016-06-20T12:12:00Z"/>
                <w:sz w:val="20"/>
                <w:szCs w:val="24"/>
              </w:rPr>
            </w:pPr>
            <w:ins w:id="372" w:author="Clay Cressler" w:date="2016-06-20T12:13:00Z">
              <w:r w:rsidRPr="00FC610B">
                <w:rPr>
                  <w:sz w:val="20"/>
                  <w:szCs w:val="24"/>
                </w:rPr>
                <w:t>Number of specialist parasites</w:t>
              </w:r>
            </w:ins>
          </w:p>
        </w:tc>
        <w:tc>
          <w:tcPr>
            <w:tcW w:w="1195" w:type="dxa"/>
            <w:shd w:val="clear" w:color="auto" w:fill="auto"/>
          </w:tcPr>
          <w:p w14:paraId="739D1F8B" w14:textId="77777777" w:rsidR="000D7886" w:rsidRPr="00FC610B" w:rsidRDefault="000D7886" w:rsidP="006473CD">
            <w:pPr>
              <w:rPr>
                <w:ins w:id="373" w:author="Clay Cressler" w:date="2016-06-20T12:12:00Z"/>
                <w:sz w:val="20"/>
                <w:szCs w:val="24"/>
              </w:rPr>
            </w:pPr>
            <w:ins w:id="374" w:author="Clay Cressler" w:date="2016-06-20T12:15:00Z">
              <w:r w:rsidRPr="00FC610B">
                <w:rPr>
                  <w:sz w:val="20"/>
                  <w:szCs w:val="24"/>
                </w:rPr>
                <w:t>Parasite regulates</w:t>
              </w:r>
            </w:ins>
            <w:ins w:id="375" w:author="Clay Cressler" w:date="2016-06-20T12:13:00Z">
              <w:r w:rsidRPr="00FC610B">
                <w:rPr>
                  <w:sz w:val="20"/>
                  <w:szCs w:val="24"/>
                </w:rPr>
                <w:t xml:space="preserve"> population growth</w:t>
              </w:r>
            </w:ins>
            <w:ins w:id="376" w:author="Clay Cressler" w:date="2016-06-20T12:15:00Z">
              <w:r w:rsidRPr="00FC610B">
                <w:rPr>
                  <w:sz w:val="20"/>
                  <w:szCs w:val="24"/>
                </w:rPr>
                <w:t>?</w:t>
              </w:r>
            </w:ins>
          </w:p>
        </w:tc>
        <w:tc>
          <w:tcPr>
            <w:tcW w:w="1079" w:type="dxa"/>
            <w:shd w:val="clear" w:color="auto" w:fill="auto"/>
          </w:tcPr>
          <w:p w14:paraId="6DD012D3" w14:textId="77777777" w:rsidR="000D7886" w:rsidRPr="00FC610B" w:rsidRDefault="000D7886" w:rsidP="006473CD">
            <w:pPr>
              <w:rPr>
                <w:ins w:id="377" w:author="Clay Cressler" w:date="2016-06-20T12:12:00Z"/>
                <w:sz w:val="20"/>
                <w:szCs w:val="24"/>
              </w:rPr>
            </w:pPr>
            <w:ins w:id="378" w:author="Clay Cressler" w:date="2016-06-20T12:13:00Z">
              <w:r w:rsidRPr="00FC610B">
                <w:rPr>
                  <w:sz w:val="20"/>
                  <w:szCs w:val="24"/>
                </w:rPr>
                <w:t>Active or passive host seeking</w:t>
              </w:r>
            </w:ins>
            <w:ins w:id="379" w:author="Clay Cressler" w:date="2016-06-20T12:15:00Z">
              <w:r w:rsidRPr="00FC610B">
                <w:rPr>
                  <w:sz w:val="20"/>
                  <w:szCs w:val="24"/>
                </w:rPr>
                <w:t>?</w:t>
              </w:r>
            </w:ins>
          </w:p>
        </w:tc>
        <w:tc>
          <w:tcPr>
            <w:tcW w:w="1202" w:type="dxa"/>
            <w:shd w:val="clear" w:color="auto" w:fill="auto"/>
          </w:tcPr>
          <w:p w14:paraId="626F2841" w14:textId="77777777" w:rsidR="000D7886" w:rsidRPr="00FC610B" w:rsidRDefault="000D7886" w:rsidP="006473CD">
            <w:pPr>
              <w:rPr>
                <w:ins w:id="380" w:author="Clay Cressler" w:date="2016-06-20T12:12:00Z"/>
                <w:sz w:val="20"/>
                <w:szCs w:val="24"/>
              </w:rPr>
            </w:pPr>
            <w:ins w:id="381" w:author="Clay Cressler" w:date="2016-06-20T12:13:00Z">
              <w:r w:rsidRPr="00FC610B">
                <w:rPr>
                  <w:sz w:val="20"/>
                  <w:szCs w:val="24"/>
                </w:rPr>
                <w:t>Avoidance of already infected hosts</w:t>
              </w:r>
            </w:ins>
            <w:ins w:id="382" w:author="Clay Cressler" w:date="2016-06-20T12:15:00Z">
              <w:r w:rsidRPr="00FC610B">
                <w:rPr>
                  <w:sz w:val="20"/>
                  <w:szCs w:val="24"/>
                </w:rPr>
                <w:t>?</w:t>
              </w:r>
            </w:ins>
          </w:p>
        </w:tc>
        <w:tc>
          <w:tcPr>
            <w:tcW w:w="1909" w:type="dxa"/>
            <w:shd w:val="clear" w:color="auto" w:fill="auto"/>
          </w:tcPr>
          <w:p w14:paraId="0079E093" w14:textId="77777777" w:rsidR="000D7886" w:rsidRPr="00FC610B" w:rsidRDefault="000D7886" w:rsidP="002247D6">
            <w:pPr>
              <w:rPr>
                <w:ins w:id="383" w:author="Clay Cressler" w:date="2016-06-20T12:12:00Z"/>
                <w:sz w:val="20"/>
                <w:szCs w:val="24"/>
              </w:rPr>
            </w:pPr>
            <w:ins w:id="384" w:author="Clay Cressler" w:date="2016-06-20T12:14:00Z">
              <w:r w:rsidRPr="00FC610B">
                <w:rPr>
                  <w:sz w:val="20"/>
                  <w:szCs w:val="24"/>
                </w:rPr>
                <w:t xml:space="preserve">Generalist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36" w:type="dxa"/>
            <w:shd w:val="clear" w:color="auto" w:fill="auto"/>
          </w:tcPr>
          <w:p w14:paraId="5EA90825" w14:textId="77777777" w:rsidR="000D7886" w:rsidRPr="00FC610B" w:rsidRDefault="000D7886" w:rsidP="002247D6">
            <w:pPr>
              <w:rPr>
                <w:ins w:id="385" w:author="Clay Cressler" w:date="2016-06-20T12:12:00Z"/>
                <w:sz w:val="20"/>
                <w:szCs w:val="24"/>
              </w:rPr>
            </w:pPr>
            <w:ins w:id="386" w:author="Clay Cressler" w:date="2016-06-20T12:14:00Z">
              <w:r w:rsidRPr="00FC610B">
                <w:rPr>
                  <w:sz w:val="20"/>
                  <w:szCs w:val="24"/>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15AA5BBF" w14:textId="77777777" w:rsidR="000D7886" w:rsidRPr="00FC610B" w:rsidRDefault="000D7886" w:rsidP="002247D6">
            <w:pPr>
              <w:rPr>
                <w:ins w:id="387" w:author="Clay Cressler" w:date="2016-06-20T12:14:00Z"/>
                <w:sz w:val="20"/>
                <w:szCs w:val="24"/>
              </w:rPr>
            </w:pPr>
            <w:ins w:id="388" w:author="Clay Cressler" w:date="2016-06-20T12:14:00Z">
              <w:r w:rsidRPr="00FC610B">
                <w:rPr>
                  <w:sz w:val="20"/>
                  <w:szCs w:val="24"/>
                </w:rPr>
                <w:t>Effect of increased temperature</w:t>
              </w:r>
            </w:ins>
          </w:p>
        </w:tc>
      </w:tr>
      <w:tr w:rsidR="000D7886" w:rsidRPr="00FC610B" w14:paraId="3DABAFCB" w14:textId="77777777" w:rsidTr="000D7886">
        <w:trPr>
          <w:ins w:id="389" w:author="Clay Cressler" w:date="2016-06-20T12:12:00Z"/>
        </w:trPr>
        <w:tc>
          <w:tcPr>
            <w:tcW w:w="1132" w:type="dxa"/>
            <w:shd w:val="clear" w:color="auto" w:fill="auto"/>
          </w:tcPr>
          <w:p w14:paraId="491F0384" w14:textId="77777777" w:rsidR="000D7886" w:rsidRPr="00FC610B" w:rsidRDefault="000D7886" w:rsidP="006473CD">
            <w:pPr>
              <w:rPr>
                <w:ins w:id="390" w:author="Clay Cressler" w:date="2016-06-20T12:12:00Z"/>
                <w:sz w:val="20"/>
                <w:szCs w:val="24"/>
              </w:rPr>
            </w:pPr>
            <w:ins w:id="391" w:author="Clay Cressler" w:date="2016-06-20T12:14:00Z">
              <w:r w:rsidRPr="00FC610B">
                <w:rPr>
                  <w:sz w:val="20"/>
                  <w:szCs w:val="24"/>
                </w:rPr>
                <w:t>1</w:t>
              </w:r>
            </w:ins>
          </w:p>
        </w:tc>
        <w:tc>
          <w:tcPr>
            <w:tcW w:w="1195" w:type="dxa"/>
            <w:shd w:val="clear" w:color="auto" w:fill="auto"/>
          </w:tcPr>
          <w:p w14:paraId="45D6BE69" w14:textId="77777777" w:rsidR="000D7886" w:rsidRPr="00FC610B" w:rsidRDefault="000D7886" w:rsidP="006473CD">
            <w:pPr>
              <w:rPr>
                <w:ins w:id="392" w:author="Clay Cressler" w:date="2016-06-20T12:12:00Z"/>
                <w:sz w:val="20"/>
                <w:szCs w:val="24"/>
              </w:rPr>
            </w:pPr>
            <w:ins w:id="393" w:author="Clay Cressler" w:date="2016-06-20T12:15:00Z">
              <w:r w:rsidRPr="00FC610B">
                <w:rPr>
                  <w:sz w:val="20"/>
                  <w:szCs w:val="24"/>
                </w:rPr>
                <w:t>Yes</w:t>
              </w:r>
            </w:ins>
          </w:p>
        </w:tc>
        <w:tc>
          <w:tcPr>
            <w:tcW w:w="1079" w:type="dxa"/>
            <w:shd w:val="clear" w:color="auto" w:fill="auto"/>
          </w:tcPr>
          <w:p w14:paraId="5A53ABB8" w14:textId="77777777" w:rsidR="000D7886" w:rsidRPr="00FC610B" w:rsidRDefault="000D7886" w:rsidP="006473CD">
            <w:pPr>
              <w:rPr>
                <w:ins w:id="394" w:author="Clay Cressler" w:date="2016-06-20T12:12:00Z"/>
                <w:sz w:val="20"/>
                <w:szCs w:val="24"/>
              </w:rPr>
            </w:pPr>
            <w:ins w:id="395" w:author="Clay Cressler" w:date="2016-06-20T12:15:00Z">
              <w:r w:rsidRPr="00FC610B">
                <w:rPr>
                  <w:sz w:val="20"/>
                  <w:szCs w:val="24"/>
                </w:rPr>
                <w:t>Active</w:t>
              </w:r>
            </w:ins>
          </w:p>
        </w:tc>
        <w:tc>
          <w:tcPr>
            <w:tcW w:w="1202" w:type="dxa"/>
            <w:shd w:val="clear" w:color="auto" w:fill="auto"/>
          </w:tcPr>
          <w:p w14:paraId="56EF890F" w14:textId="77777777" w:rsidR="000D7886" w:rsidRPr="00FC610B" w:rsidRDefault="000D7886" w:rsidP="006473CD">
            <w:pPr>
              <w:rPr>
                <w:ins w:id="396" w:author="Clay Cressler" w:date="2016-06-20T12:12:00Z"/>
                <w:sz w:val="20"/>
                <w:szCs w:val="24"/>
              </w:rPr>
            </w:pPr>
            <w:ins w:id="397" w:author="Clay Cressler" w:date="2016-06-20T12:15:00Z">
              <w:r w:rsidRPr="00FC610B">
                <w:rPr>
                  <w:sz w:val="20"/>
                  <w:szCs w:val="24"/>
                </w:rPr>
                <w:t>Yes</w:t>
              </w:r>
            </w:ins>
          </w:p>
        </w:tc>
        <w:tc>
          <w:tcPr>
            <w:tcW w:w="1909" w:type="dxa"/>
            <w:shd w:val="clear" w:color="auto" w:fill="auto"/>
          </w:tcPr>
          <w:p w14:paraId="00F9F21B" w14:textId="77777777" w:rsidR="000D7886" w:rsidRPr="00437D42" w:rsidRDefault="00054085" w:rsidP="006473CD">
            <w:pPr>
              <w:rPr>
                <w:ins w:id="398" w:author="Clay Cressler" w:date="2016-06-20T12:12:00Z"/>
                <w:sz w:val="20"/>
              </w:rPr>
            </w:pPr>
            <m:oMathPara>
              <m:oMath>
                <m:f>
                  <m:fPr>
                    <m:ctrlPr>
                      <w:ins w:id="399" w:author="Clay Cressler" w:date="2016-06-20T12:20:00Z">
                        <w:rPr>
                          <w:rFonts w:ascii="Cambria Math" w:hAnsi="Cambria Math"/>
                          <w:i/>
                          <w:sz w:val="20"/>
                        </w:rPr>
                      </w:ins>
                    </m:ctrlPr>
                  </m:fPr>
                  <m:num>
                    <w:ins w:id="400" w:author="Clay Cressler" w:date="2016-06-20T12:20:00Z">
                      <m:r>
                        <w:rPr>
                          <w:rFonts w:ascii="Cambria Math" w:hAnsi="Cambria Math"/>
                          <w:sz w:val="20"/>
                        </w:rPr>
                        <m:t>a</m:t>
                      </m:r>
                    </w:ins>
                    <m:sSub>
                      <m:sSubPr>
                        <m:ctrlPr>
                          <w:ins w:id="401" w:author="Clay Cressler" w:date="2016-06-20T12:20:00Z">
                            <w:rPr>
                              <w:rFonts w:ascii="Cambria Math" w:hAnsi="Cambria Math"/>
                              <w:i/>
                              <w:sz w:val="20"/>
                            </w:rPr>
                          </w:ins>
                        </m:ctrlPr>
                      </m:sSubPr>
                      <m:e>
                        <w:ins w:id="402" w:author="Clay Cressler" w:date="2016-06-20T12:20:00Z">
                          <m:r>
                            <w:rPr>
                              <w:rFonts w:ascii="Cambria Math" w:hAnsi="Cambria Math"/>
                              <w:sz w:val="20"/>
                            </w:rPr>
                            <m:t>λ</m:t>
                          </m:r>
                        </w:ins>
                      </m:e>
                      <m:sub>
                        <w:ins w:id="403" w:author="Clay Cressler" w:date="2016-06-20T12:20:00Z">
                          <m:r>
                            <w:rPr>
                              <w:rFonts w:ascii="Cambria Math" w:hAnsi="Cambria Math"/>
                              <w:sz w:val="20"/>
                            </w:rPr>
                            <m:t>1</m:t>
                          </m:r>
                        </w:ins>
                      </m:sub>
                    </m:sSub>
                    <w:ins w:id="404" w:author="Clay Cressler" w:date="2016-06-20T12:20:00Z">
                      <m:r>
                        <w:rPr>
                          <w:rFonts w:ascii="Cambria Math" w:hAnsi="Cambria Math"/>
                          <w:sz w:val="20"/>
                        </w:rPr>
                        <m:t>-</m:t>
                      </m:r>
                    </w:ins>
                    <m:sSub>
                      <m:sSubPr>
                        <m:ctrlPr>
                          <w:ins w:id="405" w:author="Clay Cressler" w:date="2016-06-20T12:20:00Z">
                            <w:rPr>
                              <w:rFonts w:ascii="Cambria Math" w:hAnsi="Cambria Math"/>
                              <w:i/>
                              <w:sz w:val="20"/>
                            </w:rPr>
                          </w:ins>
                        </m:ctrlPr>
                      </m:sSubPr>
                      <m:e>
                        <w:ins w:id="406" w:author="Clay Cressler" w:date="2016-06-20T12:20:00Z">
                          <m:r>
                            <w:rPr>
                              <w:rFonts w:ascii="Cambria Math" w:hAnsi="Cambria Math"/>
                              <w:sz w:val="20"/>
                            </w:rPr>
                            <m:t>μ</m:t>
                          </m:r>
                        </w:ins>
                      </m:e>
                      <m:sub>
                        <w:ins w:id="407" w:author="Clay Cressler" w:date="2016-06-20T12:20:00Z">
                          <m:r>
                            <w:rPr>
                              <w:rFonts w:ascii="Cambria Math" w:hAnsi="Cambria Math"/>
                              <w:sz w:val="20"/>
                            </w:rPr>
                            <m:t>1</m:t>
                          </m:r>
                        </w:ins>
                      </m:sub>
                    </m:sSub>
                  </m:num>
                  <m:den>
                    <m:sSub>
                      <m:sSubPr>
                        <m:ctrlPr>
                          <w:ins w:id="408" w:author="Clay Cressler" w:date="2016-06-20T12:20:00Z">
                            <w:rPr>
                              <w:rFonts w:ascii="Cambria Math" w:hAnsi="Cambria Math"/>
                              <w:i/>
                              <w:sz w:val="20"/>
                            </w:rPr>
                          </w:ins>
                        </m:ctrlPr>
                      </m:sSubPr>
                      <m:e>
                        <w:ins w:id="409" w:author="Clay Cressler" w:date="2016-06-20T12:20:00Z">
                          <m:r>
                            <w:rPr>
                              <w:rFonts w:ascii="Cambria Math" w:hAnsi="Cambria Math"/>
                              <w:sz w:val="20"/>
                            </w:rPr>
                            <m:t>λ</m:t>
                          </m:r>
                        </w:ins>
                      </m:e>
                      <m:sub>
                        <w:ins w:id="410" w:author="Clay Cressler" w:date="2016-06-20T12:20:00Z">
                          <m:r>
                            <w:rPr>
                              <w:rFonts w:ascii="Cambria Math" w:hAnsi="Cambria Math"/>
                              <w:sz w:val="20"/>
                            </w:rPr>
                            <m:t>1</m:t>
                          </m:r>
                        </w:ins>
                      </m:sub>
                    </m:sSub>
                    <w:ins w:id="411" w:author="Clay Cressler" w:date="2016-06-20T12:20:00Z">
                      <m:r>
                        <w:rPr>
                          <w:rFonts w:ascii="Cambria Math" w:hAnsi="Cambria Math"/>
                          <w:sz w:val="20"/>
                        </w:rPr>
                        <m:t>-</m:t>
                      </m:r>
                    </w:ins>
                    <m:sSub>
                      <m:sSubPr>
                        <m:ctrlPr>
                          <w:ins w:id="412" w:author="Clay Cressler" w:date="2016-06-20T12:20:00Z">
                            <w:rPr>
                              <w:rFonts w:ascii="Cambria Math" w:hAnsi="Cambria Math"/>
                              <w:i/>
                              <w:sz w:val="20"/>
                            </w:rPr>
                          </w:ins>
                        </m:ctrlPr>
                      </m:sSubPr>
                      <m:e>
                        <w:ins w:id="413" w:author="Clay Cressler" w:date="2016-06-20T12:20:00Z">
                          <m:r>
                            <w:rPr>
                              <w:rFonts w:ascii="Cambria Math" w:hAnsi="Cambria Math"/>
                              <w:sz w:val="20"/>
                            </w:rPr>
                            <m:t>μ</m:t>
                          </m:r>
                        </w:ins>
                      </m:e>
                      <m:sub>
                        <w:ins w:id="414" w:author="Clay Cressler" w:date="2016-06-20T12:20:00Z">
                          <m:r>
                            <w:rPr>
                              <w:rFonts w:ascii="Cambria Math" w:hAnsi="Cambria Math"/>
                              <w:sz w:val="20"/>
                            </w:rPr>
                            <m:t>1</m:t>
                          </m:r>
                        </w:ins>
                      </m:sub>
                    </m:sSub>
                  </m:den>
                </m:f>
                <w:ins w:id="415" w:author="Clay Cressler" w:date="2016-06-20T12:20:00Z">
                  <m:r>
                    <w:rPr>
                      <w:rFonts w:ascii="Cambria Math" w:hAnsi="Cambria Math"/>
                      <w:sz w:val="20"/>
                    </w:rPr>
                    <m:t>+</m:t>
                  </m:r>
                </w:ins>
                <m:f>
                  <m:fPr>
                    <m:ctrlPr>
                      <w:ins w:id="416" w:author="Clay Cressler" w:date="2016-06-20T12:20:00Z">
                        <w:rPr>
                          <w:rFonts w:ascii="Cambria Math" w:hAnsi="Cambria Math"/>
                          <w:i/>
                          <w:sz w:val="20"/>
                        </w:rPr>
                      </w:ins>
                    </m:ctrlPr>
                  </m:fPr>
                  <m:num>
                    <w:ins w:id="417" w:author="Clay Cressler" w:date="2016-06-20T12:20:00Z">
                      <m:r>
                        <w:rPr>
                          <w:rFonts w:ascii="Cambria Math" w:hAnsi="Cambria Math"/>
                          <w:sz w:val="20"/>
                        </w:rPr>
                        <m:t>β</m:t>
                      </m:r>
                    </w:ins>
                    <m:sSub>
                      <m:sSubPr>
                        <m:ctrlPr>
                          <w:ins w:id="418" w:author="Clay Cressler" w:date="2016-06-20T12:20:00Z">
                            <w:rPr>
                              <w:rFonts w:ascii="Cambria Math" w:hAnsi="Cambria Math"/>
                              <w:i/>
                              <w:sz w:val="20"/>
                            </w:rPr>
                          </w:ins>
                        </m:ctrlPr>
                      </m:sSubPr>
                      <m:e>
                        <w:ins w:id="419" w:author="Clay Cressler" w:date="2016-06-20T12:20:00Z">
                          <m:r>
                            <w:rPr>
                              <w:rFonts w:ascii="Cambria Math" w:hAnsi="Cambria Math"/>
                              <w:sz w:val="20"/>
                            </w:rPr>
                            <m:t>K</m:t>
                          </m:r>
                        </w:ins>
                      </m:e>
                      <m:sub>
                        <w:ins w:id="420" w:author="Clay Cressler" w:date="2016-06-20T12:20:00Z">
                          <m:r>
                            <w:rPr>
                              <w:rFonts w:ascii="Cambria Math" w:hAnsi="Cambria Math"/>
                              <w:sz w:val="20"/>
                            </w:rPr>
                            <m:t>2</m:t>
                          </m:r>
                        </w:ins>
                      </m:sub>
                    </m:sSub>
                    <m:d>
                      <m:dPr>
                        <m:ctrlPr>
                          <w:ins w:id="421" w:author="Clay Cressler" w:date="2016-06-20T12:20:00Z">
                            <w:rPr>
                              <w:rFonts w:ascii="Cambria Math" w:hAnsi="Cambria Math"/>
                              <w:i/>
                              <w:sz w:val="20"/>
                            </w:rPr>
                          </w:ins>
                        </m:ctrlPr>
                      </m:dPr>
                      <m:e>
                        <w:ins w:id="422" w:author="Clay Cressler" w:date="2016-06-20T12:20:00Z">
                          <m:r>
                            <w:rPr>
                              <w:rFonts w:ascii="Cambria Math" w:hAnsi="Cambria Math"/>
                              <w:sz w:val="20"/>
                            </w:rPr>
                            <m:t>a</m:t>
                          </m:r>
                        </w:ins>
                        <m:sSub>
                          <m:sSubPr>
                            <m:ctrlPr>
                              <w:ins w:id="423" w:author="Clay Cressler" w:date="2016-06-20T12:20:00Z">
                                <w:rPr>
                                  <w:rFonts w:ascii="Cambria Math" w:hAnsi="Cambria Math"/>
                                  <w:i/>
                                  <w:sz w:val="20"/>
                                </w:rPr>
                              </w:ins>
                            </m:ctrlPr>
                          </m:sSubPr>
                          <m:e>
                            <w:ins w:id="424" w:author="Clay Cressler" w:date="2016-06-20T12:20:00Z">
                              <m:r>
                                <w:rPr>
                                  <w:rFonts w:ascii="Cambria Math" w:hAnsi="Cambria Math"/>
                                  <w:sz w:val="20"/>
                                </w:rPr>
                                <m:t>λ</m:t>
                              </m:r>
                            </w:ins>
                          </m:e>
                          <m:sub>
                            <w:ins w:id="425" w:author="Clay Cressler" w:date="2016-06-20T12:20:00Z">
                              <m:r>
                                <w:rPr>
                                  <w:rFonts w:ascii="Cambria Math" w:hAnsi="Cambria Math"/>
                                  <w:sz w:val="20"/>
                                </w:rPr>
                                <m:t>2</m:t>
                              </m:r>
                            </w:ins>
                          </m:sub>
                        </m:sSub>
                        <w:ins w:id="426" w:author="Clay Cressler" w:date="2016-06-20T12:20:00Z">
                          <m:r>
                            <w:rPr>
                              <w:rFonts w:ascii="Cambria Math" w:hAnsi="Cambria Math"/>
                              <w:sz w:val="20"/>
                            </w:rPr>
                            <m:t>-</m:t>
                          </m:r>
                        </w:ins>
                        <m:sSub>
                          <m:sSubPr>
                            <m:ctrlPr>
                              <w:ins w:id="427" w:author="Clay Cressler" w:date="2016-06-20T12:20:00Z">
                                <w:rPr>
                                  <w:rFonts w:ascii="Cambria Math" w:hAnsi="Cambria Math"/>
                                  <w:i/>
                                  <w:sz w:val="20"/>
                                </w:rPr>
                              </w:ins>
                            </m:ctrlPr>
                          </m:sSubPr>
                          <m:e>
                            <w:ins w:id="428" w:author="Clay Cressler" w:date="2016-06-20T12:20:00Z">
                              <m:r>
                                <w:rPr>
                                  <w:rFonts w:ascii="Cambria Math" w:hAnsi="Cambria Math"/>
                                  <w:sz w:val="20"/>
                                </w:rPr>
                                <m:t>μ</m:t>
                              </m:r>
                            </w:ins>
                          </m:e>
                          <m:sub>
                            <w:ins w:id="429" w:author="Clay Cressler" w:date="2016-06-20T12:20:00Z">
                              <m:r>
                                <w:rPr>
                                  <w:rFonts w:ascii="Cambria Math" w:hAnsi="Cambria Math"/>
                                  <w:sz w:val="20"/>
                                </w:rPr>
                                <m:t>2</m:t>
                              </m:r>
                            </w:ins>
                          </m:sub>
                        </m:sSub>
                      </m:e>
                    </m:d>
                  </m:num>
                  <m:den>
                    <m:sSub>
                      <m:sSubPr>
                        <m:ctrlPr>
                          <w:ins w:id="430" w:author="Clay Cressler" w:date="2016-06-20T12:20:00Z">
                            <w:rPr>
                              <w:rFonts w:ascii="Cambria Math" w:hAnsi="Cambria Math"/>
                              <w:i/>
                              <w:sz w:val="20"/>
                            </w:rPr>
                          </w:ins>
                        </m:ctrlPr>
                      </m:sSubPr>
                      <m:e>
                        <w:ins w:id="431" w:author="Clay Cressler" w:date="2016-06-20T12:20:00Z">
                          <m:r>
                            <w:rPr>
                              <w:rFonts w:ascii="Cambria Math" w:hAnsi="Cambria Math"/>
                              <w:sz w:val="20"/>
                            </w:rPr>
                            <m:t>μ</m:t>
                          </m:r>
                        </w:ins>
                      </m:e>
                      <m:sub>
                        <w:ins w:id="432" w:author="Clay Cressler" w:date="2016-06-20T12:20:00Z">
                          <m:r>
                            <w:rPr>
                              <w:rFonts w:ascii="Cambria Math" w:hAnsi="Cambria Math"/>
                              <w:sz w:val="20"/>
                            </w:rPr>
                            <m:t>2</m:t>
                          </m:r>
                        </w:ins>
                      </m:sub>
                    </m:sSub>
                    <w:ins w:id="433" w:author="Clay Cressler" w:date="2016-06-20T12:20:00Z">
                      <m:r>
                        <w:rPr>
                          <w:rFonts w:ascii="Cambria Math" w:hAnsi="Cambria Math"/>
                          <w:sz w:val="20"/>
                        </w:rPr>
                        <m:t>γ</m:t>
                      </m:r>
                    </w:ins>
                  </m:den>
                </m:f>
              </m:oMath>
            </m:oMathPara>
          </w:p>
        </w:tc>
        <w:tc>
          <w:tcPr>
            <w:tcW w:w="1136" w:type="dxa"/>
            <w:shd w:val="clear" w:color="auto" w:fill="auto"/>
          </w:tcPr>
          <w:p w14:paraId="0FC9B6ED" w14:textId="77777777" w:rsidR="000D7886" w:rsidRPr="00FC610B" w:rsidRDefault="000D7886" w:rsidP="006473CD">
            <w:pPr>
              <w:rPr>
                <w:ins w:id="434" w:author="Clay Cressler" w:date="2016-06-20T12:12:00Z"/>
                <w:sz w:val="20"/>
                <w:szCs w:val="24"/>
              </w:rPr>
            </w:pPr>
            <w:ins w:id="435" w:author="Clay Cressler" w:date="2016-06-20T12:20:00Z">
              <w:r w:rsidRPr="00FC610B">
                <w:rPr>
                  <w:sz w:val="20"/>
                  <w:szCs w:val="24"/>
                </w:rPr>
                <w:t>Increase</w:t>
              </w:r>
            </w:ins>
          </w:p>
        </w:tc>
        <w:tc>
          <w:tcPr>
            <w:tcW w:w="1171" w:type="dxa"/>
            <w:shd w:val="clear" w:color="auto" w:fill="auto"/>
          </w:tcPr>
          <w:p w14:paraId="487B4FA8" w14:textId="77777777" w:rsidR="000D7886" w:rsidRPr="00FC610B" w:rsidRDefault="000D7886" w:rsidP="006473CD">
            <w:pPr>
              <w:rPr>
                <w:ins w:id="436" w:author="Clay Cressler" w:date="2016-06-20T12:14:00Z"/>
                <w:sz w:val="20"/>
                <w:szCs w:val="24"/>
              </w:rPr>
            </w:pPr>
            <w:ins w:id="437" w:author="Clay Cressler" w:date="2016-06-20T12:20:00Z">
              <w:r w:rsidRPr="00FC610B">
                <w:rPr>
                  <w:sz w:val="20"/>
                  <w:szCs w:val="24"/>
                </w:rPr>
                <w:t>Decrease</w:t>
              </w:r>
            </w:ins>
          </w:p>
        </w:tc>
      </w:tr>
      <w:tr w:rsidR="000D7886" w:rsidRPr="00FC610B" w14:paraId="2E075DA4" w14:textId="77777777" w:rsidTr="000D7886">
        <w:trPr>
          <w:ins w:id="438" w:author="Clay Cressler" w:date="2016-06-20T12:12:00Z"/>
        </w:trPr>
        <w:tc>
          <w:tcPr>
            <w:tcW w:w="1132" w:type="dxa"/>
            <w:shd w:val="clear" w:color="auto" w:fill="auto"/>
          </w:tcPr>
          <w:p w14:paraId="7E83D31D" w14:textId="77777777" w:rsidR="000D7886" w:rsidRPr="00FC610B" w:rsidRDefault="000D7886" w:rsidP="006473CD">
            <w:pPr>
              <w:rPr>
                <w:ins w:id="439" w:author="Clay Cressler" w:date="2016-06-20T12:12:00Z"/>
                <w:sz w:val="20"/>
                <w:szCs w:val="24"/>
              </w:rPr>
            </w:pPr>
            <w:ins w:id="440" w:author="Clay Cressler" w:date="2016-06-20T12:20:00Z">
              <w:r w:rsidRPr="00FC610B">
                <w:rPr>
                  <w:sz w:val="20"/>
                  <w:szCs w:val="24"/>
                </w:rPr>
                <w:t>2</w:t>
              </w:r>
            </w:ins>
          </w:p>
        </w:tc>
        <w:tc>
          <w:tcPr>
            <w:tcW w:w="1195" w:type="dxa"/>
            <w:shd w:val="clear" w:color="auto" w:fill="auto"/>
          </w:tcPr>
          <w:p w14:paraId="2246ED9B" w14:textId="77777777" w:rsidR="000D7886" w:rsidRPr="00FC610B" w:rsidRDefault="000D7886" w:rsidP="006473CD">
            <w:pPr>
              <w:rPr>
                <w:ins w:id="441" w:author="Clay Cressler" w:date="2016-06-20T12:12:00Z"/>
                <w:sz w:val="20"/>
                <w:szCs w:val="24"/>
              </w:rPr>
            </w:pPr>
            <w:ins w:id="442" w:author="Clay Cressler" w:date="2016-06-20T12:20:00Z">
              <w:r w:rsidRPr="00FC610B">
                <w:rPr>
                  <w:sz w:val="20"/>
                  <w:szCs w:val="24"/>
                </w:rPr>
                <w:t>Yes</w:t>
              </w:r>
            </w:ins>
          </w:p>
        </w:tc>
        <w:tc>
          <w:tcPr>
            <w:tcW w:w="1079" w:type="dxa"/>
            <w:shd w:val="clear" w:color="auto" w:fill="auto"/>
          </w:tcPr>
          <w:p w14:paraId="161626B5" w14:textId="77777777" w:rsidR="000D7886" w:rsidRPr="00FC610B" w:rsidRDefault="000D7886" w:rsidP="006473CD">
            <w:pPr>
              <w:rPr>
                <w:ins w:id="443" w:author="Clay Cressler" w:date="2016-06-20T12:12:00Z"/>
                <w:sz w:val="20"/>
                <w:szCs w:val="24"/>
              </w:rPr>
            </w:pPr>
            <w:ins w:id="444" w:author="Clay Cressler" w:date="2016-06-20T12:20:00Z">
              <w:r w:rsidRPr="00FC610B">
                <w:rPr>
                  <w:sz w:val="20"/>
                  <w:szCs w:val="24"/>
                </w:rPr>
                <w:t>Active</w:t>
              </w:r>
            </w:ins>
          </w:p>
        </w:tc>
        <w:tc>
          <w:tcPr>
            <w:tcW w:w="1202" w:type="dxa"/>
            <w:shd w:val="clear" w:color="auto" w:fill="auto"/>
          </w:tcPr>
          <w:p w14:paraId="6AD7A799" w14:textId="77777777" w:rsidR="000D7886" w:rsidRPr="00FC610B" w:rsidRDefault="000D7886" w:rsidP="006473CD">
            <w:pPr>
              <w:rPr>
                <w:ins w:id="445" w:author="Clay Cressler" w:date="2016-06-20T12:12:00Z"/>
                <w:sz w:val="20"/>
                <w:szCs w:val="24"/>
              </w:rPr>
            </w:pPr>
            <w:ins w:id="446" w:author="Clay Cressler" w:date="2016-06-20T12:20:00Z">
              <w:r w:rsidRPr="00FC610B">
                <w:rPr>
                  <w:sz w:val="20"/>
                  <w:szCs w:val="24"/>
                </w:rPr>
                <w:t>Yes</w:t>
              </w:r>
            </w:ins>
          </w:p>
        </w:tc>
        <w:tc>
          <w:tcPr>
            <w:tcW w:w="1909" w:type="dxa"/>
            <w:shd w:val="clear" w:color="auto" w:fill="auto"/>
          </w:tcPr>
          <w:p w14:paraId="7A90DBFA" w14:textId="77777777" w:rsidR="000D7886" w:rsidRPr="00437D42" w:rsidRDefault="00054085" w:rsidP="006473CD">
            <w:pPr>
              <w:rPr>
                <w:ins w:id="447" w:author="Clay Cressler" w:date="2016-06-20T12:12:00Z"/>
                <w:sz w:val="20"/>
              </w:rPr>
            </w:pPr>
            <m:oMathPara>
              <m:oMath>
                <m:f>
                  <m:fPr>
                    <m:ctrlPr>
                      <w:ins w:id="448" w:author="Clay Cressler" w:date="2016-06-20T12:21:00Z">
                        <w:rPr>
                          <w:rFonts w:ascii="Cambria Math" w:hAnsi="Cambria Math"/>
                          <w:i/>
                          <w:sz w:val="20"/>
                        </w:rPr>
                      </w:ins>
                    </m:ctrlPr>
                  </m:fPr>
                  <m:num>
                    <w:ins w:id="449" w:author="Clay Cressler" w:date="2016-06-20T12:21:00Z">
                      <m:r>
                        <w:rPr>
                          <w:rFonts w:ascii="Cambria Math" w:hAnsi="Cambria Math"/>
                          <w:sz w:val="20"/>
                        </w:rPr>
                        <m:t>a</m:t>
                      </m:r>
                    </w:ins>
                    <m:sSub>
                      <m:sSubPr>
                        <m:ctrlPr>
                          <w:ins w:id="450" w:author="Clay Cressler" w:date="2016-06-20T12:21:00Z">
                            <w:rPr>
                              <w:rFonts w:ascii="Cambria Math" w:hAnsi="Cambria Math"/>
                              <w:i/>
                              <w:sz w:val="20"/>
                            </w:rPr>
                          </w:ins>
                        </m:ctrlPr>
                      </m:sSubPr>
                      <m:e>
                        <w:ins w:id="451" w:author="Clay Cressler" w:date="2016-06-20T12:21:00Z">
                          <m:r>
                            <w:rPr>
                              <w:rFonts w:ascii="Cambria Math" w:hAnsi="Cambria Math"/>
                              <w:sz w:val="20"/>
                            </w:rPr>
                            <m:t>λ</m:t>
                          </m:r>
                        </w:ins>
                      </m:e>
                      <m:sub>
                        <w:ins w:id="452" w:author="Clay Cressler" w:date="2016-06-20T12:21:00Z">
                          <m:r>
                            <w:rPr>
                              <w:rFonts w:ascii="Cambria Math" w:hAnsi="Cambria Math"/>
                              <w:sz w:val="20"/>
                            </w:rPr>
                            <m:t>1</m:t>
                          </m:r>
                        </w:ins>
                      </m:sub>
                    </m:sSub>
                    <w:ins w:id="453" w:author="Clay Cressler" w:date="2016-06-20T12:21:00Z">
                      <m:r>
                        <w:rPr>
                          <w:rFonts w:ascii="Cambria Math" w:hAnsi="Cambria Math"/>
                          <w:sz w:val="20"/>
                        </w:rPr>
                        <m:t>-</m:t>
                      </m:r>
                    </w:ins>
                    <m:sSub>
                      <m:sSubPr>
                        <m:ctrlPr>
                          <w:ins w:id="454" w:author="Clay Cressler" w:date="2016-06-20T12:21:00Z">
                            <w:rPr>
                              <w:rFonts w:ascii="Cambria Math" w:hAnsi="Cambria Math"/>
                              <w:i/>
                              <w:sz w:val="20"/>
                            </w:rPr>
                          </w:ins>
                        </m:ctrlPr>
                      </m:sSubPr>
                      <m:e>
                        <w:ins w:id="455" w:author="Clay Cressler" w:date="2016-06-20T12:21:00Z">
                          <m:r>
                            <w:rPr>
                              <w:rFonts w:ascii="Cambria Math" w:hAnsi="Cambria Math"/>
                              <w:sz w:val="20"/>
                            </w:rPr>
                            <m:t>μ</m:t>
                          </m:r>
                        </w:ins>
                      </m:e>
                      <m:sub>
                        <w:ins w:id="456" w:author="Clay Cressler" w:date="2016-06-20T12:21:00Z">
                          <m:r>
                            <w:rPr>
                              <w:rFonts w:ascii="Cambria Math" w:hAnsi="Cambria Math"/>
                              <w:sz w:val="20"/>
                            </w:rPr>
                            <m:t>1</m:t>
                          </m:r>
                        </w:ins>
                      </m:sub>
                    </m:sSub>
                  </m:num>
                  <m:den>
                    <m:sSub>
                      <m:sSubPr>
                        <m:ctrlPr>
                          <w:ins w:id="457" w:author="Clay Cressler" w:date="2016-06-20T12:21:00Z">
                            <w:rPr>
                              <w:rFonts w:ascii="Cambria Math" w:hAnsi="Cambria Math"/>
                              <w:i/>
                              <w:sz w:val="20"/>
                            </w:rPr>
                          </w:ins>
                        </m:ctrlPr>
                      </m:sSubPr>
                      <m:e>
                        <w:ins w:id="458" w:author="Clay Cressler" w:date="2016-06-20T12:21:00Z">
                          <m:r>
                            <w:rPr>
                              <w:rFonts w:ascii="Cambria Math" w:hAnsi="Cambria Math"/>
                              <w:sz w:val="20"/>
                            </w:rPr>
                            <m:t>λ</m:t>
                          </m:r>
                        </w:ins>
                      </m:e>
                      <m:sub>
                        <w:ins w:id="459" w:author="Clay Cressler" w:date="2016-06-20T12:21:00Z">
                          <m:r>
                            <w:rPr>
                              <w:rFonts w:ascii="Cambria Math" w:hAnsi="Cambria Math"/>
                              <w:sz w:val="20"/>
                            </w:rPr>
                            <m:t>1</m:t>
                          </m:r>
                        </w:ins>
                      </m:sub>
                    </m:sSub>
                    <w:ins w:id="460" w:author="Clay Cressler" w:date="2016-06-20T12:21:00Z">
                      <m:r>
                        <w:rPr>
                          <w:rFonts w:ascii="Cambria Math" w:hAnsi="Cambria Math"/>
                          <w:sz w:val="20"/>
                        </w:rPr>
                        <m:t>-</m:t>
                      </m:r>
                    </w:ins>
                    <m:sSub>
                      <m:sSubPr>
                        <m:ctrlPr>
                          <w:ins w:id="461" w:author="Clay Cressler" w:date="2016-06-20T12:21:00Z">
                            <w:rPr>
                              <w:rFonts w:ascii="Cambria Math" w:hAnsi="Cambria Math"/>
                              <w:i/>
                              <w:sz w:val="20"/>
                            </w:rPr>
                          </w:ins>
                        </m:ctrlPr>
                      </m:sSubPr>
                      <m:e>
                        <w:ins w:id="462" w:author="Clay Cressler" w:date="2016-06-20T12:21:00Z">
                          <m:r>
                            <w:rPr>
                              <w:rFonts w:ascii="Cambria Math" w:hAnsi="Cambria Math"/>
                              <w:sz w:val="20"/>
                            </w:rPr>
                            <m:t>μ</m:t>
                          </m:r>
                        </w:ins>
                      </m:e>
                      <m:sub>
                        <w:ins w:id="463" w:author="Clay Cressler" w:date="2016-06-20T12:21:00Z">
                          <m:r>
                            <w:rPr>
                              <w:rFonts w:ascii="Cambria Math" w:hAnsi="Cambria Math"/>
                              <w:sz w:val="20"/>
                            </w:rPr>
                            <m:t>1</m:t>
                          </m:r>
                        </w:ins>
                      </m:sub>
                    </m:sSub>
                  </m:den>
                </m:f>
                <w:ins w:id="464" w:author="Clay Cressler" w:date="2016-06-20T12:21:00Z">
                  <m:r>
                    <w:rPr>
                      <w:rFonts w:ascii="Cambria Math" w:hAnsi="Cambria Math"/>
                      <w:sz w:val="20"/>
                    </w:rPr>
                    <m:t>+</m:t>
                  </m:r>
                </w:ins>
                <m:f>
                  <m:fPr>
                    <m:ctrlPr>
                      <w:ins w:id="465" w:author="Clay Cressler" w:date="2016-06-20T12:21:00Z">
                        <w:rPr>
                          <w:rFonts w:ascii="Cambria Math" w:hAnsi="Cambria Math"/>
                          <w:i/>
                          <w:sz w:val="20"/>
                        </w:rPr>
                      </w:ins>
                    </m:ctrlPr>
                  </m:fPr>
                  <m:num>
                    <w:ins w:id="466" w:author="Clay Cressler" w:date="2016-06-20T12:21:00Z">
                      <m:r>
                        <w:rPr>
                          <w:rFonts w:ascii="Cambria Math" w:hAnsi="Cambria Math"/>
                          <w:sz w:val="20"/>
                        </w:rPr>
                        <m:t>a</m:t>
                      </m:r>
                    </w:ins>
                    <m:sSub>
                      <m:sSubPr>
                        <m:ctrlPr>
                          <w:ins w:id="467" w:author="Clay Cressler" w:date="2016-06-20T12:21:00Z">
                            <w:rPr>
                              <w:rFonts w:ascii="Cambria Math" w:hAnsi="Cambria Math"/>
                              <w:i/>
                              <w:sz w:val="20"/>
                            </w:rPr>
                          </w:ins>
                        </m:ctrlPr>
                      </m:sSubPr>
                      <m:e>
                        <w:ins w:id="468" w:author="Clay Cressler" w:date="2016-06-20T12:21:00Z">
                          <m:r>
                            <w:rPr>
                              <w:rFonts w:ascii="Cambria Math" w:hAnsi="Cambria Math"/>
                              <w:sz w:val="20"/>
                            </w:rPr>
                            <m:t>λ</m:t>
                          </m:r>
                        </w:ins>
                      </m:e>
                      <m:sub>
                        <w:ins w:id="469" w:author="Clay Cressler" w:date="2016-06-20T12:21:00Z">
                          <m:r>
                            <w:rPr>
                              <w:rFonts w:ascii="Cambria Math" w:hAnsi="Cambria Math"/>
                              <w:sz w:val="20"/>
                            </w:rPr>
                            <m:t>2</m:t>
                          </m:r>
                        </w:ins>
                      </m:sub>
                    </m:sSub>
                    <w:ins w:id="470" w:author="Clay Cressler" w:date="2016-06-20T12:21:00Z">
                      <m:r>
                        <w:rPr>
                          <w:rFonts w:ascii="Cambria Math" w:hAnsi="Cambria Math"/>
                          <w:sz w:val="20"/>
                        </w:rPr>
                        <m:t>-</m:t>
                      </m:r>
                    </w:ins>
                    <m:sSub>
                      <m:sSubPr>
                        <m:ctrlPr>
                          <w:ins w:id="471" w:author="Clay Cressler" w:date="2016-06-20T12:21:00Z">
                            <w:rPr>
                              <w:rFonts w:ascii="Cambria Math" w:hAnsi="Cambria Math"/>
                              <w:i/>
                              <w:sz w:val="20"/>
                            </w:rPr>
                          </w:ins>
                        </m:ctrlPr>
                      </m:sSubPr>
                      <m:e>
                        <w:ins w:id="472" w:author="Clay Cressler" w:date="2016-06-20T12:21:00Z">
                          <m:r>
                            <w:rPr>
                              <w:rFonts w:ascii="Cambria Math" w:hAnsi="Cambria Math"/>
                              <w:sz w:val="20"/>
                            </w:rPr>
                            <m:t>μ</m:t>
                          </m:r>
                        </w:ins>
                      </m:e>
                      <m:sub>
                        <w:ins w:id="473" w:author="Clay Cressler" w:date="2016-06-20T12:21:00Z">
                          <m:r>
                            <w:rPr>
                              <w:rFonts w:ascii="Cambria Math" w:hAnsi="Cambria Math"/>
                              <w:sz w:val="20"/>
                            </w:rPr>
                            <m:t>2</m:t>
                          </m:r>
                        </w:ins>
                      </m:sub>
                    </m:sSub>
                  </m:num>
                  <m:den>
                    <m:sSub>
                      <m:sSubPr>
                        <m:ctrlPr>
                          <w:ins w:id="474" w:author="Clay Cressler" w:date="2016-06-20T12:21:00Z">
                            <w:rPr>
                              <w:rFonts w:ascii="Cambria Math" w:hAnsi="Cambria Math"/>
                              <w:i/>
                              <w:sz w:val="20"/>
                            </w:rPr>
                          </w:ins>
                        </m:ctrlPr>
                      </m:sSubPr>
                      <m:e>
                        <w:ins w:id="475" w:author="Clay Cressler" w:date="2016-06-20T12:21:00Z">
                          <m:r>
                            <w:rPr>
                              <w:rFonts w:ascii="Cambria Math" w:hAnsi="Cambria Math"/>
                              <w:sz w:val="20"/>
                            </w:rPr>
                            <m:t>λ</m:t>
                          </m:r>
                        </w:ins>
                      </m:e>
                      <m:sub>
                        <w:ins w:id="476" w:author="Clay Cressler" w:date="2016-06-20T12:21:00Z">
                          <m:r>
                            <w:rPr>
                              <w:rFonts w:ascii="Cambria Math" w:hAnsi="Cambria Math"/>
                              <w:sz w:val="20"/>
                            </w:rPr>
                            <m:t>2</m:t>
                          </m:r>
                        </w:ins>
                      </m:sub>
                    </m:sSub>
                    <w:ins w:id="477" w:author="Clay Cressler" w:date="2016-06-20T12:21:00Z">
                      <m:r>
                        <w:rPr>
                          <w:rFonts w:ascii="Cambria Math" w:hAnsi="Cambria Math"/>
                          <w:sz w:val="20"/>
                        </w:rPr>
                        <m:t>-</m:t>
                      </m:r>
                    </w:ins>
                    <m:sSub>
                      <m:sSubPr>
                        <m:ctrlPr>
                          <w:ins w:id="478" w:author="Clay Cressler" w:date="2016-06-20T12:21:00Z">
                            <w:rPr>
                              <w:rFonts w:ascii="Cambria Math" w:hAnsi="Cambria Math"/>
                              <w:i/>
                              <w:sz w:val="20"/>
                            </w:rPr>
                          </w:ins>
                        </m:ctrlPr>
                      </m:sSubPr>
                      <m:e>
                        <w:ins w:id="479" w:author="Clay Cressler" w:date="2016-06-20T12:21:00Z">
                          <m:r>
                            <w:rPr>
                              <w:rFonts w:ascii="Cambria Math" w:hAnsi="Cambria Math"/>
                              <w:sz w:val="20"/>
                            </w:rPr>
                            <m:t>μ</m:t>
                          </m:r>
                        </w:ins>
                      </m:e>
                      <m:sub>
                        <w:ins w:id="480" w:author="Clay Cressler" w:date="2016-06-20T12:21:00Z">
                          <m:r>
                            <w:rPr>
                              <w:rFonts w:ascii="Cambria Math" w:hAnsi="Cambria Math"/>
                              <w:sz w:val="20"/>
                            </w:rPr>
                            <m:t>2</m:t>
                          </m:r>
                        </w:ins>
                      </m:sub>
                    </m:sSub>
                  </m:den>
                </m:f>
              </m:oMath>
            </m:oMathPara>
          </w:p>
        </w:tc>
        <w:tc>
          <w:tcPr>
            <w:tcW w:w="1136" w:type="dxa"/>
            <w:shd w:val="clear" w:color="auto" w:fill="auto"/>
          </w:tcPr>
          <w:p w14:paraId="2253FAEF" w14:textId="77777777" w:rsidR="000D7886" w:rsidRPr="00FC610B" w:rsidRDefault="000D7886" w:rsidP="006473CD">
            <w:pPr>
              <w:rPr>
                <w:ins w:id="481" w:author="Clay Cressler" w:date="2016-06-20T12:12:00Z"/>
                <w:sz w:val="20"/>
                <w:szCs w:val="24"/>
              </w:rPr>
            </w:pPr>
            <w:ins w:id="482" w:author="Clay Cressler" w:date="2016-06-20T12:20:00Z">
              <w:r w:rsidRPr="00FC610B">
                <w:rPr>
                  <w:sz w:val="20"/>
                  <w:szCs w:val="24"/>
                </w:rPr>
                <w:t>Increase</w:t>
              </w:r>
            </w:ins>
          </w:p>
        </w:tc>
        <w:tc>
          <w:tcPr>
            <w:tcW w:w="1171" w:type="dxa"/>
            <w:shd w:val="clear" w:color="auto" w:fill="auto"/>
          </w:tcPr>
          <w:p w14:paraId="0ACE7912" w14:textId="77777777" w:rsidR="000D7886" w:rsidRPr="00FC610B" w:rsidRDefault="000D7886" w:rsidP="006473CD">
            <w:pPr>
              <w:rPr>
                <w:ins w:id="483" w:author="Clay Cressler" w:date="2016-06-20T12:14:00Z"/>
                <w:sz w:val="20"/>
                <w:szCs w:val="24"/>
              </w:rPr>
            </w:pPr>
            <w:ins w:id="484" w:author="Clay Cressler" w:date="2016-06-20T12:21:00Z">
              <w:r w:rsidRPr="00FC610B">
                <w:rPr>
                  <w:sz w:val="20"/>
                  <w:szCs w:val="24"/>
                </w:rPr>
                <w:t>None</w:t>
              </w:r>
            </w:ins>
          </w:p>
        </w:tc>
      </w:tr>
      <w:tr w:rsidR="000D7886" w:rsidRPr="00FC610B" w14:paraId="455F5D2D" w14:textId="77777777" w:rsidTr="000D7886">
        <w:trPr>
          <w:ins w:id="485" w:author="Clay Cressler" w:date="2016-06-20T12:12:00Z"/>
        </w:trPr>
        <w:tc>
          <w:tcPr>
            <w:tcW w:w="1132" w:type="dxa"/>
            <w:shd w:val="clear" w:color="auto" w:fill="auto"/>
          </w:tcPr>
          <w:p w14:paraId="6BA01599" w14:textId="77777777" w:rsidR="000D7886" w:rsidRPr="00FC610B" w:rsidRDefault="000D7886" w:rsidP="006473CD">
            <w:pPr>
              <w:rPr>
                <w:ins w:id="486" w:author="Clay Cressler" w:date="2016-06-20T12:12:00Z"/>
                <w:sz w:val="20"/>
                <w:szCs w:val="24"/>
              </w:rPr>
            </w:pPr>
            <w:ins w:id="487" w:author="Clay Cressler" w:date="2016-06-20T12:21:00Z">
              <w:r w:rsidRPr="00FC610B">
                <w:rPr>
                  <w:sz w:val="20"/>
                  <w:szCs w:val="24"/>
                </w:rPr>
                <w:t>2</w:t>
              </w:r>
            </w:ins>
          </w:p>
        </w:tc>
        <w:tc>
          <w:tcPr>
            <w:tcW w:w="1195" w:type="dxa"/>
            <w:shd w:val="clear" w:color="auto" w:fill="auto"/>
          </w:tcPr>
          <w:p w14:paraId="7769712F" w14:textId="77777777" w:rsidR="000D7886" w:rsidRPr="00FC610B" w:rsidRDefault="000D7886" w:rsidP="006473CD">
            <w:pPr>
              <w:rPr>
                <w:ins w:id="488" w:author="Clay Cressler" w:date="2016-06-20T12:12:00Z"/>
                <w:sz w:val="20"/>
                <w:szCs w:val="24"/>
              </w:rPr>
            </w:pPr>
            <w:ins w:id="489" w:author="Clay Cressler" w:date="2016-06-20T12:21:00Z">
              <w:r w:rsidRPr="00FC610B">
                <w:rPr>
                  <w:sz w:val="20"/>
                  <w:szCs w:val="24"/>
                </w:rPr>
                <w:t>No</w:t>
              </w:r>
            </w:ins>
          </w:p>
        </w:tc>
        <w:tc>
          <w:tcPr>
            <w:tcW w:w="1079" w:type="dxa"/>
            <w:shd w:val="clear" w:color="auto" w:fill="auto"/>
          </w:tcPr>
          <w:p w14:paraId="232819C7" w14:textId="77777777" w:rsidR="000D7886" w:rsidRPr="00FC610B" w:rsidRDefault="000D7886" w:rsidP="006473CD">
            <w:pPr>
              <w:rPr>
                <w:ins w:id="490" w:author="Clay Cressler" w:date="2016-06-20T12:12:00Z"/>
                <w:sz w:val="20"/>
                <w:szCs w:val="24"/>
              </w:rPr>
            </w:pPr>
            <w:ins w:id="491" w:author="Clay Cressler" w:date="2016-06-20T12:21:00Z">
              <w:r w:rsidRPr="00FC610B">
                <w:rPr>
                  <w:sz w:val="20"/>
                  <w:szCs w:val="24"/>
                </w:rPr>
                <w:t>Active</w:t>
              </w:r>
            </w:ins>
          </w:p>
        </w:tc>
        <w:tc>
          <w:tcPr>
            <w:tcW w:w="1202" w:type="dxa"/>
            <w:shd w:val="clear" w:color="auto" w:fill="auto"/>
          </w:tcPr>
          <w:p w14:paraId="5471AAF4" w14:textId="77777777" w:rsidR="000D7886" w:rsidRPr="00FC610B" w:rsidRDefault="000D7886" w:rsidP="006473CD">
            <w:pPr>
              <w:rPr>
                <w:ins w:id="492" w:author="Clay Cressler" w:date="2016-06-20T12:12:00Z"/>
                <w:sz w:val="20"/>
                <w:szCs w:val="24"/>
              </w:rPr>
            </w:pPr>
            <w:ins w:id="493" w:author="Clay Cressler" w:date="2016-06-20T12:21:00Z">
              <w:r w:rsidRPr="00FC610B">
                <w:rPr>
                  <w:sz w:val="20"/>
                  <w:szCs w:val="24"/>
                </w:rPr>
                <w:t>Yes</w:t>
              </w:r>
            </w:ins>
          </w:p>
        </w:tc>
        <w:tc>
          <w:tcPr>
            <w:tcW w:w="1909" w:type="dxa"/>
            <w:shd w:val="clear" w:color="auto" w:fill="auto"/>
          </w:tcPr>
          <w:p w14:paraId="5FAEDAEE" w14:textId="77777777" w:rsidR="000D7886" w:rsidRPr="00437D42" w:rsidRDefault="00054085" w:rsidP="006473CD">
            <w:pPr>
              <w:rPr>
                <w:ins w:id="494" w:author="Clay Cressler" w:date="2016-06-20T12:12:00Z"/>
                <w:sz w:val="20"/>
              </w:rPr>
            </w:pPr>
            <m:oMathPara>
              <m:oMath>
                <m:f>
                  <m:fPr>
                    <m:ctrlPr>
                      <w:ins w:id="495" w:author="Clay Cressler" w:date="2016-06-20T12:21:00Z">
                        <w:rPr>
                          <w:rFonts w:ascii="Cambria Math" w:hAnsi="Cambria Math"/>
                          <w:i/>
                          <w:sz w:val="20"/>
                        </w:rPr>
                      </w:ins>
                    </m:ctrlPr>
                  </m:fPr>
                  <m:num>
                    <w:ins w:id="496" w:author="Clay Cressler" w:date="2016-06-20T12:21:00Z">
                      <m:r>
                        <w:rPr>
                          <w:rFonts w:ascii="Cambria Math" w:hAnsi="Cambria Math"/>
                          <w:sz w:val="20"/>
                        </w:rPr>
                        <m:t>a</m:t>
                      </m:r>
                    </w:ins>
                    <m:sSub>
                      <m:sSubPr>
                        <m:ctrlPr>
                          <w:ins w:id="497" w:author="Clay Cressler" w:date="2016-06-20T12:21:00Z">
                            <w:rPr>
                              <w:rFonts w:ascii="Cambria Math" w:hAnsi="Cambria Math"/>
                              <w:i/>
                              <w:sz w:val="20"/>
                            </w:rPr>
                          </w:ins>
                        </m:ctrlPr>
                      </m:sSubPr>
                      <m:e>
                        <w:ins w:id="498" w:author="Clay Cressler" w:date="2016-06-20T12:21:00Z">
                          <m:r>
                            <w:rPr>
                              <w:rFonts w:ascii="Cambria Math" w:hAnsi="Cambria Math"/>
                              <w:sz w:val="20"/>
                            </w:rPr>
                            <m:t>λ</m:t>
                          </m:r>
                        </w:ins>
                      </m:e>
                      <m:sub>
                        <w:ins w:id="499" w:author="Clay Cressler" w:date="2016-06-20T12:21:00Z">
                          <m:r>
                            <w:rPr>
                              <w:rFonts w:ascii="Cambria Math" w:hAnsi="Cambria Math"/>
                              <w:sz w:val="20"/>
                            </w:rPr>
                            <m:t>1</m:t>
                          </m:r>
                        </w:ins>
                      </m:sub>
                    </m:sSub>
                    <w:ins w:id="500" w:author="Clay Cressler" w:date="2016-06-20T12:21:00Z">
                      <m:r>
                        <w:rPr>
                          <w:rFonts w:ascii="Cambria Math" w:hAnsi="Cambria Math"/>
                          <w:sz w:val="20"/>
                        </w:rPr>
                        <m:t>-</m:t>
                      </m:r>
                    </w:ins>
                    <m:sSub>
                      <m:sSubPr>
                        <m:ctrlPr>
                          <w:ins w:id="501" w:author="Clay Cressler" w:date="2016-06-20T12:21:00Z">
                            <w:rPr>
                              <w:rFonts w:ascii="Cambria Math" w:hAnsi="Cambria Math"/>
                              <w:i/>
                              <w:sz w:val="20"/>
                            </w:rPr>
                          </w:ins>
                        </m:ctrlPr>
                      </m:sSubPr>
                      <m:e>
                        <w:ins w:id="502" w:author="Clay Cressler" w:date="2016-06-20T12:21:00Z">
                          <m:r>
                            <w:rPr>
                              <w:rFonts w:ascii="Cambria Math" w:hAnsi="Cambria Math"/>
                              <w:sz w:val="20"/>
                            </w:rPr>
                            <m:t>μ</m:t>
                          </m:r>
                        </w:ins>
                      </m:e>
                      <m:sub>
                        <w:ins w:id="503" w:author="Clay Cressler" w:date="2016-06-20T12:21:00Z">
                          <m:r>
                            <w:rPr>
                              <w:rFonts w:ascii="Cambria Math" w:hAnsi="Cambria Math"/>
                              <w:sz w:val="20"/>
                            </w:rPr>
                            <m:t>1</m:t>
                          </m:r>
                        </w:ins>
                      </m:sub>
                    </m:sSub>
                  </m:num>
                  <m:den>
                    <m:sSub>
                      <m:sSubPr>
                        <m:ctrlPr>
                          <w:ins w:id="504" w:author="Clay Cressler" w:date="2016-06-20T12:21:00Z">
                            <w:rPr>
                              <w:rFonts w:ascii="Cambria Math" w:hAnsi="Cambria Math"/>
                              <w:i/>
                              <w:sz w:val="20"/>
                            </w:rPr>
                          </w:ins>
                        </m:ctrlPr>
                      </m:sSubPr>
                      <m:e>
                        <w:ins w:id="505" w:author="Clay Cressler" w:date="2016-06-20T12:21:00Z">
                          <m:r>
                            <w:rPr>
                              <w:rFonts w:ascii="Cambria Math" w:hAnsi="Cambria Math"/>
                              <w:sz w:val="20"/>
                            </w:rPr>
                            <m:t>λ</m:t>
                          </m:r>
                        </w:ins>
                      </m:e>
                      <m:sub>
                        <w:ins w:id="506" w:author="Clay Cressler" w:date="2016-06-20T12:21:00Z">
                          <m:r>
                            <w:rPr>
                              <w:rFonts w:ascii="Cambria Math" w:hAnsi="Cambria Math"/>
                              <w:sz w:val="20"/>
                            </w:rPr>
                            <m:t>1</m:t>
                          </m:r>
                        </w:ins>
                      </m:sub>
                    </m:sSub>
                    <w:ins w:id="507" w:author="Clay Cressler" w:date="2016-06-20T12:21:00Z">
                      <m:r>
                        <w:rPr>
                          <w:rFonts w:ascii="Cambria Math" w:hAnsi="Cambria Math"/>
                          <w:sz w:val="20"/>
                        </w:rPr>
                        <m:t>-</m:t>
                      </m:r>
                    </w:ins>
                    <m:sSub>
                      <m:sSubPr>
                        <m:ctrlPr>
                          <w:ins w:id="508" w:author="Clay Cressler" w:date="2016-06-20T12:21:00Z">
                            <w:rPr>
                              <w:rFonts w:ascii="Cambria Math" w:hAnsi="Cambria Math"/>
                              <w:i/>
                              <w:sz w:val="20"/>
                            </w:rPr>
                          </w:ins>
                        </m:ctrlPr>
                      </m:sSubPr>
                      <m:e>
                        <w:ins w:id="509" w:author="Clay Cressler" w:date="2016-06-20T12:21:00Z">
                          <m:r>
                            <w:rPr>
                              <w:rFonts w:ascii="Cambria Math" w:hAnsi="Cambria Math"/>
                              <w:sz w:val="20"/>
                            </w:rPr>
                            <m:t>μ</m:t>
                          </m:r>
                        </w:ins>
                      </m:e>
                      <m:sub>
                        <w:ins w:id="510" w:author="Clay Cressler" w:date="2016-06-20T12:21:00Z">
                          <m:r>
                            <w:rPr>
                              <w:rFonts w:ascii="Cambria Math" w:hAnsi="Cambria Math"/>
                              <w:sz w:val="20"/>
                            </w:rPr>
                            <m:t>1</m:t>
                          </m:r>
                        </w:ins>
                      </m:sub>
                    </m:sSub>
                  </m:den>
                </m:f>
                <w:ins w:id="511" w:author="Clay Cressler" w:date="2016-06-20T12:21:00Z">
                  <m:r>
                    <w:rPr>
                      <w:rFonts w:ascii="Cambria Math" w:hAnsi="Cambria Math"/>
                      <w:sz w:val="20"/>
                    </w:rPr>
                    <m:t>+</m:t>
                  </m:r>
                </w:ins>
                <m:f>
                  <m:fPr>
                    <m:ctrlPr>
                      <w:ins w:id="512" w:author="Clay Cressler" w:date="2016-06-20T12:21:00Z">
                        <w:rPr>
                          <w:rFonts w:ascii="Cambria Math" w:hAnsi="Cambria Math"/>
                          <w:i/>
                          <w:sz w:val="20"/>
                        </w:rPr>
                      </w:ins>
                    </m:ctrlPr>
                  </m:fPr>
                  <m:num>
                    <w:ins w:id="513" w:author="Clay Cressler" w:date="2016-06-20T12:21:00Z">
                      <m:r>
                        <w:rPr>
                          <w:rFonts w:ascii="Cambria Math" w:hAnsi="Cambria Math"/>
                          <w:sz w:val="20"/>
                        </w:rPr>
                        <m:t>a</m:t>
                      </m:r>
                    </w:ins>
                    <m:sSub>
                      <m:sSubPr>
                        <m:ctrlPr>
                          <w:ins w:id="514" w:author="Clay Cressler" w:date="2016-06-20T12:21:00Z">
                            <w:rPr>
                              <w:rFonts w:ascii="Cambria Math" w:hAnsi="Cambria Math"/>
                              <w:i/>
                              <w:sz w:val="20"/>
                            </w:rPr>
                          </w:ins>
                        </m:ctrlPr>
                      </m:sSubPr>
                      <m:e>
                        <w:ins w:id="515" w:author="Clay Cressler" w:date="2016-06-20T12:21:00Z">
                          <m:r>
                            <w:rPr>
                              <w:rFonts w:ascii="Cambria Math" w:hAnsi="Cambria Math"/>
                              <w:sz w:val="20"/>
                            </w:rPr>
                            <m:t>λ</m:t>
                          </m:r>
                        </w:ins>
                      </m:e>
                      <m:sub>
                        <w:ins w:id="516" w:author="Clay Cressler" w:date="2016-06-20T12:21:00Z">
                          <m:r>
                            <w:rPr>
                              <w:rFonts w:ascii="Cambria Math" w:hAnsi="Cambria Math"/>
                              <w:sz w:val="20"/>
                            </w:rPr>
                            <m:t>2</m:t>
                          </m:r>
                        </w:ins>
                      </m:sub>
                    </m:sSub>
                    <w:ins w:id="517" w:author="Clay Cressler" w:date="2016-06-20T12:21:00Z">
                      <m:r>
                        <w:rPr>
                          <w:rFonts w:ascii="Cambria Math" w:hAnsi="Cambria Math"/>
                          <w:sz w:val="20"/>
                        </w:rPr>
                        <m:t>-</m:t>
                      </m:r>
                    </w:ins>
                    <m:sSub>
                      <m:sSubPr>
                        <m:ctrlPr>
                          <w:ins w:id="518" w:author="Clay Cressler" w:date="2016-06-20T12:21:00Z">
                            <w:rPr>
                              <w:rFonts w:ascii="Cambria Math" w:hAnsi="Cambria Math"/>
                              <w:i/>
                              <w:sz w:val="20"/>
                            </w:rPr>
                          </w:ins>
                        </m:ctrlPr>
                      </m:sSubPr>
                      <m:e>
                        <w:ins w:id="519" w:author="Clay Cressler" w:date="2016-06-20T12:21:00Z">
                          <m:r>
                            <w:rPr>
                              <w:rFonts w:ascii="Cambria Math" w:hAnsi="Cambria Math"/>
                              <w:sz w:val="20"/>
                            </w:rPr>
                            <m:t>μ</m:t>
                          </m:r>
                        </w:ins>
                      </m:e>
                      <m:sub>
                        <w:ins w:id="520" w:author="Clay Cressler" w:date="2016-06-20T12:21:00Z">
                          <m:r>
                            <w:rPr>
                              <w:rFonts w:ascii="Cambria Math" w:hAnsi="Cambria Math"/>
                              <w:sz w:val="20"/>
                            </w:rPr>
                            <m:t>2</m:t>
                          </m:r>
                        </w:ins>
                      </m:sub>
                    </m:sSub>
                  </m:num>
                  <m:den>
                    <m:sSub>
                      <m:sSubPr>
                        <m:ctrlPr>
                          <w:ins w:id="521" w:author="Clay Cressler" w:date="2016-06-20T12:21:00Z">
                            <w:rPr>
                              <w:rFonts w:ascii="Cambria Math" w:hAnsi="Cambria Math"/>
                              <w:i/>
                              <w:sz w:val="20"/>
                            </w:rPr>
                          </w:ins>
                        </m:ctrlPr>
                      </m:sSubPr>
                      <m:e>
                        <w:ins w:id="522" w:author="Clay Cressler" w:date="2016-06-20T12:21:00Z">
                          <m:r>
                            <w:rPr>
                              <w:rFonts w:ascii="Cambria Math" w:hAnsi="Cambria Math"/>
                              <w:sz w:val="20"/>
                            </w:rPr>
                            <m:t>λ</m:t>
                          </m:r>
                        </w:ins>
                      </m:e>
                      <m:sub>
                        <w:ins w:id="523" w:author="Clay Cressler" w:date="2016-06-20T12:21:00Z">
                          <m:r>
                            <w:rPr>
                              <w:rFonts w:ascii="Cambria Math" w:hAnsi="Cambria Math"/>
                              <w:sz w:val="20"/>
                            </w:rPr>
                            <m:t>2</m:t>
                          </m:r>
                        </w:ins>
                      </m:sub>
                    </m:sSub>
                    <w:ins w:id="524" w:author="Clay Cressler" w:date="2016-06-20T12:21:00Z">
                      <m:r>
                        <w:rPr>
                          <w:rFonts w:ascii="Cambria Math" w:hAnsi="Cambria Math"/>
                          <w:sz w:val="20"/>
                        </w:rPr>
                        <m:t>-</m:t>
                      </m:r>
                    </w:ins>
                    <m:sSub>
                      <m:sSubPr>
                        <m:ctrlPr>
                          <w:ins w:id="525" w:author="Clay Cressler" w:date="2016-06-20T12:21:00Z">
                            <w:rPr>
                              <w:rFonts w:ascii="Cambria Math" w:hAnsi="Cambria Math"/>
                              <w:i/>
                              <w:sz w:val="20"/>
                            </w:rPr>
                          </w:ins>
                        </m:ctrlPr>
                      </m:sSubPr>
                      <m:e>
                        <w:ins w:id="526" w:author="Clay Cressler" w:date="2016-06-20T12:21:00Z">
                          <m:r>
                            <w:rPr>
                              <w:rFonts w:ascii="Cambria Math" w:hAnsi="Cambria Math"/>
                              <w:sz w:val="20"/>
                            </w:rPr>
                            <m:t>μ</m:t>
                          </m:r>
                        </w:ins>
                      </m:e>
                      <m:sub>
                        <w:ins w:id="527" w:author="Clay Cressler" w:date="2016-06-20T12:21:00Z">
                          <m:r>
                            <w:rPr>
                              <w:rFonts w:ascii="Cambria Math" w:hAnsi="Cambria Math"/>
                              <w:sz w:val="20"/>
                            </w:rPr>
                            <m:t>2</m:t>
                          </m:r>
                        </w:ins>
                      </m:sub>
                    </m:sSub>
                  </m:den>
                </m:f>
              </m:oMath>
            </m:oMathPara>
          </w:p>
        </w:tc>
        <w:tc>
          <w:tcPr>
            <w:tcW w:w="1136" w:type="dxa"/>
            <w:shd w:val="clear" w:color="auto" w:fill="auto"/>
          </w:tcPr>
          <w:p w14:paraId="5211D53F" w14:textId="77777777" w:rsidR="000D7886" w:rsidRPr="00FC610B" w:rsidRDefault="000D7886" w:rsidP="006473CD">
            <w:pPr>
              <w:rPr>
                <w:ins w:id="528" w:author="Clay Cressler" w:date="2016-06-20T12:12:00Z"/>
                <w:sz w:val="20"/>
                <w:szCs w:val="24"/>
              </w:rPr>
            </w:pPr>
            <w:ins w:id="529" w:author="Clay Cressler" w:date="2016-06-20T12:21:00Z">
              <w:r w:rsidRPr="00FC610B">
                <w:rPr>
                  <w:sz w:val="20"/>
                  <w:szCs w:val="24"/>
                </w:rPr>
                <w:t>Increase</w:t>
              </w:r>
            </w:ins>
          </w:p>
        </w:tc>
        <w:tc>
          <w:tcPr>
            <w:tcW w:w="1171" w:type="dxa"/>
            <w:shd w:val="clear" w:color="auto" w:fill="auto"/>
          </w:tcPr>
          <w:p w14:paraId="112EA43C" w14:textId="77777777" w:rsidR="000D7886" w:rsidRPr="00FC610B" w:rsidRDefault="000D7886" w:rsidP="006473CD">
            <w:pPr>
              <w:rPr>
                <w:ins w:id="530" w:author="Clay Cressler" w:date="2016-06-20T12:14:00Z"/>
                <w:sz w:val="20"/>
                <w:szCs w:val="24"/>
              </w:rPr>
            </w:pPr>
            <w:ins w:id="531" w:author="Clay Cressler" w:date="2016-06-20T12:21:00Z">
              <w:r w:rsidRPr="00FC610B">
                <w:rPr>
                  <w:sz w:val="20"/>
                  <w:szCs w:val="24"/>
                </w:rPr>
                <w:t>None</w:t>
              </w:r>
            </w:ins>
          </w:p>
        </w:tc>
      </w:tr>
      <w:tr w:rsidR="000D7886" w:rsidRPr="00FC610B" w14:paraId="522D6362" w14:textId="77777777" w:rsidTr="000D7886">
        <w:trPr>
          <w:ins w:id="532" w:author="Clay Cressler" w:date="2016-06-20T12:12:00Z"/>
        </w:trPr>
        <w:tc>
          <w:tcPr>
            <w:tcW w:w="1132" w:type="dxa"/>
            <w:shd w:val="clear" w:color="auto" w:fill="auto"/>
          </w:tcPr>
          <w:p w14:paraId="768656D8" w14:textId="77777777" w:rsidR="000D7886" w:rsidRPr="00FC610B" w:rsidRDefault="000D7886" w:rsidP="006473CD">
            <w:pPr>
              <w:rPr>
                <w:ins w:id="533" w:author="Clay Cressler" w:date="2016-06-20T12:12:00Z"/>
                <w:sz w:val="20"/>
                <w:szCs w:val="24"/>
              </w:rPr>
            </w:pPr>
            <w:ins w:id="534" w:author="Clay Cressler" w:date="2016-06-20T12:21:00Z">
              <w:r w:rsidRPr="00FC610B">
                <w:rPr>
                  <w:sz w:val="20"/>
                  <w:szCs w:val="24"/>
                </w:rPr>
                <w:t>2</w:t>
              </w:r>
            </w:ins>
          </w:p>
        </w:tc>
        <w:tc>
          <w:tcPr>
            <w:tcW w:w="1195" w:type="dxa"/>
            <w:shd w:val="clear" w:color="auto" w:fill="auto"/>
          </w:tcPr>
          <w:p w14:paraId="1ABE91F5" w14:textId="77777777" w:rsidR="000D7886" w:rsidRPr="00FC610B" w:rsidRDefault="000D7886" w:rsidP="006473CD">
            <w:pPr>
              <w:rPr>
                <w:ins w:id="535" w:author="Clay Cressler" w:date="2016-06-20T12:12:00Z"/>
                <w:sz w:val="20"/>
                <w:szCs w:val="24"/>
              </w:rPr>
            </w:pPr>
            <w:ins w:id="536" w:author="Clay Cressler" w:date="2016-06-20T12:21:00Z">
              <w:r w:rsidRPr="00FC610B">
                <w:rPr>
                  <w:sz w:val="20"/>
                  <w:szCs w:val="24"/>
                </w:rPr>
                <w:t>No</w:t>
              </w:r>
            </w:ins>
          </w:p>
        </w:tc>
        <w:tc>
          <w:tcPr>
            <w:tcW w:w="1079" w:type="dxa"/>
            <w:shd w:val="clear" w:color="auto" w:fill="auto"/>
          </w:tcPr>
          <w:p w14:paraId="1BF236A7" w14:textId="77777777" w:rsidR="000D7886" w:rsidRPr="00FC610B" w:rsidRDefault="000D7886" w:rsidP="006473CD">
            <w:pPr>
              <w:rPr>
                <w:ins w:id="537" w:author="Clay Cressler" w:date="2016-06-20T12:12:00Z"/>
                <w:sz w:val="20"/>
                <w:szCs w:val="24"/>
              </w:rPr>
            </w:pPr>
            <w:ins w:id="538" w:author="Clay Cressler" w:date="2016-06-20T12:21:00Z">
              <w:r w:rsidRPr="00FC610B">
                <w:rPr>
                  <w:sz w:val="20"/>
                  <w:szCs w:val="24"/>
                </w:rPr>
                <w:t>Active</w:t>
              </w:r>
            </w:ins>
          </w:p>
        </w:tc>
        <w:tc>
          <w:tcPr>
            <w:tcW w:w="1202" w:type="dxa"/>
            <w:shd w:val="clear" w:color="auto" w:fill="auto"/>
          </w:tcPr>
          <w:p w14:paraId="3627658F" w14:textId="77777777" w:rsidR="000D7886" w:rsidRPr="00FC610B" w:rsidRDefault="000D7886" w:rsidP="006473CD">
            <w:pPr>
              <w:rPr>
                <w:ins w:id="539" w:author="Clay Cressler" w:date="2016-06-20T12:12:00Z"/>
                <w:sz w:val="20"/>
                <w:szCs w:val="24"/>
              </w:rPr>
            </w:pPr>
            <w:ins w:id="540" w:author="Clay Cressler" w:date="2016-06-20T12:21:00Z">
              <w:r w:rsidRPr="00FC610B">
                <w:rPr>
                  <w:sz w:val="20"/>
                  <w:szCs w:val="24"/>
                </w:rPr>
                <w:t>No</w:t>
              </w:r>
            </w:ins>
          </w:p>
        </w:tc>
        <w:tc>
          <w:tcPr>
            <w:tcW w:w="1909" w:type="dxa"/>
            <w:shd w:val="clear" w:color="auto" w:fill="auto"/>
          </w:tcPr>
          <w:p w14:paraId="7EA31D5A" w14:textId="77777777" w:rsidR="000D7886" w:rsidRPr="00437D42" w:rsidRDefault="000D7886" w:rsidP="00400644">
            <w:pPr>
              <w:rPr>
                <w:ins w:id="541" w:author="Clay Cressler" w:date="2016-06-20T12:12:00Z"/>
                <w:sz w:val="20"/>
              </w:rPr>
            </w:pPr>
            <w:ins w:id="542" w:author="Clay Cressler" w:date="2016-06-20T12:22:00Z">
              <m:oMathPara>
                <m:oMath>
                  <m:r>
                    <w:rPr>
                      <w:rFonts w:ascii="Cambria Math" w:hAnsi="Cambria Math"/>
                      <w:sz w:val="20"/>
                    </w:rPr>
                    <m:t xml:space="preserve">a </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γ</m:t>
                          </m:r>
                        </m:num>
                        <m:den>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2</m:t>
                              </m:r>
                            </m:sub>
                          </m:sSub>
                          <m:r>
                            <w:rPr>
                              <w:rFonts w:ascii="Cambria Math" w:hAnsi="Cambria Math"/>
                              <w:sz w:val="20"/>
                            </w:rPr>
                            <m:t>+γ</m:t>
                          </m:r>
                        </m:den>
                      </m:f>
                    </m:e>
                  </m:d>
                </m:oMath>
              </m:oMathPara>
            </w:ins>
          </w:p>
        </w:tc>
        <w:tc>
          <w:tcPr>
            <w:tcW w:w="1136" w:type="dxa"/>
            <w:shd w:val="clear" w:color="auto" w:fill="auto"/>
          </w:tcPr>
          <w:p w14:paraId="52A9F09E" w14:textId="77777777" w:rsidR="000D7886" w:rsidRPr="00FC610B" w:rsidRDefault="000D7886" w:rsidP="006473CD">
            <w:pPr>
              <w:rPr>
                <w:ins w:id="543" w:author="Clay Cressler" w:date="2016-06-20T12:12:00Z"/>
                <w:sz w:val="20"/>
                <w:szCs w:val="24"/>
              </w:rPr>
            </w:pPr>
            <w:ins w:id="544" w:author="Clay Cressler" w:date="2016-06-20T12:22:00Z">
              <w:r w:rsidRPr="00FC610B">
                <w:rPr>
                  <w:sz w:val="20"/>
                  <w:szCs w:val="24"/>
                </w:rPr>
                <w:t>Increase</w:t>
              </w:r>
            </w:ins>
          </w:p>
        </w:tc>
        <w:tc>
          <w:tcPr>
            <w:tcW w:w="1171" w:type="dxa"/>
            <w:shd w:val="clear" w:color="auto" w:fill="auto"/>
          </w:tcPr>
          <w:p w14:paraId="5C80BF07" w14:textId="77777777" w:rsidR="000D7886" w:rsidRPr="00FC610B" w:rsidRDefault="000D7886" w:rsidP="006473CD">
            <w:pPr>
              <w:rPr>
                <w:ins w:id="545" w:author="Clay Cressler" w:date="2016-06-20T12:14:00Z"/>
                <w:sz w:val="20"/>
                <w:szCs w:val="24"/>
              </w:rPr>
            </w:pPr>
            <w:ins w:id="546" w:author="Clay Cressler" w:date="2016-06-20T12:22:00Z">
              <w:r w:rsidRPr="00FC610B">
                <w:rPr>
                  <w:sz w:val="20"/>
                  <w:szCs w:val="24"/>
                </w:rPr>
                <w:t>Increase</w:t>
              </w:r>
            </w:ins>
          </w:p>
        </w:tc>
      </w:tr>
      <w:tr w:rsidR="000D7886" w:rsidRPr="00FC610B" w14:paraId="1E76258D" w14:textId="77777777" w:rsidTr="000D7886">
        <w:trPr>
          <w:ins w:id="547" w:author="Clay Cressler" w:date="2016-06-20T12:12:00Z"/>
        </w:trPr>
        <w:tc>
          <w:tcPr>
            <w:tcW w:w="1132" w:type="dxa"/>
            <w:shd w:val="clear" w:color="auto" w:fill="auto"/>
          </w:tcPr>
          <w:p w14:paraId="324A7966" w14:textId="77777777" w:rsidR="000D7886" w:rsidRPr="00FC610B" w:rsidRDefault="000D7886" w:rsidP="006473CD">
            <w:pPr>
              <w:rPr>
                <w:ins w:id="548" w:author="Clay Cressler" w:date="2016-06-20T12:12:00Z"/>
                <w:sz w:val="20"/>
                <w:szCs w:val="24"/>
              </w:rPr>
            </w:pPr>
            <w:ins w:id="549" w:author="Clay Cressler" w:date="2016-06-20T12:23:00Z">
              <w:r w:rsidRPr="00FC610B">
                <w:rPr>
                  <w:sz w:val="20"/>
                  <w:szCs w:val="24"/>
                </w:rPr>
                <w:t>2</w:t>
              </w:r>
            </w:ins>
          </w:p>
        </w:tc>
        <w:tc>
          <w:tcPr>
            <w:tcW w:w="1195" w:type="dxa"/>
            <w:shd w:val="clear" w:color="auto" w:fill="auto"/>
          </w:tcPr>
          <w:p w14:paraId="6E200CE0" w14:textId="77777777" w:rsidR="000D7886" w:rsidRPr="00FC610B" w:rsidRDefault="000D7886" w:rsidP="006473CD">
            <w:pPr>
              <w:rPr>
                <w:ins w:id="550" w:author="Clay Cressler" w:date="2016-06-20T12:12:00Z"/>
                <w:sz w:val="20"/>
                <w:szCs w:val="24"/>
              </w:rPr>
            </w:pPr>
            <w:ins w:id="551" w:author="Clay Cressler" w:date="2016-06-20T12:23:00Z">
              <w:r w:rsidRPr="00FC610B">
                <w:rPr>
                  <w:sz w:val="20"/>
                  <w:szCs w:val="24"/>
                </w:rPr>
                <w:t>No</w:t>
              </w:r>
            </w:ins>
          </w:p>
        </w:tc>
        <w:tc>
          <w:tcPr>
            <w:tcW w:w="1079" w:type="dxa"/>
            <w:shd w:val="clear" w:color="auto" w:fill="auto"/>
          </w:tcPr>
          <w:p w14:paraId="5E9AF0DF" w14:textId="77777777" w:rsidR="000D7886" w:rsidRPr="00FC610B" w:rsidRDefault="000D7886" w:rsidP="006473CD">
            <w:pPr>
              <w:rPr>
                <w:ins w:id="552" w:author="Clay Cressler" w:date="2016-06-20T12:12:00Z"/>
                <w:sz w:val="20"/>
                <w:szCs w:val="24"/>
              </w:rPr>
            </w:pPr>
            <w:ins w:id="553" w:author="Clay Cressler" w:date="2016-06-20T12:23:00Z">
              <w:r w:rsidRPr="00FC610B">
                <w:rPr>
                  <w:sz w:val="20"/>
                  <w:szCs w:val="24"/>
                </w:rPr>
                <w:t>Passive</w:t>
              </w:r>
            </w:ins>
          </w:p>
        </w:tc>
        <w:tc>
          <w:tcPr>
            <w:tcW w:w="1202" w:type="dxa"/>
            <w:shd w:val="clear" w:color="auto" w:fill="auto"/>
          </w:tcPr>
          <w:p w14:paraId="791792D2" w14:textId="77777777" w:rsidR="000D7886" w:rsidRPr="00FC610B" w:rsidRDefault="000D7886" w:rsidP="006473CD">
            <w:pPr>
              <w:rPr>
                <w:ins w:id="554" w:author="Clay Cressler" w:date="2016-06-20T12:12:00Z"/>
                <w:sz w:val="20"/>
                <w:szCs w:val="24"/>
              </w:rPr>
            </w:pPr>
            <w:ins w:id="555" w:author="Clay Cressler" w:date="2016-06-20T12:23:00Z">
              <w:r w:rsidRPr="00FC610B">
                <w:rPr>
                  <w:sz w:val="20"/>
                  <w:szCs w:val="24"/>
                </w:rPr>
                <w:t>No</w:t>
              </w:r>
            </w:ins>
          </w:p>
        </w:tc>
        <w:tc>
          <w:tcPr>
            <w:tcW w:w="1909" w:type="dxa"/>
            <w:shd w:val="clear" w:color="auto" w:fill="auto"/>
          </w:tcPr>
          <w:p w14:paraId="792FB273" w14:textId="77777777" w:rsidR="000D7886" w:rsidRPr="00437D42" w:rsidRDefault="000D7886" w:rsidP="006473CD">
            <w:pPr>
              <w:rPr>
                <w:ins w:id="556" w:author="Clay Cressler" w:date="2016-06-20T12:12:00Z"/>
                <w:rFonts w:ascii="Cambria Math" w:hAnsi="Cambria Math"/>
                <w:sz w:val="20"/>
                <w:oMath/>
              </w:rPr>
            </w:pPr>
            <w:ins w:id="557" w:author="Clay Cressler" w:date="2016-06-20T12:23:00Z">
              <m:oMathPara>
                <m:oMath>
                  <m:r>
                    <w:rPr>
                      <w:rFonts w:ascii="Cambria Math" w:hAnsi="Cambria Math"/>
                      <w:sz w:val="20"/>
                    </w:rPr>
                    <m:t>2a</m:t>
                  </m:r>
                </m:oMath>
              </m:oMathPara>
            </w:ins>
          </w:p>
        </w:tc>
        <w:tc>
          <w:tcPr>
            <w:tcW w:w="1136" w:type="dxa"/>
            <w:shd w:val="clear" w:color="auto" w:fill="auto"/>
          </w:tcPr>
          <w:p w14:paraId="35DDE4B5" w14:textId="77777777" w:rsidR="000D7886" w:rsidRPr="00FC610B" w:rsidRDefault="000D7886" w:rsidP="006473CD">
            <w:pPr>
              <w:rPr>
                <w:ins w:id="558" w:author="Clay Cressler" w:date="2016-06-20T12:12:00Z"/>
                <w:sz w:val="20"/>
                <w:szCs w:val="24"/>
              </w:rPr>
            </w:pPr>
            <w:ins w:id="559" w:author="Clay Cressler" w:date="2016-06-20T12:23:00Z">
              <w:r w:rsidRPr="00FC610B">
                <w:rPr>
                  <w:sz w:val="20"/>
                  <w:szCs w:val="24"/>
                </w:rPr>
                <w:t>None</w:t>
              </w:r>
            </w:ins>
          </w:p>
        </w:tc>
        <w:tc>
          <w:tcPr>
            <w:tcW w:w="1171" w:type="dxa"/>
            <w:shd w:val="clear" w:color="auto" w:fill="auto"/>
          </w:tcPr>
          <w:p w14:paraId="1C9BC235" w14:textId="77777777" w:rsidR="000D7886" w:rsidRPr="00FC610B" w:rsidRDefault="000D7886" w:rsidP="006473CD">
            <w:pPr>
              <w:rPr>
                <w:ins w:id="560" w:author="Clay Cressler" w:date="2016-06-20T12:14:00Z"/>
                <w:sz w:val="20"/>
                <w:szCs w:val="24"/>
              </w:rPr>
            </w:pPr>
            <w:ins w:id="561" w:author="Clay Cressler" w:date="2016-06-20T12:23:00Z">
              <w:r w:rsidRPr="00FC610B">
                <w:rPr>
                  <w:sz w:val="20"/>
                  <w:szCs w:val="24"/>
                </w:rPr>
                <w:t>None</w:t>
              </w:r>
            </w:ins>
          </w:p>
        </w:tc>
      </w:tr>
    </w:tbl>
    <w:p w14:paraId="23777628" w14:textId="77777777" w:rsidR="002247D6" w:rsidRDefault="002247D6" w:rsidP="006473CD">
      <w:pPr>
        <w:rPr>
          <w:ins w:id="562" w:author="Clay Cressler" w:date="2016-07-08T17:48:00Z"/>
          <w:szCs w:val="24"/>
        </w:rPr>
      </w:pPr>
    </w:p>
    <w:p w14:paraId="7C4EB0C0" w14:textId="725986FF" w:rsidR="00BA6DD7" w:rsidRDefault="00BA6DD7" w:rsidP="006473CD">
      <w:pPr>
        <w:rPr>
          <w:ins w:id="563" w:author="Clay Cressler" w:date="2016-07-08T17:46:00Z"/>
          <w:szCs w:val="24"/>
        </w:rPr>
      </w:pPr>
      <w:ins w:id="564" w:author="Clay Cressler" w:date="2016-07-08T17:48:00Z">
        <w:r>
          <w:rPr>
            <w:szCs w:val="24"/>
          </w:rPr>
          <w:t>Trophic transmission</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14:paraId="5157D955" w14:textId="77777777" w:rsidTr="00054085">
        <w:trPr>
          <w:ins w:id="565" w:author="Clay Cressler" w:date="2016-07-08T17:46:00Z"/>
        </w:trPr>
        <w:tc>
          <w:tcPr>
            <w:tcW w:w="1132" w:type="dxa"/>
            <w:shd w:val="clear" w:color="auto" w:fill="auto"/>
          </w:tcPr>
          <w:p w14:paraId="73EFAD88" w14:textId="77777777" w:rsidR="000D7886" w:rsidRPr="00FC610B" w:rsidRDefault="000D7886" w:rsidP="00054085">
            <w:pPr>
              <w:rPr>
                <w:ins w:id="566" w:author="Clay Cressler" w:date="2016-07-08T17:46:00Z"/>
                <w:sz w:val="20"/>
                <w:szCs w:val="24"/>
              </w:rPr>
            </w:pPr>
            <w:ins w:id="567" w:author="Clay Cressler" w:date="2016-07-08T17:46:00Z">
              <w:r w:rsidRPr="00FC610B">
                <w:rPr>
                  <w:sz w:val="20"/>
                  <w:szCs w:val="24"/>
                </w:rPr>
                <w:t>Number of specialist parasites</w:t>
              </w:r>
            </w:ins>
          </w:p>
        </w:tc>
        <w:tc>
          <w:tcPr>
            <w:tcW w:w="1195" w:type="dxa"/>
            <w:shd w:val="clear" w:color="auto" w:fill="auto"/>
          </w:tcPr>
          <w:p w14:paraId="4CE133A4" w14:textId="77777777" w:rsidR="000D7886" w:rsidRPr="00FC610B" w:rsidRDefault="000D7886" w:rsidP="00054085">
            <w:pPr>
              <w:rPr>
                <w:ins w:id="568" w:author="Clay Cressler" w:date="2016-07-08T17:46:00Z"/>
                <w:sz w:val="20"/>
                <w:szCs w:val="24"/>
              </w:rPr>
            </w:pPr>
            <w:ins w:id="569" w:author="Clay Cressler" w:date="2016-07-08T17:46:00Z">
              <w:r w:rsidRPr="00FC610B">
                <w:rPr>
                  <w:sz w:val="20"/>
                  <w:szCs w:val="24"/>
                </w:rPr>
                <w:t>Parasite regulates population growth?</w:t>
              </w:r>
            </w:ins>
          </w:p>
        </w:tc>
        <w:tc>
          <w:tcPr>
            <w:tcW w:w="1079" w:type="dxa"/>
            <w:shd w:val="clear" w:color="auto" w:fill="auto"/>
          </w:tcPr>
          <w:p w14:paraId="7686F085" w14:textId="77777777" w:rsidR="000D7886" w:rsidRPr="00FC610B" w:rsidRDefault="000D7886" w:rsidP="00054085">
            <w:pPr>
              <w:rPr>
                <w:ins w:id="570" w:author="Clay Cressler" w:date="2016-07-08T17:46:00Z"/>
                <w:sz w:val="20"/>
                <w:szCs w:val="24"/>
              </w:rPr>
            </w:pPr>
            <w:ins w:id="571" w:author="Clay Cressler" w:date="2016-07-08T17:46:00Z">
              <w:r w:rsidRPr="00FC610B">
                <w:rPr>
                  <w:sz w:val="20"/>
                  <w:szCs w:val="24"/>
                </w:rPr>
                <w:t>Active or passive host seeking?</w:t>
              </w:r>
            </w:ins>
          </w:p>
        </w:tc>
        <w:tc>
          <w:tcPr>
            <w:tcW w:w="1202" w:type="dxa"/>
            <w:shd w:val="clear" w:color="auto" w:fill="auto"/>
          </w:tcPr>
          <w:p w14:paraId="31C60545" w14:textId="77777777" w:rsidR="000D7886" w:rsidRPr="00FC610B" w:rsidRDefault="000D7886" w:rsidP="00054085">
            <w:pPr>
              <w:rPr>
                <w:ins w:id="572" w:author="Clay Cressler" w:date="2016-07-08T17:46:00Z"/>
                <w:sz w:val="20"/>
                <w:szCs w:val="24"/>
              </w:rPr>
            </w:pPr>
            <w:ins w:id="573" w:author="Clay Cressler" w:date="2016-07-08T17:46:00Z">
              <w:r w:rsidRPr="00FC610B">
                <w:rPr>
                  <w:sz w:val="20"/>
                  <w:szCs w:val="24"/>
                </w:rPr>
                <w:t>Avoidance of already infected hosts?</w:t>
              </w:r>
            </w:ins>
          </w:p>
        </w:tc>
        <w:tc>
          <w:tcPr>
            <w:tcW w:w="1909" w:type="dxa"/>
            <w:shd w:val="clear" w:color="auto" w:fill="auto"/>
          </w:tcPr>
          <w:p w14:paraId="14C4F1B9" w14:textId="77777777" w:rsidR="000D7886" w:rsidRPr="00FC610B" w:rsidRDefault="000D7886" w:rsidP="00054085">
            <w:pPr>
              <w:rPr>
                <w:ins w:id="574" w:author="Clay Cressler" w:date="2016-07-08T17:46:00Z"/>
                <w:sz w:val="20"/>
                <w:szCs w:val="24"/>
              </w:rPr>
            </w:pPr>
            <w:ins w:id="575" w:author="Clay Cressler" w:date="2016-07-08T17:46:00Z">
              <w:r w:rsidRPr="00FC610B">
                <w:rPr>
                  <w:sz w:val="20"/>
                  <w:szCs w:val="24"/>
                </w:rPr>
                <w:t xml:space="preserve">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36" w:type="dxa"/>
            <w:shd w:val="clear" w:color="auto" w:fill="auto"/>
          </w:tcPr>
          <w:p w14:paraId="627A0EE3" w14:textId="77777777" w:rsidR="000D7886" w:rsidRPr="00FC610B" w:rsidRDefault="000D7886" w:rsidP="00054085">
            <w:pPr>
              <w:rPr>
                <w:ins w:id="576" w:author="Clay Cressler" w:date="2016-07-08T17:46:00Z"/>
                <w:sz w:val="20"/>
                <w:szCs w:val="24"/>
              </w:rPr>
            </w:pPr>
            <w:ins w:id="577" w:author="Clay Cressler" w:date="2016-07-08T17:46:00Z">
              <w:r w:rsidRPr="00FC610B">
                <w:rPr>
                  <w:sz w:val="20"/>
                  <w:szCs w:val="24"/>
                </w:rPr>
                <w:t xml:space="preserve">Effect of increased body size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1" w:type="dxa"/>
            <w:shd w:val="clear" w:color="auto" w:fill="auto"/>
          </w:tcPr>
          <w:p w14:paraId="7F99FBA5" w14:textId="77777777" w:rsidR="000D7886" w:rsidRPr="00FC610B" w:rsidRDefault="000D7886" w:rsidP="00054085">
            <w:pPr>
              <w:rPr>
                <w:ins w:id="578" w:author="Clay Cressler" w:date="2016-07-08T17:46:00Z"/>
                <w:sz w:val="20"/>
                <w:szCs w:val="24"/>
              </w:rPr>
            </w:pPr>
            <w:ins w:id="579" w:author="Clay Cressler" w:date="2016-07-08T17:46:00Z">
              <w:r w:rsidRPr="00FC610B">
                <w:rPr>
                  <w:sz w:val="20"/>
                  <w:szCs w:val="24"/>
                </w:rPr>
                <w:t>Effect of increased temperature</w:t>
              </w:r>
            </w:ins>
          </w:p>
        </w:tc>
      </w:tr>
      <w:tr w:rsidR="000D7886" w:rsidRPr="00FC610B" w14:paraId="375CF518" w14:textId="77777777" w:rsidTr="00054085">
        <w:trPr>
          <w:ins w:id="580" w:author="Clay Cressler" w:date="2016-07-08T17:46:00Z"/>
        </w:trPr>
        <w:tc>
          <w:tcPr>
            <w:tcW w:w="1132" w:type="dxa"/>
            <w:shd w:val="clear" w:color="auto" w:fill="auto"/>
          </w:tcPr>
          <w:p w14:paraId="32397D67" w14:textId="7B973576" w:rsidR="000D7886" w:rsidRPr="00FC610B" w:rsidRDefault="000D7886" w:rsidP="00054085">
            <w:pPr>
              <w:rPr>
                <w:ins w:id="581" w:author="Clay Cressler" w:date="2016-07-08T17:46:00Z"/>
                <w:sz w:val="20"/>
                <w:szCs w:val="24"/>
              </w:rPr>
            </w:pPr>
            <w:ins w:id="582" w:author="Clay Cressler" w:date="2016-07-08T17:46:00Z">
              <w:r w:rsidRPr="00FC610B">
                <w:rPr>
                  <w:sz w:val="20"/>
                  <w:szCs w:val="24"/>
                </w:rPr>
                <w:t>1</w:t>
              </w:r>
            </w:ins>
          </w:p>
        </w:tc>
        <w:tc>
          <w:tcPr>
            <w:tcW w:w="1195" w:type="dxa"/>
            <w:shd w:val="clear" w:color="auto" w:fill="auto"/>
          </w:tcPr>
          <w:p w14:paraId="628CA4FE" w14:textId="3B28275B" w:rsidR="000D7886" w:rsidRPr="00FC610B" w:rsidRDefault="000D7886" w:rsidP="00054085">
            <w:pPr>
              <w:rPr>
                <w:ins w:id="583" w:author="Clay Cressler" w:date="2016-07-08T17:46:00Z"/>
                <w:sz w:val="20"/>
                <w:szCs w:val="24"/>
              </w:rPr>
            </w:pPr>
            <w:ins w:id="584" w:author="Clay Cressler" w:date="2016-07-08T17:46:00Z">
              <w:r w:rsidRPr="00FC610B">
                <w:rPr>
                  <w:sz w:val="20"/>
                  <w:szCs w:val="24"/>
                </w:rPr>
                <w:t>Yes</w:t>
              </w:r>
            </w:ins>
          </w:p>
        </w:tc>
        <w:tc>
          <w:tcPr>
            <w:tcW w:w="1079" w:type="dxa"/>
            <w:shd w:val="clear" w:color="auto" w:fill="auto"/>
          </w:tcPr>
          <w:p w14:paraId="48A2968A" w14:textId="0F4099FE" w:rsidR="000D7886" w:rsidRPr="00FC610B" w:rsidRDefault="000D7886" w:rsidP="00054085">
            <w:pPr>
              <w:rPr>
                <w:ins w:id="585" w:author="Clay Cressler" w:date="2016-07-08T17:46:00Z"/>
                <w:sz w:val="20"/>
                <w:szCs w:val="24"/>
              </w:rPr>
            </w:pPr>
            <w:ins w:id="586" w:author="Clay Cressler" w:date="2016-07-08T17:46:00Z">
              <w:r w:rsidRPr="00FC610B">
                <w:rPr>
                  <w:sz w:val="20"/>
                  <w:szCs w:val="24"/>
                </w:rPr>
                <w:t>Active</w:t>
              </w:r>
            </w:ins>
          </w:p>
        </w:tc>
        <w:tc>
          <w:tcPr>
            <w:tcW w:w="1202" w:type="dxa"/>
            <w:shd w:val="clear" w:color="auto" w:fill="auto"/>
          </w:tcPr>
          <w:p w14:paraId="2076060D" w14:textId="5944B7E2" w:rsidR="000D7886" w:rsidRPr="00FC610B" w:rsidRDefault="000D7886" w:rsidP="00054085">
            <w:pPr>
              <w:rPr>
                <w:ins w:id="587" w:author="Clay Cressler" w:date="2016-07-08T17:46:00Z"/>
                <w:sz w:val="20"/>
                <w:szCs w:val="24"/>
              </w:rPr>
            </w:pPr>
            <w:ins w:id="588" w:author="Clay Cressler" w:date="2016-07-08T17:46:00Z">
              <w:r w:rsidRPr="00FC610B">
                <w:rPr>
                  <w:sz w:val="20"/>
                  <w:szCs w:val="24"/>
                </w:rPr>
                <w:t>Yes</w:t>
              </w:r>
            </w:ins>
          </w:p>
        </w:tc>
        <w:tc>
          <w:tcPr>
            <w:tcW w:w="1909" w:type="dxa"/>
            <w:shd w:val="clear" w:color="auto" w:fill="auto"/>
          </w:tcPr>
          <w:p w14:paraId="6AD2D2FF" w14:textId="0EEEAFBB" w:rsidR="000D7886" w:rsidRPr="00437D42" w:rsidRDefault="000D7886" w:rsidP="00054085">
            <w:pPr>
              <w:rPr>
                <w:ins w:id="589" w:author="Clay Cressler" w:date="2016-07-08T17:46:00Z"/>
                <w:sz w:val="20"/>
              </w:rPr>
            </w:pPr>
            <w:ins w:id="590" w:author="Clay Cressler" w:date="2016-07-08T17:46:00Z">
              <w:r w:rsidRPr="00437D42">
                <w:rPr>
                  <w:sz w:val="20"/>
                </w:rPr>
                <w:t>No simple expression</w:t>
              </w:r>
            </w:ins>
          </w:p>
        </w:tc>
        <w:tc>
          <w:tcPr>
            <w:tcW w:w="1136" w:type="dxa"/>
            <w:shd w:val="clear" w:color="auto" w:fill="auto"/>
          </w:tcPr>
          <w:p w14:paraId="34F57C45" w14:textId="065FA52A" w:rsidR="000D7886" w:rsidRPr="00FC610B" w:rsidRDefault="000D7886" w:rsidP="00054085">
            <w:pPr>
              <w:rPr>
                <w:ins w:id="591" w:author="Clay Cressler" w:date="2016-07-08T17:46:00Z"/>
                <w:sz w:val="20"/>
                <w:szCs w:val="24"/>
              </w:rPr>
            </w:pPr>
            <w:ins w:id="592" w:author="Clay Cressler" w:date="2016-07-08T17:46:00Z">
              <w:r w:rsidRPr="00FC610B">
                <w:rPr>
                  <w:sz w:val="20"/>
                  <w:szCs w:val="24"/>
                </w:rPr>
                <w:t>Increase</w:t>
              </w:r>
            </w:ins>
          </w:p>
        </w:tc>
        <w:tc>
          <w:tcPr>
            <w:tcW w:w="1171" w:type="dxa"/>
            <w:shd w:val="clear" w:color="auto" w:fill="auto"/>
          </w:tcPr>
          <w:p w14:paraId="48AD31D1" w14:textId="7C64C8B0" w:rsidR="000D7886" w:rsidRPr="00FC610B" w:rsidRDefault="000D7886" w:rsidP="00054085">
            <w:pPr>
              <w:rPr>
                <w:ins w:id="593" w:author="Clay Cressler" w:date="2016-07-08T17:46:00Z"/>
                <w:sz w:val="20"/>
                <w:szCs w:val="24"/>
              </w:rPr>
            </w:pPr>
            <w:ins w:id="594" w:author="Clay Cressler" w:date="2016-07-08T17:46:00Z">
              <w:r w:rsidRPr="00FC610B">
                <w:rPr>
                  <w:sz w:val="20"/>
                  <w:szCs w:val="24"/>
                </w:rPr>
                <w:t>Decrease</w:t>
              </w:r>
            </w:ins>
          </w:p>
        </w:tc>
      </w:tr>
      <w:tr w:rsidR="000D7886" w:rsidRPr="00FC610B" w14:paraId="3FC49BAC" w14:textId="77777777" w:rsidTr="00054085">
        <w:trPr>
          <w:ins w:id="595" w:author="Clay Cressler" w:date="2016-07-08T17:46:00Z"/>
        </w:trPr>
        <w:tc>
          <w:tcPr>
            <w:tcW w:w="1132" w:type="dxa"/>
            <w:shd w:val="clear" w:color="auto" w:fill="auto"/>
          </w:tcPr>
          <w:p w14:paraId="04336F37" w14:textId="1C0FD754" w:rsidR="000D7886" w:rsidRPr="00FC610B" w:rsidRDefault="000D7886" w:rsidP="00054085">
            <w:pPr>
              <w:rPr>
                <w:ins w:id="596" w:author="Clay Cressler" w:date="2016-07-08T17:46:00Z"/>
                <w:sz w:val="20"/>
                <w:szCs w:val="24"/>
              </w:rPr>
            </w:pPr>
            <w:ins w:id="597" w:author="Clay Cressler" w:date="2016-07-08T17:46:00Z">
              <w:r>
                <w:rPr>
                  <w:sz w:val="20"/>
                  <w:szCs w:val="24"/>
                </w:rPr>
                <w:t>2</w:t>
              </w:r>
            </w:ins>
          </w:p>
        </w:tc>
        <w:tc>
          <w:tcPr>
            <w:tcW w:w="1195" w:type="dxa"/>
            <w:shd w:val="clear" w:color="auto" w:fill="auto"/>
          </w:tcPr>
          <w:p w14:paraId="443E4E1F" w14:textId="570A19F4" w:rsidR="000D7886" w:rsidRPr="00FC610B" w:rsidRDefault="000D7886" w:rsidP="00054085">
            <w:pPr>
              <w:rPr>
                <w:ins w:id="598" w:author="Clay Cressler" w:date="2016-07-08T17:46:00Z"/>
                <w:sz w:val="20"/>
                <w:szCs w:val="24"/>
              </w:rPr>
            </w:pPr>
            <w:ins w:id="599" w:author="Clay Cressler" w:date="2016-07-08T17:46:00Z">
              <w:r>
                <w:rPr>
                  <w:sz w:val="20"/>
                  <w:szCs w:val="24"/>
                </w:rPr>
                <w:t>Yes</w:t>
              </w:r>
            </w:ins>
          </w:p>
        </w:tc>
        <w:tc>
          <w:tcPr>
            <w:tcW w:w="1079" w:type="dxa"/>
            <w:shd w:val="clear" w:color="auto" w:fill="auto"/>
          </w:tcPr>
          <w:p w14:paraId="2547DD7F" w14:textId="4605EE46" w:rsidR="000D7886" w:rsidRPr="00FC610B" w:rsidRDefault="000D7886" w:rsidP="00054085">
            <w:pPr>
              <w:rPr>
                <w:ins w:id="600" w:author="Clay Cressler" w:date="2016-07-08T17:46:00Z"/>
                <w:sz w:val="20"/>
                <w:szCs w:val="24"/>
              </w:rPr>
            </w:pPr>
            <w:ins w:id="601" w:author="Clay Cressler" w:date="2016-07-08T17:46:00Z">
              <w:r>
                <w:rPr>
                  <w:sz w:val="20"/>
                  <w:szCs w:val="24"/>
                </w:rPr>
                <w:t>Active</w:t>
              </w:r>
            </w:ins>
          </w:p>
        </w:tc>
        <w:tc>
          <w:tcPr>
            <w:tcW w:w="1202" w:type="dxa"/>
            <w:shd w:val="clear" w:color="auto" w:fill="auto"/>
          </w:tcPr>
          <w:p w14:paraId="510909A2" w14:textId="5999E20D" w:rsidR="000D7886" w:rsidRPr="00FC610B" w:rsidRDefault="000D7886" w:rsidP="00054085">
            <w:pPr>
              <w:rPr>
                <w:ins w:id="602" w:author="Clay Cressler" w:date="2016-07-08T17:46:00Z"/>
                <w:sz w:val="20"/>
                <w:szCs w:val="24"/>
              </w:rPr>
            </w:pPr>
            <w:ins w:id="603" w:author="Clay Cressler" w:date="2016-07-08T17:46:00Z">
              <w:r>
                <w:rPr>
                  <w:sz w:val="20"/>
                  <w:szCs w:val="24"/>
                </w:rPr>
                <w:t>Yes</w:t>
              </w:r>
            </w:ins>
          </w:p>
        </w:tc>
        <w:tc>
          <w:tcPr>
            <w:tcW w:w="1909" w:type="dxa"/>
            <w:shd w:val="clear" w:color="auto" w:fill="auto"/>
          </w:tcPr>
          <w:p w14:paraId="62C3640A" w14:textId="0718C1E9" w:rsidR="000D7886" w:rsidRPr="00437D42" w:rsidRDefault="000D7886" w:rsidP="00054085">
            <w:pPr>
              <w:rPr>
                <w:ins w:id="604" w:author="Clay Cressler" w:date="2016-07-08T17:46:00Z"/>
                <w:sz w:val="20"/>
              </w:rPr>
            </w:pPr>
            <w:ins w:id="605" w:author="Clay Cressler" w:date="2016-07-08T17:46:00Z">
              <w:r w:rsidRPr="00437D42">
                <w:rPr>
                  <w:sz w:val="20"/>
                </w:rPr>
                <w:t>No simple expression</w:t>
              </w:r>
            </w:ins>
          </w:p>
        </w:tc>
        <w:tc>
          <w:tcPr>
            <w:tcW w:w="1136" w:type="dxa"/>
            <w:shd w:val="clear" w:color="auto" w:fill="auto"/>
          </w:tcPr>
          <w:p w14:paraId="7CE1CBD0" w14:textId="63D2B089" w:rsidR="000D7886" w:rsidRPr="00FC610B" w:rsidRDefault="000D7886" w:rsidP="00054085">
            <w:pPr>
              <w:rPr>
                <w:ins w:id="606" w:author="Clay Cressler" w:date="2016-07-08T17:46:00Z"/>
                <w:sz w:val="20"/>
                <w:szCs w:val="24"/>
              </w:rPr>
            </w:pPr>
            <w:ins w:id="607" w:author="Clay Cressler" w:date="2016-07-08T17:46:00Z">
              <w:r>
                <w:rPr>
                  <w:sz w:val="20"/>
                  <w:szCs w:val="24"/>
                </w:rPr>
                <w:t>Variable</w:t>
              </w:r>
            </w:ins>
          </w:p>
        </w:tc>
        <w:tc>
          <w:tcPr>
            <w:tcW w:w="1171" w:type="dxa"/>
            <w:shd w:val="clear" w:color="auto" w:fill="auto"/>
          </w:tcPr>
          <w:p w14:paraId="7D54F840" w14:textId="2B9B6A95" w:rsidR="000D7886" w:rsidRPr="00FC610B" w:rsidRDefault="000D7886" w:rsidP="00054085">
            <w:pPr>
              <w:rPr>
                <w:ins w:id="608" w:author="Clay Cressler" w:date="2016-07-08T17:46:00Z"/>
                <w:sz w:val="20"/>
                <w:szCs w:val="24"/>
              </w:rPr>
            </w:pPr>
            <w:ins w:id="609" w:author="Clay Cressler" w:date="2016-07-08T17:46:00Z">
              <w:r>
                <w:rPr>
                  <w:sz w:val="20"/>
                  <w:szCs w:val="24"/>
                </w:rPr>
                <w:t>Variable</w:t>
              </w:r>
            </w:ins>
          </w:p>
        </w:tc>
      </w:tr>
      <w:tr w:rsidR="000D7886" w:rsidRPr="00FC610B" w14:paraId="442A347D" w14:textId="77777777" w:rsidTr="00054085">
        <w:trPr>
          <w:ins w:id="610" w:author="Clay Cressler" w:date="2016-07-08T17:46:00Z"/>
        </w:trPr>
        <w:tc>
          <w:tcPr>
            <w:tcW w:w="1132" w:type="dxa"/>
            <w:shd w:val="clear" w:color="auto" w:fill="auto"/>
          </w:tcPr>
          <w:p w14:paraId="7494E907" w14:textId="3B1B8660" w:rsidR="000D7886" w:rsidRPr="00FC610B" w:rsidRDefault="000D7886" w:rsidP="00054085">
            <w:pPr>
              <w:rPr>
                <w:ins w:id="611" w:author="Clay Cressler" w:date="2016-07-08T17:46:00Z"/>
                <w:sz w:val="20"/>
                <w:szCs w:val="24"/>
              </w:rPr>
            </w:pPr>
            <w:ins w:id="612" w:author="Clay Cressler" w:date="2016-07-08T17:46:00Z">
              <w:r>
                <w:rPr>
                  <w:sz w:val="20"/>
                  <w:szCs w:val="24"/>
                </w:rPr>
                <w:t>2</w:t>
              </w:r>
            </w:ins>
          </w:p>
        </w:tc>
        <w:tc>
          <w:tcPr>
            <w:tcW w:w="1195" w:type="dxa"/>
            <w:shd w:val="clear" w:color="auto" w:fill="auto"/>
          </w:tcPr>
          <w:p w14:paraId="0FBC9FB1" w14:textId="3487B441" w:rsidR="000D7886" w:rsidRPr="00FC610B" w:rsidRDefault="000D7886" w:rsidP="00054085">
            <w:pPr>
              <w:rPr>
                <w:ins w:id="613" w:author="Clay Cressler" w:date="2016-07-08T17:46:00Z"/>
                <w:sz w:val="20"/>
                <w:szCs w:val="24"/>
              </w:rPr>
            </w:pPr>
            <w:ins w:id="614" w:author="Clay Cressler" w:date="2016-07-08T17:46:00Z">
              <w:r>
                <w:rPr>
                  <w:sz w:val="20"/>
                  <w:szCs w:val="24"/>
                </w:rPr>
                <w:t>No</w:t>
              </w:r>
            </w:ins>
          </w:p>
        </w:tc>
        <w:tc>
          <w:tcPr>
            <w:tcW w:w="1079" w:type="dxa"/>
            <w:shd w:val="clear" w:color="auto" w:fill="auto"/>
          </w:tcPr>
          <w:p w14:paraId="5246FD60" w14:textId="07C89BD5" w:rsidR="000D7886" w:rsidRPr="00FC610B" w:rsidRDefault="000D7886" w:rsidP="00054085">
            <w:pPr>
              <w:rPr>
                <w:ins w:id="615" w:author="Clay Cressler" w:date="2016-07-08T17:46:00Z"/>
                <w:sz w:val="20"/>
                <w:szCs w:val="24"/>
              </w:rPr>
            </w:pPr>
            <w:ins w:id="616" w:author="Clay Cressler" w:date="2016-07-08T17:46:00Z">
              <w:r>
                <w:rPr>
                  <w:sz w:val="20"/>
                  <w:szCs w:val="24"/>
                </w:rPr>
                <w:t>Active</w:t>
              </w:r>
            </w:ins>
          </w:p>
        </w:tc>
        <w:tc>
          <w:tcPr>
            <w:tcW w:w="1202" w:type="dxa"/>
            <w:shd w:val="clear" w:color="auto" w:fill="auto"/>
          </w:tcPr>
          <w:p w14:paraId="08732EEF" w14:textId="76DBAFD0" w:rsidR="000D7886" w:rsidRPr="00FC610B" w:rsidRDefault="000D7886" w:rsidP="00054085">
            <w:pPr>
              <w:rPr>
                <w:ins w:id="617" w:author="Clay Cressler" w:date="2016-07-08T17:46:00Z"/>
                <w:sz w:val="20"/>
                <w:szCs w:val="24"/>
              </w:rPr>
            </w:pPr>
            <w:ins w:id="618" w:author="Clay Cressler" w:date="2016-07-08T17:46:00Z">
              <w:r>
                <w:rPr>
                  <w:sz w:val="20"/>
                  <w:szCs w:val="24"/>
                </w:rPr>
                <w:t>Yes</w:t>
              </w:r>
            </w:ins>
          </w:p>
        </w:tc>
        <w:tc>
          <w:tcPr>
            <w:tcW w:w="1909" w:type="dxa"/>
            <w:shd w:val="clear" w:color="auto" w:fill="auto"/>
          </w:tcPr>
          <w:p w14:paraId="45DC3F3F" w14:textId="3A547DA9" w:rsidR="000D7886" w:rsidRPr="00437D42" w:rsidRDefault="000D7886" w:rsidP="00054085">
            <w:pPr>
              <w:rPr>
                <w:ins w:id="619" w:author="Clay Cressler" w:date="2016-07-08T17:46:00Z"/>
                <w:sz w:val="20"/>
              </w:rPr>
            </w:pPr>
            <w:ins w:id="620" w:author="Clay Cressler" w:date="2016-07-08T17:46:00Z">
              <w:r>
                <w:rPr>
                  <w:sz w:val="20"/>
                </w:rPr>
                <w:t>No simple expression</w:t>
              </w:r>
            </w:ins>
          </w:p>
        </w:tc>
        <w:tc>
          <w:tcPr>
            <w:tcW w:w="1136" w:type="dxa"/>
            <w:shd w:val="clear" w:color="auto" w:fill="auto"/>
          </w:tcPr>
          <w:p w14:paraId="2D73251C" w14:textId="1194D53B" w:rsidR="000D7886" w:rsidRPr="00FC610B" w:rsidRDefault="000D7886" w:rsidP="00054085">
            <w:pPr>
              <w:rPr>
                <w:ins w:id="621" w:author="Clay Cressler" w:date="2016-07-08T17:46:00Z"/>
                <w:sz w:val="20"/>
                <w:szCs w:val="24"/>
              </w:rPr>
            </w:pPr>
            <w:ins w:id="622" w:author="Clay Cressler" w:date="2016-07-08T17:46:00Z">
              <w:r>
                <w:rPr>
                  <w:sz w:val="20"/>
                  <w:szCs w:val="24"/>
                </w:rPr>
                <w:t>Variable</w:t>
              </w:r>
            </w:ins>
          </w:p>
        </w:tc>
        <w:tc>
          <w:tcPr>
            <w:tcW w:w="1171" w:type="dxa"/>
            <w:shd w:val="clear" w:color="auto" w:fill="auto"/>
          </w:tcPr>
          <w:p w14:paraId="3563791E" w14:textId="41193E9B" w:rsidR="000D7886" w:rsidRPr="00FC610B" w:rsidRDefault="000D7886" w:rsidP="00054085">
            <w:pPr>
              <w:rPr>
                <w:ins w:id="623" w:author="Clay Cressler" w:date="2016-07-08T17:46:00Z"/>
                <w:sz w:val="20"/>
                <w:szCs w:val="24"/>
              </w:rPr>
            </w:pPr>
            <w:ins w:id="624" w:author="Clay Cressler" w:date="2016-07-08T17:46:00Z">
              <w:r>
                <w:rPr>
                  <w:sz w:val="20"/>
                  <w:szCs w:val="24"/>
                </w:rPr>
                <w:t>Variable</w:t>
              </w:r>
            </w:ins>
          </w:p>
        </w:tc>
      </w:tr>
      <w:tr w:rsidR="000D7886" w:rsidRPr="00FC610B" w14:paraId="55A79E6B" w14:textId="77777777" w:rsidTr="00054085">
        <w:trPr>
          <w:ins w:id="625" w:author="Clay Cressler" w:date="2016-07-08T17:46:00Z"/>
        </w:trPr>
        <w:tc>
          <w:tcPr>
            <w:tcW w:w="1132" w:type="dxa"/>
            <w:shd w:val="clear" w:color="auto" w:fill="auto"/>
          </w:tcPr>
          <w:p w14:paraId="222C68EB" w14:textId="548C6C2A" w:rsidR="000D7886" w:rsidRPr="00FC610B" w:rsidRDefault="000D7886" w:rsidP="00054085">
            <w:pPr>
              <w:rPr>
                <w:ins w:id="626" w:author="Clay Cressler" w:date="2016-07-08T17:46:00Z"/>
                <w:sz w:val="20"/>
                <w:szCs w:val="24"/>
              </w:rPr>
            </w:pPr>
            <w:ins w:id="627" w:author="Clay Cressler" w:date="2016-07-08T17:46:00Z">
              <w:r>
                <w:rPr>
                  <w:sz w:val="20"/>
                  <w:szCs w:val="24"/>
                </w:rPr>
                <w:t>2</w:t>
              </w:r>
            </w:ins>
          </w:p>
        </w:tc>
        <w:tc>
          <w:tcPr>
            <w:tcW w:w="1195" w:type="dxa"/>
            <w:shd w:val="clear" w:color="auto" w:fill="auto"/>
          </w:tcPr>
          <w:p w14:paraId="1CC1BA1E" w14:textId="6BF58867" w:rsidR="000D7886" w:rsidRPr="00FC610B" w:rsidRDefault="000D7886" w:rsidP="00054085">
            <w:pPr>
              <w:rPr>
                <w:ins w:id="628" w:author="Clay Cressler" w:date="2016-07-08T17:46:00Z"/>
                <w:sz w:val="20"/>
                <w:szCs w:val="24"/>
              </w:rPr>
            </w:pPr>
            <w:ins w:id="629" w:author="Clay Cressler" w:date="2016-07-08T17:46:00Z">
              <w:r>
                <w:rPr>
                  <w:sz w:val="20"/>
                  <w:szCs w:val="24"/>
                </w:rPr>
                <w:t>No</w:t>
              </w:r>
            </w:ins>
          </w:p>
        </w:tc>
        <w:tc>
          <w:tcPr>
            <w:tcW w:w="1079" w:type="dxa"/>
            <w:shd w:val="clear" w:color="auto" w:fill="auto"/>
          </w:tcPr>
          <w:p w14:paraId="4F0DD3F5" w14:textId="2D11ACB9" w:rsidR="000D7886" w:rsidRPr="00FC610B" w:rsidRDefault="000D7886" w:rsidP="00054085">
            <w:pPr>
              <w:rPr>
                <w:ins w:id="630" w:author="Clay Cressler" w:date="2016-07-08T17:46:00Z"/>
                <w:sz w:val="20"/>
                <w:szCs w:val="24"/>
              </w:rPr>
            </w:pPr>
            <w:ins w:id="631" w:author="Clay Cressler" w:date="2016-07-08T17:46:00Z">
              <w:r>
                <w:rPr>
                  <w:sz w:val="20"/>
                  <w:szCs w:val="24"/>
                </w:rPr>
                <w:t xml:space="preserve">Active </w:t>
              </w:r>
            </w:ins>
          </w:p>
        </w:tc>
        <w:tc>
          <w:tcPr>
            <w:tcW w:w="1202" w:type="dxa"/>
            <w:shd w:val="clear" w:color="auto" w:fill="auto"/>
          </w:tcPr>
          <w:p w14:paraId="60894DA5" w14:textId="3CD6E671" w:rsidR="000D7886" w:rsidRPr="00FC610B" w:rsidRDefault="000D7886" w:rsidP="00054085">
            <w:pPr>
              <w:rPr>
                <w:ins w:id="632" w:author="Clay Cressler" w:date="2016-07-08T17:46:00Z"/>
                <w:sz w:val="20"/>
                <w:szCs w:val="24"/>
              </w:rPr>
            </w:pPr>
            <w:ins w:id="633" w:author="Clay Cressler" w:date="2016-07-08T17:46:00Z">
              <w:r>
                <w:rPr>
                  <w:sz w:val="20"/>
                  <w:szCs w:val="24"/>
                </w:rPr>
                <w:t>No</w:t>
              </w:r>
            </w:ins>
          </w:p>
        </w:tc>
        <w:tc>
          <w:tcPr>
            <w:tcW w:w="1909" w:type="dxa"/>
            <w:shd w:val="clear" w:color="auto" w:fill="auto"/>
          </w:tcPr>
          <w:p w14:paraId="0E74A583" w14:textId="1D90C2C2" w:rsidR="000D7886" w:rsidRPr="00437D42" w:rsidRDefault="000D7886" w:rsidP="00054085">
            <w:pPr>
              <w:rPr>
                <w:ins w:id="634" w:author="Clay Cressler" w:date="2016-07-08T17:46:00Z"/>
                <w:sz w:val="20"/>
              </w:rPr>
            </w:pPr>
            <w:ins w:id="635" w:author="Clay Cressler" w:date="2016-07-08T17:46:00Z">
              <m:oMathPara>
                <m:oMath>
                  <m:r>
                    <w:rPr>
                      <w:rFonts w:ascii="Cambria Math" w:hAnsi="Cambria Math"/>
                      <w:sz w:val="20"/>
                    </w:rPr>
                    <m:t>2a</m:t>
                  </m:r>
                </m:oMath>
              </m:oMathPara>
            </w:ins>
          </w:p>
        </w:tc>
        <w:tc>
          <w:tcPr>
            <w:tcW w:w="1136" w:type="dxa"/>
            <w:shd w:val="clear" w:color="auto" w:fill="auto"/>
          </w:tcPr>
          <w:p w14:paraId="2BFE3BA7" w14:textId="00982427" w:rsidR="000D7886" w:rsidRPr="00FC610B" w:rsidRDefault="000D7886" w:rsidP="00054085">
            <w:pPr>
              <w:rPr>
                <w:ins w:id="636" w:author="Clay Cressler" w:date="2016-07-08T17:46:00Z"/>
                <w:sz w:val="20"/>
                <w:szCs w:val="24"/>
              </w:rPr>
            </w:pPr>
            <w:ins w:id="637" w:author="Clay Cressler" w:date="2016-07-08T17:46:00Z">
              <w:r>
                <w:rPr>
                  <w:sz w:val="20"/>
                  <w:szCs w:val="24"/>
                </w:rPr>
                <w:t>None</w:t>
              </w:r>
            </w:ins>
          </w:p>
        </w:tc>
        <w:tc>
          <w:tcPr>
            <w:tcW w:w="1171" w:type="dxa"/>
            <w:shd w:val="clear" w:color="auto" w:fill="auto"/>
          </w:tcPr>
          <w:p w14:paraId="53433DD3" w14:textId="57ABED31" w:rsidR="000D7886" w:rsidRPr="00FC610B" w:rsidRDefault="000D7886" w:rsidP="00054085">
            <w:pPr>
              <w:rPr>
                <w:ins w:id="638" w:author="Clay Cressler" w:date="2016-07-08T17:46:00Z"/>
                <w:sz w:val="20"/>
                <w:szCs w:val="24"/>
              </w:rPr>
            </w:pPr>
            <w:ins w:id="639" w:author="Clay Cressler" w:date="2016-07-08T17:46:00Z">
              <w:r>
                <w:rPr>
                  <w:sz w:val="20"/>
                  <w:szCs w:val="24"/>
                </w:rPr>
                <w:t>None</w:t>
              </w:r>
            </w:ins>
          </w:p>
        </w:tc>
      </w:tr>
      <w:tr w:rsidR="000D7886" w:rsidRPr="00FC610B" w14:paraId="4345371A" w14:textId="77777777" w:rsidTr="00054085">
        <w:trPr>
          <w:ins w:id="640" w:author="Clay Cressler" w:date="2016-07-08T17:46:00Z"/>
        </w:trPr>
        <w:tc>
          <w:tcPr>
            <w:tcW w:w="1132" w:type="dxa"/>
            <w:shd w:val="clear" w:color="auto" w:fill="auto"/>
          </w:tcPr>
          <w:p w14:paraId="1A7555C0" w14:textId="08528045" w:rsidR="000D7886" w:rsidRPr="00FC610B" w:rsidRDefault="000D7886" w:rsidP="00054085">
            <w:pPr>
              <w:rPr>
                <w:ins w:id="641" w:author="Clay Cressler" w:date="2016-07-08T17:46:00Z"/>
                <w:sz w:val="20"/>
                <w:szCs w:val="24"/>
              </w:rPr>
            </w:pPr>
            <w:ins w:id="642" w:author="Clay Cressler" w:date="2016-07-08T17:46:00Z">
              <w:r w:rsidRPr="00FC610B">
                <w:rPr>
                  <w:sz w:val="20"/>
                  <w:szCs w:val="24"/>
                </w:rPr>
                <w:t>2</w:t>
              </w:r>
            </w:ins>
          </w:p>
        </w:tc>
        <w:tc>
          <w:tcPr>
            <w:tcW w:w="1195" w:type="dxa"/>
            <w:shd w:val="clear" w:color="auto" w:fill="auto"/>
          </w:tcPr>
          <w:p w14:paraId="2267694A" w14:textId="5056BBC1" w:rsidR="000D7886" w:rsidRPr="00FC610B" w:rsidRDefault="000D7886" w:rsidP="00054085">
            <w:pPr>
              <w:rPr>
                <w:ins w:id="643" w:author="Clay Cressler" w:date="2016-07-08T17:46:00Z"/>
                <w:sz w:val="20"/>
                <w:szCs w:val="24"/>
              </w:rPr>
            </w:pPr>
            <w:ins w:id="644" w:author="Clay Cressler" w:date="2016-07-08T17:46:00Z">
              <w:r w:rsidRPr="00FC610B">
                <w:rPr>
                  <w:sz w:val="20"/>
                  <w:szCs w:val="24"/>
                </w:rPr>
                <w:t>No</w:t>
              </w:r>
            </w:ins>
          </w:p>
        </w:tc>
        <w:tc>
          <w:tcPr>
            <w:tcW w:w="1079" w:type="dxa"/>
            <w:shd w:val="clear" w:color="auto" w:fill="auto"/>
          </w:tcPr>
          <w:p w14:paraId="743EFABF" w14:textId="4BE69BC8" w:rsidR="000D7886" w:rsidRPr="00FC610B" w:rsidRDefault="000D7886" w:rsidP="00054085">
            <w:pPr>
              <w:rPr>
                <w:ins w:id="645" w:author="Clay Cressler" w:date="2016-07-08T17:46:00Z"/>
                <w:sz w:val="20"/>
                <w:szCs w:val="24"/>
              </w:rPr>
            </w:pPr>
            <w:ins w:id="646" w:author="Clay Cressler" w:date="2016-07-08T17:46:00Z">
              <w:r w:rsidRPr="00FC610B">
                <w:rPr>
                  <w:sz w:val="20"/>
                  <w:szCs w:val="24"/>
                </w:rPr>
                <w:t>Passive</w:t>
              </w:r>
            </w:ins>
          </w:p>
        </w:tc>
        <w:tc>
          <w:tcPr>
            <w:tcW w:w="1202" w:type="dxa"/>
            <w:shd w:val="clear" w:color="auto" w:fill="auto"/>
          </w:tcPr>
          <w:p w14:paraId="2F265A70" w14:textId="515062B5" w:rsidR="000D7886" w:rsidRPr="00FC610B" w:rsidRDefault="000D7886" w:rsidP="00054085">
            <w:pPr>
              <w:rPr>
                <w:ins w:id="647" w:author="Clay Cressler" w:date="2016-07-08T17:46:00Z"/>
                <w:sz w:val="20"/>
                <w:szCs w:val="24"/>
              </w:rPr>
            </w:pPr>
            <w:ins w:id="648" w:author="Clay Cressler" w:date="2016-07-08T17:46:00Z">
              <w:r w:rsidRPr="00FC610B">
                <w:rPr>
                  <w:sz w:val="20"/>
                  <w:szCs w:val="24"/>
                </w:rPr>
                <w:t>No</w:t>
              </w:r>
            </w:ins>
          </w:p>
        </w:tc>
        <w:tc>
          <w:tcPr>
            <w:tcW w:w="1909" w:type="dxa"/>
            <w:shd w:val="clear" w:color="auto" w:fill="auto"/>
          </w:tcPr>
          <w:p w14:paraId="6D6847A3" w14:textId="16DF5A70" w:rsidR="000D7886" w:rsidRPr="00437D42" w:rsidRDefault="000D7886" w:rsidP="00054085">
            <w:pPr>
              <w:rPr>
                <w:ins w:id="649" w:author="Clay Cressler" w:date="2016-07-08T17:46:00Z"/>
                <w:rFonts w:ascii="Cambria Math" w:hAnsi="Cambria Math"/>
                <w:sz w:val="20"/>
                <w:oMath/>
              </w:rPr>
            </w:pPr>
            <w:ins w:id="650" w:author="Clay Cressler" w:date="2016-07-08T17:46:00Z">
              <m:oMathPara>
                <m:oMath>
                  <m:r>
                    <w:rPr>
                      <w:rFonts w:ascii="Cambria Math" w:hAnsi="Cambria Math"/>
                      <w:sz w:val="20"/>
                    </w:rPr>
                    <m:t>2a</m:t>
                  </m:r>
                </m:oMath>
              </m:oMathPara>
            </w:ins>
          </w:p>
        </w:tc>
        <w:tc>
          <w:tcPr>
            <w:tcW w:w="1136" w:type="dxa"/>
            <w:shd w:val="clear" w:color="auto" w:fill="auto"/>
          </w:tcPr>
          <w:p w14:paraId="549126F5" w14:textId="564E6F70" w:rsidR="000D7886" w:rsidRPr="00FC610B" w:rsidRDefault="000D7886" w:rsidP="00054085">
            <w:pPr>
              <w:rPr>
                <w:ins w:id="651" w:author="Clay Cressler" w:date="2016-07-08T17:46:00Z"/>
                <w:sz w:val="20"/>
                <w:szCs w:val="24"/>
              </w:rPr>
            </w:pPr>
            <w:ins w:id="652" w:author="Clay Cressler" w:date="2016-07-08T17:46:00Z">
              <w:r w:rsidRPr="00FC610B">
                <w:rPr>
                  <w:sz w:val="20"/>
                  <w:szCs w:val="24"/>
                </w:rPr>
                <w:t>None</w:t>
              </w:r>
            </w:ins>
          </w:p>
        </w:tc>
        <w:tc>
          <w:tcPr>
            <w:tcW w:w="1171" w:type="dxa"/>
            <w:shd w:val="clear" w:color="auto" w:fill="auto"/>
          </w:tcPr>
          <w:p w14:paraId="5F9070D3" w14:textId="57FA67E5" w:rsidR="000D7886" w:rsidRPr="00FC610B" w:rsidRDefault="000D7886" w:rsidP="00054085">
            <w:pPr>
              <w:rPr>
                <w:ins w:id="653" w:author="Clay Cressler" w:date="2016-07-08T17:46:00Z"/>
                <w:sz w:val="20"/>
                <w:szCs w:val="24"/>
              </w:rPr>
            </w:pPr>
            <w:ins w:id="654" w:author="Clay Cressler" w:date="2016-07-08T17:46:00Z">
              <w:r w:rsidRPr="00FC610B">
                <w:rPr>
                  <w:sz w:val="20"/>
                  <w:szCs w:val="24"/>
                </w:rPr>
                <w:t>None</w:t>
              </w:r>
            </w:ins>
          </w:p>
        </w:tc>
      </w:tr>
    </w:tbl>
    <w:p w14:paraId="137B3A69" w14:textId="77777777" w:rsidR="000D7886" w:rsidRDefault="000D7886" w:rsidP="006473CD">
      <w:pPr>
        <w:rPr>
          <w:ins w:id="655" w:author="Clay Cressler" w:date="2016-07-08T17:46:00Z"/>
          <w:szCs w:val="24"/>
        </w:rPr>
      </w:pPr>
    </w:p>
    <w:p w14:paraId="1055D718" w14:textId="77777777" w:rsidR="000D7886" w:rsidRPr="00A11F64" w:rsidRDefault="000D7886" w:rsidP="006473CD">
      <w:pPr>
        <w:rPr>
          <w:ins w:id="656" w:author="Clay Cressler" w:date="2016-06-20T11:51:00Z"/>
          <w:szCs w:val="24"/>
        </w:rPr>
      </w:pPr>
    </w:p>
    <w:p w14:paraId="38FC9926" w14:textId="77777777" w:rsidR="00A65885" w:rsidRPr="00A65885" w:rsidRDefault="00A67299" w:rsidP="006473CD">
      <w:pPr>
        <w:rPr>
          <w:szCs w:val="24"/>
        </w:rPr>
      </w:pPr>
      <w:ins w:id="657" w:author="Clay Cressler" w:date="2016-06-20T12:27:00Z">
        <w:r>
          <w:rPr>
            <w:szCs w:val="24"/>
          </w:rPr>
          <w:t xml:space="preserve">What these analyses reveal is that, for most cases, the effect of host body size remains the same - </w:t>
        </w:r>
      </w:ins>
      <w:ins w:id="658" w:author="Clay Cressler" w:date="2016-06-20T12:28:00Z">
        <w:r>
          <w:rPr>
            <w:szCs w:val="24"/>
          </w:rPr>
          <w:t>increasing</w:t>
        </w:r>
      </w:ins>
      <w:ins w:id="659" w:author="Clay Cressler" w:date="2016-06-20T12:27:00Z">
        <w:r>
          <w:rPr>
            <w:szCs w:val="24"/>
          </w:rPr>
          <w:t xml:space="preserve"> </w:t>
        </w:r>
      </w:ins>
      <w:ins w:id="660" w:author="Clay Cressler" w:date="2016-06-20T12:28:00Z">
        <w:r>
          <w:rPr>
            <w:szCs w:val="24"/>
          </w:rPr>
          <w:t>host size makes it easier for generalists to invade because larger hosts support larger parasite populations</w:t>
        </w:r>
      </w:ins>
      <w:ins w:id="661" w:author="Clay Cressler" w:date="2016-06-20T12:29:00Z">
        <w:r>
          <w:rPr>
            <w:szCs w:val="24"/>
          </w:rPr>
          <w:t xml:space="preserve">, thereby increasing shedding, and larger hosts have lower mortality rates, reducing parasite virulence. The effect of temperature, however, is more complicated, and depends on the </w:t>
        </w:r>
      </w:ins>
      <w:ins w:id="662" w:author="Clay Cressler" w:date="2016-06-20T12:30:00Z">
        <w:r>
          <w:rPr>
            <w:szCs w:val="24"/>
          </w:rPr>
          <w:t>modelling</w:t>
        </w:r>
      </w:ins>
      <w:ins w:id="663" w:author="Clay Cressler" w:date="2016-06-20T12:29:00Z">
        <w:r>
          <w:rPr>
            <w:szCs w:val="24"/>
          </w:rPr>
          <w:t xml:space="preserve"> </w:t>
        </w:r>
      </w:ins>
      <w:ins w:id="664" w:author="Clay Cressler" w:date="2016-06-20T12:30:00Z">
        <w:r>
          <w:rPr>
            <w:szCs w:val="24"/>
          </w:rPr>
          <w:t xml:space="preserve">assumptions. </w:t>
        </w:r>
      </w:ins>
      <w:ins w:id="665" w:author="Clay Cressler" w:date="2016-06-20T12:28:00Z">
        <w:r>
          <w:rPr>
            <w:szCs w:val="24"/>
          </w:rPr>
          <w:t xml:space="preserve"> </w:t>
        </w:r>
      </w:ins>
    </w:p>
    <w:p w14:paraId="4D8C1E9F" w14:textId="77777777" w:rsidR="006473CD" w:rsidRPr="006473CD" w:rsidRDefault="006473CD" w:rsidP="006473CD">
      <w:pPr>
        <w:rPr>
          <w:szCs w:val="24"/>
        </w:rPr>
      </w:pPr>
    </w:p>
    <w:p w14:paraId="137F8F1C" w14:textId="77777777" w:rsidR="006473CD" w:rsidRPr="006473CD" w:rsidRDefault="006473CD" w:rsidP="006473CD">
      <w:pPr>
        <w:rPr>
          <w:szCs w:val="24"/>
        </w:rPr>
      </w:pPr>
    </w:p>
    <w:p w14:paraId="1FA1D461" w14:textId="77777777" w:rsidR="00C054D7" w:rsidRDefault="00C054D7">
      <w:pPr>
        <w:rPr>
          <w:b/>
          <w:szCs w:val="24"/>
        </w:rPr>
      </w:pPr>
      <w:r>
        <w:rPr>
          <w:szCs w:val="24"/>
        </w:rPr>
        <w:br w:type="page"/>
      </w:r>
    </w:p>
    <w:p w14:paraId="1E5D515A"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7D06A170" w14:textId="77777777" w:rsidR="006473CD" w:rsidRPr="00EE0AED" w:rsidRDefault="006473CD" w:rsidP="006473CD">
      <w:pPr>
        <w:spacing w:line="276" w:lineRule="auto"/>
        <w:jc w:val="both"/>
        <w:rPr>
          <w:i/>
          <w:szCs w:val="24"/>
        </w:rPr>
      </w:pPr>
      <w:r w:rsidRPr="00EE0AED">
        <w:rPr>
          <w:i/>
          <w:szCs w:val="24"/>
        </w:rPr>
        <w:t>Data collection</w:t>
      </w:r>
    </w:p>
    <w:p w14:paraId="026C4B4A" w14:textId="77777777" w:rsidR="006473CD" w:rsidRPr="006473CD" w:rsidRDefault="006473CD" w:rsidP="006473CD">
      <w:pPr>
        <w:spacing w:line="276" w:lineRule="auto"/>
        <w:jc w:val="both"/>
        <w:rPr>
          <w:szCs w:val="24"/>
          <w:lang w:val="en-US"/>
        </w:rPr>
      </w:pPr>
      <w:r w:rsidRPr="006473CD">
        <w:rPr>
          <w:szCs w:val="24"/>
          <w:lang w:val="en-US"/>
        </w:rPr>
        <w:t xml:space="preserve">The Fish Parasite Ecology Database contains more than 38,000 records of associations between 4,650 host fish species and 11802 </w:t>
      </w:r>
      <w:proofErr w:type="spellStart"/>
      <w:r w:rsidRPr="006473CD">
        <w:rPr>
          <w:szCs w:val="24"/>
          <w:lang w:val="en-US"/>
        </w:rPr>
        <w:t>helminth</w:t>
      </w:r>
      <w:proofErr w:type="spellEnd"/>
      <w:r w:rsidRPr="006473CD">
        <w:rPr>
          <w:szCs w:val="24"/>
          <w:lang w:val="en-US"/>
        </w:rPr>
        <w:t xml:space="preserve"> parasites, as well as ecological, </w:t>
      </w:r>
      <w:proofErr w:type="spellStart"/>
      <w:r w:rsidRPr="006473CD">
        <w:rPr>
          <w:szCs w:val="24"/>
          <w:lang w:val="en-US"/>
        </w:rPr>
        <w:t>biogeographical</w:t>
      </w:r>
      <w:proofErr w:type="spellEnd"/>
      <w:r w:rsidRPr="006473CD">
        <w:rPr>
          <w:szCs w:val="24"/>
          <w:lang w:val="en-US"/>
        </w:rPr>
        <w:t>, and phylogenetic information on the host species</w:t>
      </w:r>
      <w:r w:rsidR="009E576D">
        <w:rPr>
          <w:szCs w:val="24"/>
          <w:lang w:val="en-US"/>
        </w:rPr>
        <w:t>, including host body size and geographic region</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szCs w:val="24"/>
          <w:lang w:val="en-US"/>
        </w:rPr>
        <w:fldChar w:fldCharType="separate"/>
      </w:r>
      <w:r w:rsidR="00C61DD8" w:rsidRPr="00C61DD8">
        <w:rPr>
          <w:noProof/>
          <w:szCs w:val="24"/>
          <w:lang w:val="en-US"/>
        </w:rPr>
        <w:t>[20]</w:t>
      </w:r>
      <w:r w:rsidRPr="006473CD">
        <w:rPr>
          <w:szCs w:val="24"/>
          <w:lang w:val="en-US"/>
        </w:rPr>
        <w:fldChar w:fldCharType="end"/>
      </w:r>
      <w:r w:rsidRPr="006473CD">
        <w:rPr>
          <w:szCs w:val="24"/>
          <w:lang w:val="en-US"/>
        </w:rPr>
        <w:t>. A</w:t>
      </w:r>
      <w:r w:rsidR="00622E6B">
        <w:rPr>
          <w:szCs w:val="24"/>
          <w:lang w:val="en-US"/>
        </w:rPr>
        <w:t xml:space="preserve">s </w:t>
      </w:r>
      <w:r w:rsidR="00337C99">
        <w:rPr>
          <w:szCs w:val="24"/>
          <w:lang w:val="en-US"/>
        </w:rPr>
        <w:t xml:space="preserve">the number of </w:t>
      </w:r>
      <w:proofErr w:type="spellStart"/>
      <w:r w:rsidR="00337C99">
        <w:rPr>
          <w:szCs w:val="24"/>
          <w:lang w:val="en-US"/>
        </w:rPr>
        <w:t>ectoparasite</w:t>
      </w:r>
      <w:proofErr w:type="spellEnd"/>
      <w:r w:rsidR="00337C99">
        <w:rPr>
          <w:szCs w:val="24"/>
          <w:lang w:val="en-US"/>
        </w:rPr>
        <w:t xml:space="preserve"> species was low, a</w:t>
      </w:r>
      <w:r w:rsidRPr="006473CD">
        <w:rPr>
          <w:szCs w:val="24"/>
          <w:lang w:val="en-US"/>
        </w:rPr>
        <w:t xml:space="preserve">dditional </w:t>
      </w:r>
      <w:r w:rsidR="00F60BA7">
        <w:rPr>
          <w:szCs w:val="24"/>
          <w:lang w:val="en-US"/>
        </w:rPr>
        <w:t xml:space="preserve">parasite-host </w:t>
      </w:r>
      <w:r w:rsidRPr="006473CD">
        <w:rPr>
          <w:szCs w:val="24"/>
          <w:lang w:val="en-US"/>
        </w:rPr>
        <w:t xml:space="preserve">records were included for 105 crustacean parasite species, and we included data on </w:t>
      </w:r>
      <w:commentRangeStart w:id="666"/>
      <w:r w:rsidRPr="006473CD">
        <w:rPr>
          <w:szCs w:val="24"/>
          <w:lang w:val="en-US"/>
        </w:rPr>
        <w:t>parasite</w:t>
      </w:r>
      <w:commentRangeEnd w:id="666"/>
      <w:r w:rsidR="000C2410">
        <w:rPr>
          <w:rStyle w:val="CommentReference"/>
        </w:rPr>
        <w:commentReference w:id="666"/>
      </w:r>
      <w:r w:rsidRPr="006473CD">
        <w:rPr>
          <w:szCs w:val="24"/>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szCs w:val="24"/>
          <w:lang w:val="en-US"/>
        </w:rPr>
        <w:t>Entrez</w:t>
      </w:r>
      <w:proofErr w:type="spellEnd"/>
      <w:r w:rsidRPr="006473CD">
        <w:rPr>
          <w:szCs w:val="24"/>
          <w:lang w:val="en-US"/>
        </w:rPr>
        <w:t xml:space="preserve"> Direct queries (</w:t>
      </w:r>
      <w:hyperlink r:id="rId14" w:history="1">
        <w:r w:rsidRPr="006473CD">
          <w:rPr>
            <w:rStyle w:val="Hyperlink"/>
            <w:szCs w:val="24"/>
            <w:lang w:val="en-US"/>
          </w:rPr>
          <w:t>www.ncbi.nlm.nih.gov/books/NBK179288/)</w:t>
        </w:r>
      </w:hyperlink>
      <w:r w:rsidRPr="006473CD">
        <w:rPr>
          <w:szCs w:val="24"/>
          <w:lang w:val="en-US"/>
        </w:rPr>
        <w:t xml:space="preserve"> to the NCBI taxonomy database and </w:t>
      </w:r>
      <w:proofErr w:type="spellStart"/>
      <w:r w:rsidRPr="006473CD">
        <w:rPr>
          <w:szCs w:val="24"/>
          <w:lang w:val="en-US"/>
        </w:rPr>
        <w:t>FishBase</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szCs w:val="24"/>
          <w:lang w:val="en-US"/>
        </w:rPr>
        <w:fldChar w:fldCharType="separate"/>
      </w:r>
      <w:r w:rsidR="00C61DD8" w:rsidRPr="00C61DD8">
        <w:rPr>
          <w:noProof/>
          <w:szCs w:val="24"/>
          <w:lang w:val="en-US"/>
        </w:rPr>
        <w:t>[29]</w:t>
      </w:r>
      <w:r w:rsidRPr="006473CD">
        <w:rPr>
          <w:szCs w:val="24"/>
          <w:lang w:val="en-US"/>
        </w:rPr>
        <w:fldChar w:fldCharType="end"/>
      </w:r>
      <w:r w:rsidRPr="006473CD">
        <w:rPr>
          <w:szCs w:val="24"/>
          <w:lang w:val="en-US"/>
        </w:rPr>
        <w:t>. Parasite species names were checked against NCBI taxonomy database in the same way and also checked against the NHM Host-parasite database (</w:t>
      </w:r>
      <w:hyperlink r:id="rId15" w:history="1">
        <w:r w:rsidRPr="006473CD">
          <w:rPr>
            <w:rStyle w:val="Hyperlink"/>
            <w:szCs w:val="24"/>
            <w:lang w:val="en-US"/>
          </w:rPr>
          <w:t>http://www.nhm.ac.uk/research-curation/scientific-resources/taxonomy-systematics/host-parasites/database)</w:t>
        </w:r>
      </w:hyperlink>
      <w:r w:rsidRPr="006473CD">
        <w:rPr>
          <w:szCs w:val="24"/>
          <w:lang w:val="en-US"/>
        </w:rPr>
        <w:t xml:space="preserve"> using a custom script and the World Register of Marine Species (</w:t>
      </w:r>
      <w:proofErr w:type="spellStart"/>
      <w:r w:rsidRPr="006473CD">
        <w:rPr>
          <w:szCs w:val="24"/>
          <w:lang w:val="en-US"/>
        </w:rPr>
        <w:t>WoRMS</w:t>
      </w:r>
      <w:proofErr w:type="spellEnd"/>
      <w:r w:rsidRPr="006473CD">
        <w:rPr>
          <w:szCs w:val="24"/>
          <w:lang w:val="en-US"/>
        </w:rPr>
        <w:t>), Catalogue of Life (</w:t>
      </w:r>
      <w:proofErr w:type="spellStart"/>
      <w:r w:rsidRPr="006473CD">
        <w:rPr>
          <w:szCs w:val="24"/>
          <w:lang w:val="en-US"/>
        </w:rPr>
        <w:t>CoL</w:t>
      </w:r>
      <w:proofErr w:type="spellEnd"/>
      <w:r w:rsidRPr="006473CD">
        <w:rPr>
          <w:szCs w:val="24"/>
          <w:lang w:val="en-US"/>
        </w:rPr>
        <w:t xml:space="preserve">), Integrated Taxonomic Information System (ITIS) and Global Names Index (GNI) databases through the </w:t>
      </w:r>
      <w:proofErr w:type="spellStart"/>
      <w:r w:rsidRPr="006473CD">
        <w:rPr>
          <w:szCs w:val="24"/>
          <w:lang w:val="en-US"/>
        </w:rPr>
        <w:t>Lifewatch</w:t>
      </w:r>
      <w:proofErr w:type="spellEnd"/>
      <w:r w:rsidRPr="006473CD">
        <w:rPr>
          <w:szCs w:val="24"/>
          <w:lang w:val="en-US"/>
        </w:rPr>
        <w:t xml:space="preserve"> Taxonomic Backbone (</w:t>
      </w:r>
      <w:hyperlink r:id="rId16" w:history="1">
        <w:r w:rsidRPr="006473CD">
          <w:rPr>
            <w:rStyle w:val="Hyperlink"/>
            <w:szCs w:val="24"/>
            <w:lang w:val="en-US"/>
          </w:rPr>
          <w:t>http://www.lifewatch.be/data-services/)</w:t>
        </w:r>
      </w:hyperlink>
      <w:r w:rsidRPr="006473CD">
        <w:rPr>
          <w:szCs w:val="24"/>
          <w:lang w:val="en-US"/>
        </w:rPr>
        <w:t xml:space="preserve">. </w:t>
      </w:r>
      <w:commentRangeStart w:id="667"/>
      <w:r w:rsidRPr="006473CD">
        <w:rPr>
          <w:szCs w:val="24"/>
          <w:lang w:val="en-US"/>
        </w:rPr>
        <w:t xml:space="preserve">All intermediate hosts were excluded from the calculation of </w:t>
      </w:r>
      <w:proofErr w:type="spellStart"/>
      <w:r w:rsidRPr="006473CD">
        <w:rPr>
          <w:szCs w:val="24"/>
          <w:lang w:val="en-US"/>
        </w:rPr>
        <w:t>generalism</w:t>
      </w:r>
      <w:proofErr w:type="spellEnd"/>
      <w:r w:rsidRPr="006473CD">
        <w:rPr>
          <w:szCs w:val="24"/>
          <w:lang w:val="en-US"/>
        </w:rPr>
        <w:t xml:space="preserve"> metrics</w:t>
      </w:r>
      <w:commentRangeEnd w:id="667"/>
      <w:r w:rsidR="00337C99">
        <w:rPr>
          <w:rStyle w:val="CommentReference"/>
        </w:rPr>
        <w:commentReference w:id="667"/>
      </w:r>
      <w:r w:rsidRPr="006473CD">
        <w:rPr>
          <w:szCs w:val="24"/>
          <w:lang w:val="en-US"/>
        </w:rPr>
        <w:t xml:space="preserve">, such that </w:t>
      </w:r>
      <w:proofErr w:type="spellStart"/>
      <w:r w:rsidRPr="006473CD">
        <w:rPr>
          <w:szCs w:val="24"/>
          <w:lang w:val="en-US"/>
        </w:rPr>
        <w:t>generalism</w:t>
      </w:r>
      <w:proofErr w:type="spellEnd"/>
      <w:r w:rsidRPr="006473CD">
        <w:rPr>
          <w:szCs w:val="24"/>
          <w:lang w:val="en-US"/>
        </w:rPr>
        <w:t xml:space="preserve"> in parasites with complex life cycles was based on the definitive hosts only. After data cleaning, we were left with 23,</w:t>
      </w:r>
      <w:r w:rsidR="00D47709" w:rsidRPr="006473CD">
        <w:rPr>
          <w:szCs w:val="24"/>
          <w:lang w:val="en-US"/>
        </w:rPr>
        <w:t>3</w:t>
      </w:r>
      <w:r w:rsidR="00D47709">
        <w:rPr>
          <w:szCs w:val="24"/>
          <w:lang w:val="en-US"/>
        </w:rPr>
        <w:t>31</w:t>
      </w:r>
      <w:r w:rsidR="00D47709" w:rsidRPr="006473CD">
        <w:rPr>
          <w:szCs w:val="24"/>
          <w:lang w:val="en-US"/>
        </w:rPr>
        <w:t xml:space="preserve"> </w:t>
      </w:r>
      <w:r w:rsidRPr="006473CD">
        <w:rPr>
          <w:szCs w:val="24"/>
          <w:lang w:val="en-US"/>
        </w:rPr>
        <w:t>unique host-parasite associations between 8,84</w:t>
      </w:r>
      <w:r w:rsidR="00D47709">
        <w:rPr>
          <w:szCs w:val="24"/>
          <w:lang w:val="en-US"/>
        </w:rPr>
        <w:t>6</w:t>
      </w:r>
      <w:r w:rsidRPr="006473CD">
        <w:rPr>
          <w:szCs w:val="24"/>
          <w:lang w:val="en-US"/>
        </w:rPr>
        <w:t xml:space="preserve"> parasite species and 4,2</w:t>
      </w:r>
      <w:r w:rsidR="00D47709">
        <w:rPr>
          <w:szCs w:val="24"/>
          <w:lang w:val="en-US"/>
        </w:rPr>
        <w:t>37</w:t>
      </w:r>
      <w:r w:rsidRPr="006473CD">
        <w:rPr>
          <w:szCs w:val="24"/>
          <w:lang w:val="en-US"/>
        </w:rPr>
        <w:t xml:space="preserve"> fish hosts.</w:t>
      </w:r>
    </w:p>
    <w:p w14:paraId="0F910444" w14:textId="77777777" w:rsidR="006473CD" w:rsidRPr="006473CD" w:rsidRDefault="006473CD" w:rsidP="006473CD">
      <w:pPr>
        <w:spacing w:line="276" w:lineRule="auto"/>
        <w:jc w:val="both"/>
        <w:rPr>
          <w:szCs w:val="24"/>
          <w:lang w:val="en-US"/>
        </w:rPr>
      </w:pPr>
    </w:p>
    <w:p w14:paraId="495D68E4" w14:textId="77777777" w:rsidR="006473CD" w:rsidRPr="00EE0AED" w:rsidRDefault="006473CD" w:rsidP="006473CD">
      <w:pPr>
        <w:spacing w:line="276" w:lineRule="auto"/>
        <w:jc w:val="both"/>
        <w:rPr>
          <w:i/>
          <w:szCs w:val="24"/>
          <w:lang w:val="en-US"/>
        </w:rPr>
      </w:pPr>
      <w:r w:rsidRPr="00EE0AED">
        <w:rPr>
          <w:i/>
          <w:szCs w:val="24"/>
          <w:lang w:val="en-US"/>
        </w:rPr>
        <w:t>Host genetic distances</w:t>
      </w:r>
    </w:p>
    <w:p w14:paraId="1F8DC88C" w14:textId="77777777" w:rsidR="006473CD" w:rsidRPr="006473CD" w:rsidRDefault="006473CD" w:rsidP="006473CD">
      <w:pPr>
        <w:spacing w:line="276" w:lineRule="auto"/>
        <w:jc w:val="both"/>
        <w:rPr>
          <w:szCs w:val="24"/>
          <w:lang w:val="en-US"/>
        </w:rPr>
      </w:pPr>
      <w:r w:rsidRPr="006473CD">
        <w:rPr>
          <w:szCs w:val="24"/>
          <w:lang w:val="en-US"/>
        </w:rPr>
        <w:t xml:space="preserve">Host mitochondrial DNA sequences (complete mitochondrial genomes and full or partial sequences from mitochondrial loci) were downloaded in </w:t>
      </w:r>
      <w:proofErr w:type="spellStart"/>
      <w:r w:rsidRPr="006473CD">
        <w:rPr>
          <w:szCs w:val="24"/>
          <w:lang w:val="en-US"/>
        </w:rPr>
        <w:t>fasta</w:t>
      </w:r>
      <w:proofErr w:type="spellEnd"/>
      <w:r w:rsidRPr="006473CD">
        <w:rPr>
          <w:szCs w:val="24"/>
          <w:lang w:val="en-US"/>
        </w:rPr>
        <w:t xml:space="preserve"> format from the NCBI nucleotide database using an </w:t>
      </w:r>
      <w:proofErr w:type="spellStart"/>
      <w:r w:rsidRPr="006473CD">
        <w:rPr>
          <w:szCs w:val="24"/>
          <w:lang w:val="en-US"/>
        </w:rPr>
        <w:t>Entrez</w:t>
      </w:r>
      <w:proofErr w:type="spellEnd"/>
      <w:r w:rsidRPr="006473CD">
        <w:rPr>
          <w:szCs w:val="24"/>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668" w:name="OLE_LINK2"/>
      <w:bookmarkStart w:id="669" w:name="OLE_LINK3"/>
      <w:r w:rsidRPr="006473CD">
        <w:rPr>
          <w:szCs w:val="24"/>
          <w:lang w:val="en-US"/>
        </w:rPr>
        <w:t xml:space="preserve">BLASTN </w:t>
      </w:r>
      <w:bookmarkEnd w:id="668"/>
      <w:bookmarkEnd w:id="669"/>
      <w:r w:rsidRPr="006473CD">
        <w:rPr>
          <w:szCs w:val="24"/>
          <w:lang w:val="en-US"/>
        </w:rPr>
        <w:fldChar w:fldCharType="begin" w:fldLock="1"/>
      </w:r>
      <w:r w:rsidR="0025264C">
        <w:rPr>
          <w:szCs w:val="24"/>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szCs w:val="24"/>
          <w:lang w:val="en-US"/>
        </w:rPr>
        <w:t>cons</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szCs w:val="24"/>
          <w:lang w:val="en-US"/>
        </w:rPr>
        <w:fldChar w:fldCharType="separate"/>
      </w:r>
      <w:r w:rsidR="00C61DD8" w:rsidRPr="00C61DD8">
        <w:rPr>
          <w:noProof/>
          <w:szCs w:val="24"/>
          <w:lang w:val="en-US"/>
        </w:rPr>
        <w:t>[31]</w:t>
      </w:r>
      <w:r w:rsidRPr="006473CD">
        <w:rPr>
          <w:szCs w:val="24"/>
          <w:lang w:val="en-US"/>
        </w:rPr>
        <w:fldChar w:fldCharType="end"/>
      </w:r>
      <w:r w:rsidRPr="006473CD">
        <w:rPr>
          <w:i/>
          <w:szCs w:val="24"/>
          <w:lang w:val="en-US"/>
        </w:rPr>
        <w:t xml:space="preserve">. </w:t>
      </w:r>
      <w:r w:rsidRPr="006473CD">
        <w:rPr>
          <w:szCs w:val="24"/>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szCs w:val="24"/>
          <w:lang w:val="en-US"/>
        </w:rPr>
        <w:t>megaBLAST</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szCs w:val="24"/>
          <w:lang w:val="en-US"/>
        </w:rPr>
        <w:t>trimAl</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szCs w:val="24"/>
          <w:lang w:val="en-US"/>
        </w:rPr>
        <w:fldChar w:fldCharType="separate"/>
      </w:r>
      <w:r w:rsidR="00C61DD8" w:rsidRPr="00C61DD8">
        <w:rPr>
          <w:noProof/>
          <w:szCs w:val="24"/>
          <w:lang w:val="en-US"/>
        </w:rPr>
        <w:t>[32]</w:t>
      </w:r>
      <w:r w:rsidRPr="006473CD">
        <w:rPr>
          <w:szCs w:val="24"/>
          <w:lang w:val="en-US"/>
        </w:rPr>
        <w:fldChar w:fldCharType="end"/>
      </w:r>
      <w:r w:rsidRPr="006473CD">
        <w:rPr>
          <w:szCs w:val="24"/>
          <w:lang w:val="en-US"/>
        </w:rPr>
        <w:t xml:space="preserve"> to include only those columns where less than 50% of taxa had a gap and those taxa where 50% of the nucleotide positions had the same ‘element’ (e.</w:t>
      </w:r>
      <w:commentRangeStart w:id="670"/>
      <w:r w:rsidRPr="006473CD">
        <w:rPr>
          <w:szCs w:val="24"/>
          <w:lang w:val="en-US"/>
        </w:rPr>
        <w:t>g</w:t>
      </w:r>
      <w:commentRangeEnd w:id="670"/>
      <w:r w:rsidR="00337C99">
        <w:rPr>
          <w:rStyle w:val="CommentReference"/>
        </w:rPr>
        <w:commentReference w:id="670"/>
      </w:r>
      <w:r w:rsidRPr="006473CD">
        <w:rPr>
          <w:szCs w:val="24"/>
          <w:lang w:val="en-US"/>
        </w:rPr>
        <w:t>. a gap or a residue) as more than half of the other taxa in the alignment.</w:t>
      </w:r>
    </w:p>
    <w:p w14:paraId="1D5374E9" w14:textId="77777777" w:rsidR="006473CD" w:rsidRPr="006473CD" w:rsidRDefault="006473CD" w:rsidP="006473CD">
      <w:pPr>
        <w:spacing w:line="276" w:lineRule="auto"/>
        <w:jc w:val="both"/>
        <w:rPr>
          <w:szCs w:val="24"/>
          <w:lang w:val="en-US"/>
        </w:rPr>
      </w:pPr>
    </w:p>
    <w:p w14:paraId="25B8BE27" w14:textId="77777777" w:rsidR="00C054D7" w:rsidRDefault="006473CD" w:rsidP="006473CD">
      <w:pPr>
        <w:spacing w:line="276" w:lineRule="auto"/>
        <w:jc w:val="both"/>
        <w:rPr>
          <w:b/>
          <w:szCs w:val="24"/>
          <w:lang w:val="en-US"/>
        </w:rPr>
      </w:pPr>
      <w:r w:rsidRPr="006473CD">
        <w:rPr>
          <w:szCs w:val="24"/>
          <w:lang w:val="en-US"/>
        </w:rPr>
        <w:t xml:space="preserve">Trimmed alignments were used to compute pairwise genetic distances using the </w:t>
      </w:r>
      <w:proofErr w:type="spellStart"/>
      <w:r w:rsidRPr="006473CD">
        <w:rPr>
          <w:szCs w:val="24"/>
          <w:lang w:val="en-US"/>
        </w:rPr>
        <w:t>dist.dna</w:t>
      </w:r>
      <w:proofErr w:type="spellEnd"/>
      <w:r w:rsidRPr="006473CD">
        <w:rPr>
          <w:szCs w:val="24"/>
          <w:lang w:val="en-US"/>
        </w:rPr>
        <w:t xml:space="preserve"> function and the K80 model of DNA evolution </w:t>
      </w:r>
      <w:r w:rsidRPr="006473CD">
        <w:rPr>
          <w:szCs w:val="24"/>
          <w:lang w:val="en-US"/>
        </w:rPr>
        <w:fldChar w:fldCharType="begin" w:fldLock="1"/>
      </w:r>
      <w:r w:rsidR="0025264C">
        <w:rPr>
          <w:szCs w:val="24"/>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szCs w:val="24"/>
          <w:lang w:val="en-US"/>
        </w:rPr>
        <w:fldChar w:fldCharType="separate"/>
      </w:r>
      <w:r w:rsidR="00C61DD8" w:rsidRPr="00C61DD8">
        <w:rPr>
          <w:noProof/>
          <w:szCs w:val="24"/>
          <w:lang w:val="en-US"/>
        </w:rPr>
        <w:t>[33]</w:t>
      </w:r>
      <w:r w:rsidRPr="006473CD">
        <w:rPr>
          <w:szCs w:val="24"/>
          <w:lang w:val="en-US"/>
        </w:rPr>
        <w:fldChar w:fldCharType="end"/>
      </w:r>
      <w:r w:rsidRPr="006473CD">
        <w:rPr>
          <w:szCs w:val="24"/>
          <w:lang w:val="en-US"/>
        </w:rPr>
        <w:t xml:space="preserve"> in the R package </w:t>
      </w:r>
      <w:r w:rsidRPr="006473CD">
        <w:rPr>
          <w:i/>
          <w:szCs w:val="24"/>
          <w:lang w:val="en-US"/>
        </w:rPr>
        <w:t xml:space="preserve">ape </w:t>
      </w:r>
      <w:r w:rsidRPr="006473CD">
        <w:rPr>
          <w:szCs w:val="24"/>
          <w:lang w:val="en-US"/>
        </w:rPr>
        <w:fldChar w:fldCharType="begin" w:fldLock="1"/>
      </w:r>
      <w:r w:rsidR="0025264C">
        <w:rPr>
          <w:szCs w:val="24"/>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szCs w:val="24"/>
          <w:lang w:val="en-US"/>
        </w:rPr>
        <w:fldChar w:fldCharType="separate"/>
      </w:r>
      <w:r w:rsidR="00C61DD8" w:rsidRPr="00C61DD8">
        <w:rPr>
          <w:noProof/>
          <w:szCs w:val="24"/>
          <w:lang w:val="en-US"/>
        </w:rPr>
        <w:t>[34]</w:t>
      </w:r>
      <w:r w:rsidRPr="006473CD">
        <w:rPr>
          <w:szCs w:val="24"/>
          <w:lang w:val="en-US"/>
        </w:rPr>
        <w:fldChar w:fldCharType="end"/>
      </w:r>
      <w:r w:rsidRPr="006473CD">
        <w:rPr>
          <w:szCs w:val="24"/>
          <w:lang w:val="en-US"/>
        </w:rPr>
        <w:t xml:space="preserve">. Since different taxa were </w:t>
      </w:r>
      <w:r w:rsidRPr="006473CD">
        <w:rPr>
          <w:szCs w:val="24"/>
          <w:lang w:val="en-US"/>
        </w:rPr>
        <w:lastRenderedPageBreak/>
        <w:t>represented among loci, the consistency of pairwise distances among loci across a range divergence times was assessed. The pairwise genetic distances</w:t>
      </w:r>
      <w:r w:rsidRPr="006473CD" w:rsidDel="003C3E03">
        <w:rPr>
          <w:szCs w:val="24"/>
          <w:lang w:val="en-US"/>
        </w:rPr>
        <w:t xml:space="preserve"> </w:t>
      </w:r>
      <w:r w:rsidRPr="006473CD">
        <w:rPr>
          <w:szCs w:val="24"/>
          <w:lang w:val="en-US"/>
        </w:rPr>
        <w:t>between those host taxa with sequences for all loci were extracted. For each locus these pairwise genetic distances were plotted against their corresponding pairwise distance generated from cytochrome oxidase 1</w:t>
      </w:r>
      <w:r w:rsidR="00337C99">
        <w:rPr>
          <w:szCs w:val="24"/>
          <w:lang w:val="en-US"/>
        </w:rPr>
        <w:t xml:space="preserve"> </w:t>
      </w:r>
      <w:proofErr w:type="gramStart"/>
      <w:r w:rsidRPr="006473CD">
        <w:rPr>
          <w:szCs w:val="24"/>
          <w:lang w:val="en-US"/>
        </w:rPr>
        <w:t>sequences</w:t>
      </w:r>
      <w:proofErr w:type="gramEnd"/>
      <w:r w:rsidRPr="006473CD">
        <w:rPr>
          <w:szCs w:val="24"/>
          <w:lang w:val="en-US"/>
        </w:rPr>
        <w:t xml:space="preserve">. The point patterns were compared to </w:t>
      </w:r>
      <w:commentRangeStart w:id="671"/>
      <w:r w:rsidRPr="006473CD">
        <w:rPr>
          <w:szCs w:val="24"/>
          <w:lang w:val="en-US"/>
        </w:rPr>
        <w:t>the one to one line</w:t>
      </w:r>
      <w:commentRangeEnd w:id="671"/>
      <w:r w:rsidR="00337C99">
        <w:rPr>
          <w:rStyle w:val="CommentReference"/>
        </w:rPr>
        <w:commentReference w:id="671"/>
      </w:r>
      <w:r w:rsidR="00FA166D">
        <w:rPr>
          <w:szCs w:val="24"/>
          <w:lang w:val="en-US"/>
        </w:rPr>
        <w:t xml:space="preserve"> (complete correspondence)</w:t>
      </w:r>
      <w:r w:rsidRPr="006473CD">
        <w:rPr>
          <w:szCs w:val="24"/>
          <w:lang w:val="en-US"/>
        </w:rPr>
        <w:t xml:space="preserve">, and correspondence to this line used to select the loci to be concatenated using </w:t>
      </w:r>
      <w:r w:rsidRPr="006473CD">
        <w:rPr>
          <w:i/>
          <w:szCs w:val="24"/>
          <w:lang w:val="en-US"/>
        </w:rPr>
        <w:t>ape</w:t>
      </w:r>
      <w:r w:rsidRPr="006473CD">
        <w:rPr>
          <w:szCs w:val="24"/>
          <w:lang w:val="en-US"/>
        </w:rPr>
        <w:t xml:space="preserve">. </w:t>
      </w:r>
      <w:bookmarkStart w:id="672" w:name="OLE_LINK1"/>
      <w:r w:rsidRPr="006473CD">
        <w:rPr>
          <w:szCs w:val="24"/>
          <w:lang w:val="en-US"/>
        </w:rPr>
        <w:t xml:space="preserve">Pairwise genetic distances </w:t>
      </w:r>
      <w:bookmarkEnd w:id="672"/>
      <w:r w:rsidR="00B34BF1">
        <w:rPr>
          <w:szCs w:val="24"/>
          <w:lang w:val="en-US"/>
        </w:rPr>
        <w:t>were recalculated on this final concatenated alignment. M</w:t>
      </w:r>
      <w:r w:rsidRPr="006473CD">
        <w:rPr>
          <w:szCs w:val="24"/>
          <w:lang w:val="en-US"/>
        </w:rPr>
        <w:t xml:space="preserve">issing pairs were imputed using a custom R script by averaging according to the following relationships between taxa: 1) pairs from different genera – the mean </w:t>
      </w:r>
      <w:r w:rsidR="00B34BF1">
        <w:rPr>
          <w:szCs w:val="24"/>
          <w:lang w:val="en-US"/>
        </w:rPr>
        <w:t xml:space="preserve">of the </w:t>
      </w:r>
      <w:r w:rsidRPr="006473CD">
        <w:rPr>
          <w:szCs w:val="24"/>
          <w:lang w:val="en-US"/>
        </w:rPr>
        <w:t>genetic distances of one member of the pair (de</w:t>
      </w:r>
      <w:r w:rsidR="00B34BF1">
        <w:rPr>
          <w:szCs w:val="24"/>
          <w:lang w:val="en-US"/>
        </w:rPr>
        <w:t xml:space="preserve">termined by the </w:t>
      </w:r>
      <w:r w:rsidR="00B34BF1" w:rsidRPr="006473CD">
        <w:rPr>
          <w:szCs w:val="24"/>
          <w:lang w:val="en-US"/>
        </w:rPr>
        <w:t xml:space="preserve">data </w:t>
      </w:r>
      <w:r w:rsidRPr="006473CD">
        <w:rPr>
          <w:szCs w:val="24"/>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673"/>
      <w:r w:rsidRPr="006473CD">
        <w:rPr>
          <w:szCs w:val="24"/>
          <w:lang w:val="en-US"/>
        </w:rPr>
        <w:t>comparisons</w:t>
      </w:r>
      <w:commentRangeEnd w:id="673"/>
      <w:r w:rsidR="00337C99">
        <w:rPr>
          <w:rStyle w:val="CommentReference"/>
        </w:rPr>
        <w:commentReference w:id="673"/>
      </w:r>
      <w:r w:rsidRPr="006473CD">
        <w:rPr>
          <w:szCs w:val="24"/>
          <w:lang w:val="en-US"/>
        </w:rPr>
        <w:t>.</w:t>
      </w:r>
    </w:p>
    <w:p w14:paraId="3B6397CA" w14:textId="77777777" w:rsidR="00C054D7" w:rsidRPr="006473CD" w:rsidRDefault="00C054D7" w:rsidP="006473CD">
      <w:pPr>
        <w:spacing w:line="276" w:lineRule="auto"/>
        <w:jc w:val="both"/>
        <w:rPr>
          <w:b/>
          <w:szCs w:val="24"/>
          <w:lang w:val="en-US"/>
        </w:rPr>
      </w:pPr>
    </w:p>
    <w:p w14:paraId="76C2EE01" w14:textId="77777777" w:rsidR="006473CD" w:rsidRPr="00EE0AED" w:rsidRDefault="006473CD" w:rsidP="006473CD">
      <w:pPr>
        <w:spacing w:line="276" w:lineRule="auto"/>
        <w:jc w:val="both"/>
        <w:rPr>
          <w:i/>
          <w:szCs w:val="24"/>
          <w:lang w:val="en-US"/>
        </w:rPr>
      </w:pPr>
      <w:proofErr w:type="spellStart"/>
      <w:r w:rsidRPr="00EE0AED">
        <w:rPr>
          <w:i/>
          <w:szCs w:val="24"/>
          <w:lang w:val="en-US"/>
        </w:rPr>
        <w:t>Generalism</w:t>
      </w:r>
      <w:proofErr w:type="spellEnd"/>
      <w:r w:rsidRPr="00EE0AED">
        <w:rPr>
          <w:i/>
          <w:szCs w:val="24"/>
          <w:lang w:val="en-US"/>
        </w:rPr>
        <w:t xml:space="preserve"> metrics</w:t>
      </w:r>
    </w:p>
    <w:p w14:paraId="2F31A376" w14:textId="77777777" w:rsidR="001C3027" w:rsidRDefault="006473CD" w:rsidP="006473CD">
      <w:pPr>
        <w:spacing w:line="276" w:lineRule="auto"/>
        <w:jc w:val="both"/>
        <w:rPr>
          <w:szCs w:val="24"/>
          <w:lang w:val="en-US"/>
        </w:rPr>
      </w:pPr>
      <w:r w:rsidRPr="006473CD">
        <w:rPr>
          <w:szCs w:val="24"/>
          <w:lang w:val="en-US"/>
        </w:rPr>
        <w:t>No information on abundance or prevalence of parasites within hosts was available</w:t>
      </w:r>
      <w:r w:rsidR="00337C99">
        <w:rPr>
          <w:szCs w:val="24"/>
          <w:lang w:val="en-US"/>
        </w:rPr>
        <w:t xml:space="preserve"> within the original database (ref)</w:t>
      </w:r>
      <w:r w:rsidRPr="006473CD">
        <w:rPr>
          <w:szCs w:val="24"/>
          <w:lang w:val="en-US"/>
        </w:rPr>
        <w:t xml:space="preserve">, so parasites’ host </w:t>
      </w:r>
      <w:proofErr w:type="spellStart"/>
      <w:r w:rsidRPr="006473CD">
        <w:rPr>
          <w:szCs w:val="24"/>
          <w:lang w:val="en-US"/>
        </w:rPr>
        <w:t>generalism</w:t>
      </w:r>
      <w:proofErr w:type="spellEnd"/>
      <w:r w:rsidRPr="006473CD">
        <w:rPr>
          <w:szCs w:val="24"/>
          <w:lang w:val="en-US"/>
        </w:rPr>
        <w:t xml:space="preserve"> metrics were defined according to</w:t>
      </w:r>
      <w:r w:rsidR="003542CA">
        <w:rPr>
          <w:szCs w:val="24"/>
          <w:lang w:val="en-US"/>
        </w:rPr>
        <w:t xml:space="preserve"> </w:t>
      </w:r>
      <w:r w:rsidRPr="006473CD">
        <w:rPr>
          <w:szCs w:val="24"/>
          <w:lang w:val="en-US"/>
        </w:rPr>
        <w:t xml:space="preserve">structural </w:t>
      </w:r>
      <w:r w:rsidR="00AE2C42">
        <w:rPr>
          <w:szCs w:val="24"/>
          <w:lang w:val="en-US"/>
        </w:rPr>
        <w:t xml:space="preserve">and phylogenetic </w:t>
      </w:r>
      <w:r w:rsidR="003F0714">
        <w:rPr>
          <w:szCs w:val="24"/>
          <w:lang w:val="en-US"/>
        </w:rPr>
        <w:t>metrics</w:t>
      </w:r>
      <w:r w:rsidR="0099284C">
        <w:rPr>
          <w:szCs w:val="24"/>
          <w:lang w:val="en-US"/>
        </w:rPr>
        <w:t>,</w:t>
      </w:r>
      <w:r w:rsidR="003F0714">
        <w:rPr>
          <w:szCs w:val="24"/>
          <w:lang w:val="en-US"/>
        </w:rPr>
        <w:t xml:space="preserve"> with phylogeny based on </w:t>
      </w:r>
      <w:r w:rsidR="00EC3869">
        <w:rPr>
          <w:szCs w:val="24"/>
          <w:lang w:val="en-US"/>
        </w:rPr>
        <w:t>the pairwise genetic distances between hosts</w:t>
      </w:r>
      <w:r w:rsidRPr="006473CD">
        <w:rPr>
          <w:szCs w:val="24"/>
          <w:lang w:val="en-US"/>
        </w:rPr>
        <w:t xml:space="preserve"> </w:t>
      </w:r>
      <w:r w:rsidR="00AE2C42">
        <w:rPr>
          <w:szCs w:val="24"/>
          <w:lang w:val="en-US"/>
        </w:rPr>
        <w:t xml:space="preserve">(Table 2). </w:t>
      </w:r>
    </w:p>
    <w:p w14:paraId="1E58AC87" w14:textId="77777777" w:rsidR="001C3027" w:rsidRDefault="001C3027" w:rsidP="006473CD">
      <w:pPr>
        <w:spacing w:line="276" w:lineRule="auto"/>
        <w:jc w:val="both"/>
        <w:rPr>
          <w:szCs w:val="24"/>
          <w:lang w:val="en-US"/>
        </w:rPr>
      </w:pPr>
    </w:p>
    <w:p w14:paraId="4ADF7588" w14:textId="77777777" w:rsidR="0059086F" w:rsidRDefault="0059086F" w:rsidP="00EE0AED">
      <w:pPr>
        <w:pStyle w:val="Caption"/>
        <w:keepNext/>
      </w:pPr>
      <w:r>
        <w:t xml:space="preserve">Table </w:t>
      </w:r>
      <w:r>
        <w:fldChar w:fldCharType="begin"/>
      </w:r>
      <w:r>
        <w:instrText xml:space="preserve"> SEQ Table \* ARABIC </w:instrText>
      </w:r>
      <w:r>
        <w:fldChar w:fldCharType="separate"/>
      </w:r>
      <w:r w:rsidR="004D246A">
        <w:rPr>
          <w:noProof/>
        </w:rPr>
        <w:t>2</w:t>
      </w:r>
      <w:r>
        <w:fldChar w:fldCharType="end"/>
      </w:r>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[19]</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E117398" w14:textId="77777777" w:rsidTr="005C2D7F">
        <w:trPr>
          <w:trHeight w:val="213"/>
        </w:trPr>
        <w:tc>
          <w:tcPr>
            <w:tcW w:w="1242" w:type="dxa"/>
            <w:tcBorders>
              <w:bottom w:val="single" w:sz="0" w:space="0" w:color="auto"/>
            </w:tcBorders>
            <w:vAlign w:val="bottom"/>
          </w:tcPr>
          <w:p w14:paraId="79ACCEF9" w14:textId="77777777" w:rsidR="0059086F" w:rsidRPr="0059086F" w:rsidRDefault="0059086F" w:rsidP="0059086F">
            <w:pPr>
              <w:spacing w:line="276" w:lineRule="auto"/>
              <w:jc w:val="both"/>
              <w:rPr>
                <w:szCs w:val="24"/>
                <w:lang w:val="en-US"/>
              </w:rPr>
            </w:pPr>
            <w:r w:rsidRPr="0059086F">
              <w:rPr>
                <w:szCs w:val="24"/>
                <w:lang w:val="en-US"/>
              </w:rPr>
              <w:t>Metric</w:t>
            </w:r>
          </w:p>
        </w:tc>
        <w:tc>
          <w:tcPr>
            <w:tcW w:w="5670" w:type="dxa"/>
            <w:tcBorders>
              <w:bottom w:val="single" w:sz="0" w:space="0" w:color="auto"/>
            </w:tcBorders>
            <w:vAlign w:val="bottom"/>
          </w:tcPr>
          <w:p w14:paraId="758D2E39" w14:textId="77777777" w:rsidR="0059086F" w:rsidRPr="0059086F" w:rsidRDefault="0059086F" w:rsidP="0059086F">
            <w:pPr>
              <w:spacing w:line="276" w:lineRule="auto"/>
              <w:jc w:val="both"/>
              <w:rPr>
                <w:szCs w:val="24"/>
                <w:lang w:val="en-US"/>
              </w:rPr>
            </w:pPr>
            <w:r w:rsidRPr="0059086F">
              <w:rPr>
                <w:szCs w:val="24"/>
                <w:lang w:val="en-US"/>
              </w:rPr>
              <w:t>Description</w:t>
            </w:r>
          </w:p>
        </w:tc>
        <w:tc>
          <w:tcPr>
            <w:tcW w:w="1985" w:type="dxa"/>
            <w:tcBorders>
              <w:bottom w:val="single" w:sz="0" w:space="0" w:color="auto"/>
            </w:tcBorders>
            <w:vAlign w:val="bottom"/>
          </w:tcPr>
          <w:p w14:paraId="44334601" w14:textId="77777777" w:rsidR="0059086F" w:rsidRPr="0059086F" w:rsidRDefault="0059086F" w:rsidP="0059086F">
            <w:pPr>
              <w:spacing w:line="276" w:lineRule="auto"/>
              <w:jc w:val="both"/>
              <w:rPr>
                <w:szCs w:val="24"/>
                <w:lang w:val="en-US"/>
              </w:rPr>
            </w:pPr>
            <w:r w:rsidRPr="0059086F">
              <w:rPr>
                <w:szCs w:val="24"/>
                <w:lang w:val="en-US"/>
              </w:rPr>
              <w:t>Facet</w:t>
            </w:r>
          </w:p>
        </w:tc>
      </w:tr>
      <w:tr w:rsidR="0059086F" w:rsidRPr="0059086F" w14:paraId="0A327973" w14:textId="77777777" w:rsidTr="005C2D7F">
        <w:trPr>
          <w:trHeight w:val="362"/>
        </w:trPr>
        <w:tc>
          <w:tcPr>
            <w:tcW w:w="1242" w:type="dxa"/>
          </w:tcPr>
          <w:p w14:paraId="7E8C893F" w14:textId="77777777" w:rsidR="0059086F" w:rsidRPr="0059086F" w:rsidRDefault="00337C99" w:rsidP="0059086F">
            <w:pPr>
              <w:spacing w:line="276" w:lineRule="auto"/>
              <w:jc w:val="both"/>
              <w:rPr>
                <w:szCs w:val="24"/>
                <w:lang w:val="en-US"/>
              </w:rPr>
            </w:pPr>
            <w:r>
              <w:rPr>
                <w:szCs w:val="24"/>
                <w:lang w:val="en-US"/>
              </w:rPr>
              <w:t>D</w:t>
            </w:r>
            <w:r w:rsidR="0059086F" w:rsidRPr="0059086F">
              <w:rPr>
                <w:szCs w:val="24"/>
                <w:lang w:val="en-US"/>
              </w:rPr>
              <w:t>egree</w:t>
            </w:r>
          </w:p>
        </w:tc>
        <w:tc>
          <w:tcPr>
            <w:tcW w:w="5670" w:type="dxa"/>
          </w:tcPr>
          <w:p w14:paraId="707A3FFA" w14:textId="77777777" w:rsidR="0059086F" w:rsidRPr="0059086F" w:rsidRDefault="00337C99" w:rsidP="0059086F">
            <w:pPr>
              <w:spacing w:line="276" w:lineRule="auto"/>
              <w:jc w:val="both"/>
              <w:rPr>
                <w:szCs w:val="24"/>
                <w:lang w:val="en-US"/>
              </w:rPr>
            </w:pPr>
            <w:r>
              <w:rPr>
                <w:szCs w:val="24"/>
                <w:lang w:val="en-US"/>
              </w:rPr>
              <w:t>N</w:t>
            </w:r>
            <w:r w:rsidR="0059086F" w:rsidRPr="0059086F">
              <w:rPr>
                <w:szCs w:val="24"/>
                <w:lang w:val="en-US"/>
              </w:rPr>
              <w:t>umber of hosts</w:t>
            </w:r>
          </w:p>
        </w:tc>
        <w:tc>
          <w:tcPr>
            <w:tcW w:w="1985" w:type="dxa"/>
          </w:tcPr>
          <w:p w14:paraId="1CF55109"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27622F28" w14:textId="77777777" w:rsidTr="005C2D7F">
        <w:trPr>
          <w:trHeight w:val="558"/>
        </w:trPr>
        <w:tc>
          <w:tcPr>
            <w:tcW w:w="1242" w:type="dxa"/>
          </w:tcPr>
          <w:p w14:paraId="4D69E693" w14:textId="77777777" w:rsidR="0059086F" w:rsidRPr="0059086F" w:rsidRDefault="0059086F" w:rsidP="0059086F">
            <w:pPr>
              <w:spacing w:line="276" w:lineRule="auto"/>
              <w:jc w:val="both"/>
              <w:rPr>
                <w:szCs w:val="24"/>
                <w:lang w:val="en-US"/>
              </w:rPr>
            </w:pPr>
            <w:r w:rsidRPr="0059086F">
              <w:rPr>
                <w:szCs w:val="24"/>
                <w:lang w:val="en-US"/>
              </w:rPr>
              <w:t>G</w:t>
            </w:r>
          </w:p>
        </w:tc>
        <w:tc>
          <w:tcPr>
            <w:tcW w:w="5670" w:type="dxa"/>
          </w:tcPr>
          <w:p w14:paraId="72BF7F46" w14:textId="77777777" w:rsidR="0059086F" w:rsidRPr="0059086F" w:rsidRDefault="00337C99" w:rsidP="0059086F">
            <w:pPr>
              <w:spacing w:line="276" w:lineRule="auto"/>
              <w:jc w:val="both"/>
              <w:rPr>
                <w:szCs w:val="24"/>
                <w:lang w:val="en-US"/>
              </w:rPr>
            </w:pPr>
            <w:r>
              <w:rPr>
                <w:szCs w:val="24"/>
                <w:lang w:val="en-US"/>
              </w:rPr>
              <w:t>B</w:t>
            </w:r>
            <w:r w:rsidR="0059086F" w:rsidRPr="0059086F">
              <w:rPr>
                <w:szCs w:val="24"/>
                <w:lang w:val="en-US"/>
              </w:rPr>
              <w:t>inary measure, G=1 if degree &gt; 1</w:t>
            </w:r>
          </w:p>
        </w:tc>
        <w:tc>
          <w:tcPr>
            <w:tcW w:w="1985" w:type="dxa"/>
          </w:tcPr>
          <w:p w14:paraId="37829385"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0178C63B" w14:textId="77777777" w:rsidTr="005C2D7F">
        <w:trPr>
          <w:trHeight w:val="438"/>
        </w:trPr>
        <w:tc>
          <w:tcPr>
            <w:tcW w:w="1242" w:type="dxa"/>
          </w:tcPr>
          <w:p w14:paraId="7CB7E333" w14:textId="77777777" w:rsidR="0059086F" w:rsidRPr="0059086F" w:rsidRDefault="0059086F" w:rsidP="0059086F">
            <w:pPr>
              <w:spacing w:line="276" w:lineRule="auto"/>
              <w:jc w:val="both"/>
              <w:rPr>
                <w:szCs w:val="24"/>
                <w:lang w:val="en-US"/>
              </w:rPr>
            </w:pPr>
            <w:r w:rsidRPr="0059086F">
              <w:rPr>
                <w:szCs w:val="24"/>
                <w:lang w:val="en-US"/>
              </w:rPr>
              <w:t>SPD</w:t>
            </w:r>
          </w:p>
        </w:tc>
        <w:tc>
          <w:tcPr>
            <w:tcW w:w="5670" w:type="dxa"/>
          </w:tcPr>
          <w:p w14:paraId="35941B48" w14:textId="77777777" w:rsidR="0059086F" w:rsidRPr="0059086F" w:rsidRDefault="00337C99" w:rsidP="0059086F">
            <w:pPr>
              <w:spacing w:line="276" w:lineRule="auto"/>
              <w:jc w:val="both"/>
              <w:rPr>
                <w:szCs w:val="24"/>
                <w:lang w:val="en-US"/>
              </w:rPr>
            </w:pPr>
            <w:r>
              <w:rPr>
                <w:szCs w:val="24"/>
                <w:lang w:val="en-US"/>
              </w:rPr>
              <w:t>M</w:t>
            </w:r>
            <w:r w:rsidR="0059086F" w:rsidRPr="0059086F">
              <w:rPr>
                <w:szCs w:val="24"/>
                <w:lang w:val="en-US"/>
              </w:rPr>
              <w:t>ean pairwise phylogenetic distance between all hosts</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[35]</w:t>
            </w:r>
            <w:r w:rsidR="007A505A">
              <w:rPr>
                <w:szCs w:val="24"/>
                <w:lang w:val="en-US"/>
              </w:rPr>
              <w:fldChar w:fldCharType="end"/>
            </w:r>
            <w:r w:rsidR="003542CA">
              <w:rPr>
                <w:szCs w:val="24"/>
                <w:lang w:val="en-US"/>
              </w:rPr>
              <w:t>, SPD = 0 for G=0.</w:t>
            </w:r>
          </w:p>
        </w:tc>
        <w:tc>
          <w:tcPr>
            <w:tcW w:w="1985" w:type="dxa"/>
          </w:tcPr>
          <w:p w14:paraId="0DE76776" w14:textId="77777777" w:rsidR="0059086F" w:rsidRPr="0059086F" w:rsidRDefault="0059086F" w:rsidP="0059086F">
            <w:pPr>
              <w:spacing w:line="276" w:lineRule="auto"/>
              <w:jc w:val="both"/>
              <w:rPr>
                <w:szCs w:val="24"/>
                <w:lang w:val="en-US"/>
              </w:rPr>
            </w:pPr>
            <w:proofErr w:type="gramStart"/>
            <w:r w:rsidRPr="0059086F">
              <w:rPr>
                <w:szCs w:val="24"/>
                <w:lang w:val="en-US"/>
              </w:rPr>
              <w:t>phylogenetic</w:t>
            </w:r>
            <w:proofErr w:type="gramEnd"/>
          </w:p>
        </w:tc>
      </w:tr>
      <w:tr w:rsidR="0059086F" w:rsidRPr="0059086F" w14:paraId="119BABA3" w14:textId="77777777" w:rsidTr="005C2D7F">
        <w:trPr>
          <w:trHeight w:val="1041"/>
        </w:trPr>
        <w:tc>
          <w:tcPr>
            <w:tcW w:w="1242" w:type="dxa"/>
          </w:tcPr>
          <w:p w14:paraId="115966EE" w14:textId="77777777" w:rsidR="0059086F" w:rsidRPr="0059086F" w:rsidRDefault="0059086F" w:rsidP="0059086F">
            <w:pPr>
              <w:spacing w:line="276" w:lineRule="auto"/>
              <w:jc w:val="both"/>
              <w:rPr>
                <w:szCs w:val="24"/>
                <w:lang w:val="en-US"/>
              </w:rPr>
            </w:pPr>
            <w:commentRangeStart w:id="674"/>
            <w:r w:rsidRPr="0059086F">
              <w:rPr>
                <w:szCs w:val="24"/>
                <w:lang w:val="en-US"/>
              </w:rPr>
              <w:t>PD</w:t>
            </w:r>
            <w:r w:rsidR="003542CA">
              <w:rPr>
                <w:szCs w:val="24"/>
                <w:lang w:val="en-US"/>
              </w:rPr>
              <w:t xml:space="preserve"> </w:t>
            </w:r>
            <w:commentRangeEnd w:id="674"/>
            <w:r w:rsidR="00B34BF1">
              <w:rPr>
                <w:rStyle w:val="CommentReference"/>
              </w:rPr>
              <w:commentReference w:id="674"/>
            </w:r>
          </w:p>
        </w:tc>
        <w:tc>
          <w:tcPr>
            <w:tcW w:w="5670" w:type="dxa"/>
          </w:tcPr>
          <w:p w14:paraId="2DCE735B" w14:textId="77777777" w:rsidR="0059086F" w:rsidRPr="0059086F" w:rsidRDefault="003542CA" w:rsidP="0059086F">
            <w:pPr>
              <w:spacing w:line="276" w:lineRule="auto"/>
              <w:jc w:val="both"/>
              <w:rPr>
                <w:szCs w:val="24"/>
                <w:lang w:val="en-US"/>
              </w:rPr>
            </w:pPr>
            <w:r>
              <w:rPr>
                <w:szCs w:val="24"/>
                <w:lang w:val="en-US"/>
              </w:rPr>
              <w:t xml:space="preserve">Faith’s phylogenetic distance, </w:t>
            </w:r>
            <w:r w:rsidR="0059086F" w:rsidRPr="0059086F">
              <w:rPr>
                <w:szCs w:val="24"/>
                <w:lang w:val="en-US"/>
              </w:rPr>
              <w:t>minimum total length of all the phylogenetic branches required to span all hosts on the phylogenetic tree</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[36]</w:t>
            </w:r>
            <w:r w:rsidR="007A505A">
              <w:rPr>
                <w:szCs w:val="24"/>
                <w:lang w:val="en-US"/>
              </w:rPr>
              <w:fldChar w:fldCharType="end"/>
            </w:r>
            <w:r>
              <w:rPr>
                <w:szCs w:val="24"/>
                <w:lang w:val="en-US"/>
              </w:rPr>
              <w:t>, PD = NA for G=0</w:t>
            </w:r>
          </w:p>
        </w:tc>
        <w:tc>
          <w:tcPr>
            <w:tcW w:w="1985" w:type="dxa"/>
          </w:tcPr>
          <w:p w14:paraId="642C468E" w14:textId="77777777" w:rsidR="0059086F" w:rsidRPr="0059086F" w:rsidRDefault="003542CA" w:rsidP="0059086F">
            <w:pPr>
              <w:spacing w:line="276" w:lineRule="auto"/>
              <w:jc w:val="both"/>
              <w:rPr>
                <w:szCs w:val="24"/>
                <w:lang w:val="en-US"/>
              </w:rPr>
            </w:pPr>
            <w:proofErr w:type="gramStart"/>
            <w:r>
              <w:rPr>
                <w:szCs w:val="24"/>
                <w:lang w:val="en-US"/>
              </w:rPr>
              <w:t>p</w:t>
            </w:r>
            <w:r w:rsidR="0059086F" w:rsidRPr="0059086F">
              <w:rPr>
                <w:szCs w:val="24"/>
                <w:lang w:val="en-US"/>
              </w:rPr>
              <w:t>hylogenetic</w:t>
            </w:r>
            <w:proofErr w:type="gramEnd"/>
          </w:p>
        </w:tc>
      </w:tr>
      <w:tr w:rsidR="003542CA" w:rsidRPr="0059086F" w14:paraId="710FD802" w14:textId="77777777" w:rsidTr="005C2D7F">
        <w:trPr>
          <w:trHeight w:val="1041"/>
        </w:trPr>
        <w:tc>
          <w:tcPr>
            <w:tcW w:w="1242" w:type="dxa"/>
          </w:tcPr>
          <w:p w14:paraId="1C14598B" w14:textId="77777777" w:rsidR="003542CA" w:rsidRPr="0059086F" w:rsidRDefault="003542CA" w:rsidP="0059086F">
            <w:pPr>
              <w:spacing w:line="276" w:lineRule="auto"/>
              <w:jc w:val="both"/>
              <w:rPr>
                <w:szCs w:val="24"/>
                <w:lang w:val="en-US"/>
              </w:rPr>
            </w:pPr>
            <w:commentRangeStart w:id="675"/>
            <w:r>
              <w:rPr>
                <w:szCs w:val="24"/>
                <w:lang w:val="en-US"/>
              </w:rPr>
              <w:t>SES</w:t>
            </w:r>
            <w:commentRangeEnd w:id="675"/>
            <w:r w:rsidR="00D70908">
              <w:rPr>
                <w:rStyle w:val="CommentReference"/>
              </w:rPr>
              <w:commentReference w:id="675"/>
            </w:r>
            <w:r>
              <w:rPr>
                <w:szCs w:val="24"/>
                <w:lang w:val="en-US"/>
              </w:rPr>
              <w:t>-</w:t>
            </w:r>
            <w:commentRangeStart w:id="676"/>
            <w:r>
              <w:rPr>
                <w:szCs w:val="24"/>
                <w:lang w:val="en-US"/>
              </w:rPr>
              <w:t>PD</w:t>
            </w:r>
            <w:commentRangeEnd w:id="676"/>
            <w:r w:rsidR="00D77BE6">
              <w:rPr>
                <w:rStyle w:val="CommentReference"/>
              </w:rPr>
              <w:commentReference w:id="676"/>
            </w:r>
          </w:p>
        </w:tc>
        <w:tc>
          <w:tcPr>
            <w:tcW w:w="5670" w:type="dxa"/>
          </w:tcPr>
          <w:p w14:paraId="53BBEE5B" w14:textId="77777777" w:rsidR="003542CA" w:rsidRPr="0059086F" w:rsidRDefault="00337C99" w:rsidP="007573BC">
            <w:pPr>
              <w:spacing w:line="276" w:lineRule="auto"/>
              <w:jc w:val="both"/>
              <w:rPr>
                <w:szCs w:val="24"/>
                <w:lang w:val="en-US"/>
              </w:rPr>
            </w:pPr>
            <w:r>
              <w:rPr>
                <w:szCs w:val="24"/>
                <w:lang w:val="en-US"/>
              </w:rPr>
              <w:t>S</w:t>
            </w:r>
            <w:r w:rsidR="003542CA" w:rsidRPr="003542CA">
              <w:rPr>
                <w:szCs w:val="24"/>
                <w:lang w:val="en-US"/>
              </w:rPr>
              <w:t xml:space="preserve">tandardized </w:t>
            </w:r>
            <w:r>
              <w:rPr>
                <w:szCs w:val="24"/>
                <w:lang w:val="en-US"/>
              </w:rPr>
              <w:t>E</w:t>
            </w:r>
            <w:r w:rsidR="003542CA" w:rsidRPr="003542CA">
              <w:rPr>
                <w:szCs w:val="24"/>
                <w:lang w:val="en-US"/>
              </w:rPr>
              <w:t>ffect</w:t>
            </w:r>
            <w:r>
              <w:rPr>
                <w:szCs w:val="24"/>
                <w:lang w:val="en-US"/>
              </w:rPr>
              <w:t xml:space="preserve"> S</w:t>
            </w:r>
            <w:r w:rsidR="003542CA">
              <w:rPr>
                <w:szCs w:val="24"/>
                <w:lang w:val="en-US"/>
              </w:rPr>
              <w:t xml:space="preserve">ize of PD </w:t>
            </w:r>
            <w:r w:rsidR="003542CA" w:rsidRPr="003542CA">
              <w:rPr>
                <w:szCs w:val="24"/>
                <w:lang w:val="en-US"/>
              </w:rPr>
              <w:t>based on 1000 runs</w:t>
            </w:r>
            <w:r w:rsidR="007573BC">
              <w:rPr>
                <w:szCs w:val="24"/>
                <w:lang w:val="en-US"/>
              </w:rPr>
              <w:t xml:space="preserve">, </w:t>
            </w:r>
            <w:r w:rsidR="007573BC" w:rsidRPr="00FC610B">
              <w:rPr>
                <w:rFonts w:ascii="Helvetica" w:eastAsia="ＭＳ 明朝" w:hAnsi="Helvetica" w:cs="Helvetica"/>
                <w:szCs w:val="24"/>
                <w:lang w:val="en-US" w:eastAsia="en-US"/>
              </w:rPr>
              <w:t>with a negative value indicating that the observed tree length is smaller (the hosts are more closely related) than what you might find by chance</w:t>
            </w:r>
          </w:p>
        </w:tc>
        <w:tc>
          <w:tcPr>
            <w:tcW w:w="1985" w:type="dxa"/>
          </w:tcPr>
          <w:p w14:paraId="6BB3F01F" w14:textId="77777777" w:rsidR="003542CA" w:rsidRPr="0059086F" w:rsidRDefault="003542CA" w:rsidP="0059086F">
            <w:pPr>
              <w:spacing w:line="276" w:lineRule="auto"/>
              <w:jc w:val="both"/>
              <w:rPr>
                <w:szCs w:val="24"/>
                <w:lang w:val="en-US"/>
              </w:rPr>
            </w:pPr>
            <w:proofErr w:type="gramStart"/>
            <w:r>
              <w:rPr>
                <w:szCs w:val="24"/>
                <w:lang w:val="en-US"/>
              </w:rPr>
              <w:t>phylogenetic</w:t>
            </w:r>
            <w:proofErr w:type="gramEnd"/>
          </w:p>
        </w:tc>
      </w:tr>
    </w:tbl>
    <w:p w14:paraId="07DEC395" w14:textId="77777777" w:rsidR="006473CD" w:rsidRPr="00EE0AED" w:rsidRDefault="006473CD" w:rsidP="006473CD">
      <w:pPr>
        <w:spacing w:line="276" w:lineRule="auto"/>
        <w:jc w:val="both"/>
        <w:rPr>
          <w:szCs w:val="24"/>
          <w:highlight w:val="yellow"/>
          <w:lang w:val="en-US"/>
        </w:rPr>
      </w:pPr>
    </w:p>
    <w:p w14:paraId="0801F28A" w14:textId="77777777" w:rsidR="002F2736" w:rsidRPr="003542CA" w:rsidRDefault="006473CD" w:rsidP="006473CD">
      <w:pPr>
        <w:spacing w:line="276" w:lineRule="auto"/>
        <w:jc w:val="both"/>
        <w:rPr>
          <w:szCs w:val="24"/>
          <w:lang w:val="en-US"/>
        </w:rPr>
      </w:pPr>
      <w:r w:rsidRPr="003542CA">
        <w:rPr>
          <w:szCs w:val="24"/>
          <w:lang w:val="en-US"/>
        </w:rPr>
        <w:t xml:space="preserve">A UPGMA tree was calculated from the full distance matrix using </w:t>
      </w:r>
      <w:proofErr w:type="spellStart"/>
      <w:r w:rsidRPr="003542CA">
        <w:rPr>
          <w:i/>
          <w:szCs w:val="24"/>
          <w:lang w:val="en-US"/>
        </w:rPr>
        <w:t>phangorn</w:t>
      </w:r>
      <w:proofErr w:type="spellEnd"/>
      <w:r w:rsidRPr="003542CA">
        <w:rPr>
          <w:szCs w:val="24"/>
          <w:lang w:val="en-US"/>
        </w:rPr>
        <w:t xml:space="preserve"> in R </w:t>
      </w:r>
      <w:r w:rsidR="00C5308B" w:rsidRPr="003542CA">
        <w:rPr>
          <w:szCs w:val="24"/>
          <w:lang w:val="en-US"/>
        </w:rPr>
        <w:fldChar w:fldCharType="begin" w:fldLock="1"/>
      </w:r>
      <w:r w:rsidR="0025264C">
        <w:rPr>
          <w:szCs w:val="24"/>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[37]</w:t>
      </w:r>
      <w:r w:rsidR="00C5308B" w:rsidRPr="003542CA">
        <w:rPr>
          <w:szCs w:val="24"/>
          <w:lang w:val="en-US"/>
        </w:rPr>
        <w:fldChar w:fldCharType="end"/>
      </w:r>
      <w:r w:rsidRPr="003542CA">
        <w:rPr>
          <w:szCs w:val="24"/>
          <w:lang w:val="en-US"/>
        </w:rPr>
        <w:t xml:space="preserve"> and the tree reordered from root to tip so that edges from the root node were listed first (‘</w:t>
      </w:r>
      <w:proofErr w:type="spellStart"/>
      <w:r w:rsidRPr="003542CA">
        <w:rPr>
          <w:szCs w:val="24"/>
          <w:lang w:val="en-US"/>
        </w:rPr>
        <w:t>cladewise</w:t>
      </w:r>
      <w:proofErr w:type="spellEnd"/>
      <w:r w:rsidRPr="003542CA">
        <w:rPr>
          <w:szCs w:val="24"/>
          <w:lang w:val="en-US"/>
        </w:rPr>
        <w:t xml:space="preserve">’ reordering). Our final list of host-parasite associations was converted to a binary ‘community data matrix’ with parasites as rows and hosts as columns (1 indicates a recorded association, 0 indicates no record). </w:t>
      </w:r>
    </w:p>
    <w:p w14:paraId="4DC24F94" w14:textId="77777777" w:rsidR="006473CD" w:rsidRPr="006473CD" w:rsidRDefault="006473CD" w:rsidP="006473CD">
      <w:pPr>
        <w:spacing w:line="276" w:lineRule="auto"/>
        <w:jc w:val="both"/>
        <w:rPr>
          <w:szCs w:val="24"/>
          <w:lang w:val="en-US"/>
        </w:rPr>
      </w:pPr>
      <w:r w:rsidRPr="003542CA">
        <w:rPr>
          <w:szCs w:val="24"/>
          <w:lang w:val="en-US"/>
        </w:rPr>
        <w:t>Faith’s phylogenetic diversity index (P</w:t>
      </w:r>
      <w:r w:rsidR="00A71C04" w:rsidRPr="003542CA">
        <w:rPr>
          <w:szCs w:val="24"/>
          <w:lang w:val="en-US"/>
        </w:rPr>
        <w:t>D</w:t>
      </w:r>
      <w:r w:rsidRPr="003542CA">
        <w:rPr>
          <w:szCs w:val="24"/>
          <w:lang w:val="en-US"/>
        </w:rPr>
        <w:t xml:space="preserve">; here, the length of the host tree with the root excluded) </w:t>
      </w:r>
      <w:r w:rsidR="00AE2C42" w:rsidRPr="003542CA">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szCs w:val="24"/>
          <w:lang w:val="en-US"/>
        </w:rPr>
        <w:fldChar w:fldCharType="separate"/>
      </w:r>
      <w:r w:rsidR="00C61DD8" w:rsidRPr="00C61DD8">
        <w:rPr>
          <w:noProof/>
          <w:szCs w:val="24"/>
          <w:lang w:val="en-US"/>
        </w:rPr>
        <w:t>[19,36]</w:t>
      </w:r>
      <w:r w:rsidR="00AE2C42" w:rsidRPr="003542CA">
        <w:rPr>
          <w:szCs w:val="24"/>
          <w:lang w:val="en-US"/>
        </w:rPr>
        <w:fldChar w:fldCharType="end"/>
      </w:r>
      <w:r w:rsidRPr="003542CA">
        <w:rPr>
          <w:szCs w:val="24"/>
          <w:lang w:val="en-US"/>
        </w:rPr>
        <w:t xml:space="preserve"> was generated for all parasites using </w:t>
      </w:r>
      <w:r w:rsidRPr="003542CA">
        <w:rPr>
          <w:i/>
          <w:szCs w:val="24"/>
          <w:lang w:val="en-US"/>
        </w:rPr>
        <w:t>picante</w:t>
      </w:r>
      <w:r w:rsidRPr="003542CA">
        <w:rPr>
          <w:szCs w:val="24"/>
          <w:lang w:val="en-US"/>
        </w:rPr>
        <w:t xml:space="preserve"> in R</w:t>
      </w:r>
      <w:r w:rsidR="00A71C04" w:rsidRPr="003542CA">
        <w:rPr>
          <w:szCs w:val="24"/>
          <w:lang w:val="en-US"/>
        </w:rPr>
        <w:t xml:space="preserve"> </w:t>
      </w:r>
      <w:r w:rsidR="00C5308B" w:rsidRPr="003542CA">
        <w:rPr>
          <w:szCs w:val="24"/>
          <w:lang w:val="en-US"/>
        </w:rPr>
        <w:fldChar w:fldCharType="begin" w:fldLock="1"/>
      </w:r>
      <w:r w:rsidR="0025264C">
        <w:rPr>
          <w:szCs w:val="24"/>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[38]</w:t>
      </w:r>
      <w:r w:rsidR="00C5308B" w:rsidRPr="003542CA">
        <w:rPr>
          <w:szCs w:val="24"/>
          <w:lang w:val="en-US"/>
        </w:rPr>
        <w:fldChar w:fldCharType="end"/>
      </w:r>
      <w:r w:rsidRPr="003542CA">
        <w:rPr>
          <w:szCs w:val="24"/>
          <w:lang w:val="en-US"/>
        </w:rPr>
        <w:t xml:space="preserve">. We used the </w:t>
      </w:r>
      <w:proofErr w:type="spellStart"/>
      <w:r w:rsidRPr="003542CA">
        <w:rPr>
          <w:szCs w:val="24"/>
          <w:lang w:val="en-US"/>
        </w:rPr>
        <w:t>ses.pd</w:t>
      </w:r>
      <w:proofErr w:type="spellEnd"/>
      <w:r w:rsidRPr="003542CA">
        <w:rPr>
          <w:szCs w:val="24"/>
          <w:lang w:val="en-US"/>
        </w:rPr>
        <w:t xml:space="preserve"> function implemented in </w:t>
      </w:r>
      <w:r w:rsidRPr="003542CA">
        <w:rPr>
          <w:i/>
          <w:szCs w:val="24"/>
          <w:lang w:val="en-US"/>
        </w:rPr>
        <w:t>picante</w:t>
      </w:r>
      <w:r w:rsidRPr="003542CA">
        <w:rPr>
          <w:szCs w:val="24"/>
          <w:lang w:val="en-US"/>
        </w:rPr>
        <w:t xml:space="preserve"> to generate the standardized effect size of phylogenetic diversity (S</w:t>
      </w:r>
      <w:r w:rsidR="003542CA">
        <w:rPr>
          <w:szCs w:val="24"/>
          <w:lang w:val="en-US"/>
        </w:rPr>
        <w:t>ES-PD</w:t>
      </w:r>
      <w:r w:rsidRPr="003542CA">
        <w:rPr>
          <w:szCs w:val="24"/>
          <w:lang w:val="en-US"/>
        </w:rPr>
        <w:t>) based on 1000 runs.  S</w:t>
      </w:r>
      <w:r w:rsidR="003542CA">
        <w:rPr>
          <w:szCs w:val="24"/>
          <w:lang w:val="en-US"/>
        </w:rPr>
        <w:t>ES-PD</w:t>
      </w:r>
      <w:r w:rsidRPr="003542CA">
        <w:rPr>
          <w:szCs w:val="24"/>
          <w:lang w:val="en-US"/>
        </w:rPr>
        <w:t xml:space="preserve"> compares the actual Faith’s </w:t>
      </w:r>
      <w:r w:rsidR="00AE2C42" w:rsidRPr="003542CA">
        <w:rPr>
          <w:szCs w:val="24"/>
          <w:lang w:val="en-US"/>
        </w:rPr>
        <w:t xml:space="preserve">PD </w:t>
      </w:r>
      <w:r w:rsidRPr="003542CA">
        <w:rPr>
          <w:szCs w:val="24"/>
          <w:lang w:val="en-US"/>
        </w:rPr>
        <w:t xml:space="preserve">value for each parasite to a summary of </w:t>
      </w:r>
      <w:r w:rsidRPr="003542CA">
        <w:rPr>
          <w:szCs w:val="24"/>
          <w:lang w:val="en-US"/>
        </w:rPr>
        <w:lastRenderedPageBreak/>
        <w:t xml:space="preserve">the metric calculated after repeatedly shuffling taxa labels of all taxa in the phylogeny in order to assess if </w:t>
      </w:r>
      <w:proofErr w:type="spellStart"/>
      <w:r w:rsidRPr="003542CA">
        <w:rPr>
          <w:szCs w:val="24"/>
          <w:lang w:val="en-US"/>
        </w:rPr>
        <w:t>phylodiversity</w:t>
      </w:r>
      <w:proofErr w:type="spellEnd"/>
      <w:r w:rsidRPr="003542CA">
        <w:rPr>
          <w:szCs w:val="24"/>
          <w:lang w:val="en-US"/>
        </w:rPr>
        <w:t xml:space="preserve"> is high or low for a given number of hosts.</w:t>
      </w:r>
    </w:p>
    <w:p w14:paraId="3273CA7E" w14:textId="77777777" w:rsidR="006473CD" w:rsidRDefault="006473CD" w:rsidP="006473CD">
      <w:pPr>
        <w:spacing w:line="276" w:lineRule="auto"/>
        <w:jc w:val="both"/>
        <w:rPr>
          <w:szCs w:val="24"/>
        </w:rPr>
      </w:pPr>
    </w:p>
    <w:p w14:paraId="1F2C0291" w14:textId="77777777" w:rsidR="00AE2C42" w:rsidRDefault="00AE2C42" w:rsidP="006473CD">
      <w:pPr>
        <w:spacing w:line="276" w:lineRule="auto"/>
        <w:jc w:val="both"/>
        <w:rPr>
          <w:szCs w:val="24"/>
        </w:rPr>
      </w:pPr>
    </w:p>
    <w:p w14:paraId="766B3064" w14:textId="77777777" w:rsidR="00AE2C42" w:rsidRDefault="00AE2C42" w:rsidP="006473CD">
      <w:pPr>
        <w:spacing w:line="276" w:lineRule="auto"/>
        <w:jc w:val="both"/>
        <w:rPr>
          <w:szCs w:val="24"/>
        </w:rPr>
      </w:pPr>
    </w:p>
    <w:p w14:paraId="092C639E" w14:textId="77777777" w:rsidR="00AE2C42" w:rsidRPr="006473CD" w:rsidRDefault="00AE2C42" w:rsidP="006473CD">
      <w:pPr>
        <w:spacing w:line="276" w:lineRule="auto"/>
        <w:jc w:val="both"/>
        <w:rPr>
          <w:szCs w:val="24"/>
        </w:rPr>
      </w:pPr>
    </w:p>
    <w:p w14:paraId="06F65E79" w14:textId="77777777" w:rsidR="006473CD" w:rsidRPr="003542CA" w:rsidRDefault="006473CD" w:rsidP="006473CD">
      <w:pPr>
        <w:spacing w:line="276" w:lineRule="auto"/>
        <w:jc w:val="both"/>
        <w:rPr>
          <w:i/>
          <w:szCs w:val="24"/>
        </w:rPr>
      </w:pPr>
      <w:r w:rsidRPr="003542CA">
        <w:rPr>
          <w:i/>
          <w:szCs w:val="24"/>
        </w:rPr>
        <w:t>Data analysis</w:t>
      </w:r>
    </w:p>
    <w:p w14:paraId="3492F2AB" w14:textId="77777777" w:rsidR="00AE2C42" w:rsidRDefault="006473CD" w:rsidP="006473CD">
      <w:pPr>
        <w:spacing w:line="276" w:lineRule="auto"/>
        <w:jc w:val="both"/>
        <w:rPr>
          <w:szCs w:val="24"/>
          <w:lang w:val="en-US"/>
        </w:rPr>
      </w:pPr>
      <w:r w:rsidRPr="006473CD">
        <w:rPr>
          <w:szCs w:val="24"/>
          <w:lang w:val="en-US"/>
        </w:rPr>
        <w:t xml:space="preserve">The </w:t>
      </w:r>
      <w:proofErr w:type="spellStart"/>
      <w:r w:rsidRPr="006473CD">
        <w:rPr>
          <w:szCs w:val="24"/>
          <w:lang w:val="en-US"/>
        </w:rPr>
        <w:t>generalism</w:t>
      </w:r>
      <w:proofErr w:type="spellEnd"/>
      <w:r w:rsidRPr="006473CD">
        <w:rPr>
          <w:szCs w:val="24"/>
          <w:lang w:val="en-US"/>
        </w:rPr>
        <w:t xml:space="preserve"> metrics for each parasite species were compared to </w:t>
      </w:r>
      <w:r w:rsidR="002F2736">
        <w:rPr>
          <w:szCs w:val="24"/>
          <w:lang w:val="en-US"/>
        </w:rPr>
        <w:t>parasite traits to t</w:t>
      </w:r>
      <w:commentRangeStart w:id="677"/>
      <w:r w:rsidR="002F2736">
        <w:rPr>
          <w:szCs w:val="24"/>
          <w:lang w:val="en-US"/>
        </w:rPr>
        <w:t>est the model predictions</w:t>
      </w:r>
      <w:r w:rsidR="006B1194">
        <w:rPr>
          <w:szCs w:val="24"/>
          <w:lang w:val="en-US"/>
        </w:rPr>
        <w:t xml:space="preserve"> that </w:t>
      </w:r>
      <w:proofErr w:type="spellStart"/>
      <w:r w:rsidR="006B1194">
        <w:rPr>
          <w:szCs w:val="24"/>
          <w:lang w:val="en-US"/>
        </w:rPr>
        <w:t>generalism</w:t>
      </w:r>
      <w:proofErr w:type="spellEnd"/>
      <w:r w:rsidR="006B1194">
        <w:rPr>
          <w:szCs w:val="24"/>
          <w:lang w:val="en-US"/>
        </w:rPr>
        <w:t xml:space="preserve"> should be positively correlated with host body size and negatively correlated with temperature.</w:t>
      </w:r>
      <w:r w:rsidRPr="006473CD">
        <w:rPr>
          <w:szCs w:val="24"/>
          <w:lang w:val="en-US"/>
        </w:rPr>
        <w:t xml:space="preserve"> </w:t>
      </w:r>
      <w:commentRangeEnd w:id="677"/>
      <w:r w:rsidR="000C2410">
        <w:rPr>
          <w:rStyle w:val="CommentReference"/>
        </w:rPr>
        <w:commentReference w:id="677"/>
      </w:r>
    </w:p>
    <w:p w14:paraId="04745222" w14:textId="77777777" w:rsidR="00AE2C42" w:rsidRDefault="00AE2C42" w:rsidP="006473CD">
      <w:pPr>
        <w:spacing w:line="276" w:lineRule="auto"/>
        <w:jc w:val="both"/>
        <w:rPr>
          <w:szCs w:val="24"/>
          <w:lang w:val="en-US"/>
        </w:rPr>
      </w:pPr>
    </w:p>
    <w:p w14:paraId="7D7F84D1" w14:textId="77777777" w:rsidR="006473CD" w:rsidRPr="006473CD" w:rsidRDefault="006473CD" w:rsidP="006473CD">
      <w:pPr>
        <w:spacing w:line="276" w:lineRule="auto"/>
        <w:jc w:val="both"/>
        <w:rPr>
          <w:szCs w:val="24"/>
          <w:lang w:val="en-US"/>
        </w:rPr>
      </w:pPr>
      <w:r w:rsidRPr="006473CD">
        <w:rPr>
          <w:szCs w:val="24"/>
          <w:lang w:val="en-US"/>
        </w:rPr>
        <w:t xml:space="preserve">Metrics for parasites with direct or trophic life cycles were compared to summary measures (mean, maximum, and coefficient of variation (CV)) of the </w:t>
      </w:r>
      <w:commentRangeStart w:id="678"/>
      <w:r w:rsidRPr="006473CD">
        <w:rPr>
          <w:szCs w:val="24"/>
          <w:lang w:val="en-US"/>
        </w:rPr>
        <w:t xml:space="preserve">maximum length </w:t>
      </w:r>
      <w:commentRangeEnd w:id="678"/>
      <w:r w:rsidR="00076CEE">
        <w:rPr>
          <w:rStyle w:val="CommentReference"/>
        </w:rPr>
        <w:commentReference w:id="678"/>
      </w:r>
      <w:r w:rsidRPr="006473CD">
        <w:rPr>
          <w:szCs w:val="24"/>
          <w:lang w:val="en-US"/>
        </w:rPr>
        <w:t xml:space="preserve">reported for each of their hosts. Note that CV of the host length is only calculated for parasites with more than one host. </w:t>
      </w:r>
      <w:proofErr w:type="gramStart"/>
      <w:r w:rsidR="00752C50">
        <w:rPr>
          <w:szCs w:val="24"/>
          <w:lang w:val="en-US"/>
        </w:rPr>
        <w:t>y</w:t>
      </w:r>
      <w:proofErr w:type="gramEnd"/>
      <w:r w:rsidR="00752C50">
        <w:rPr>
          <w:szCs w:val="24"/>
          <w:lang w:val="en-US"/>
        </w:rPr>
        <w:t xml:space="preserve"> </w:t>
      </w:r>
      <w:proofErr w:type="spellStart"/>
      <w:r w:rsidR="00752C50">
        <w:rPr>
          <w:szCs w:val="24"/>
          <w:lang w:val="en-US"/>
        </w:rPr>
        <w:t>f</w:t>
      </w:r>
      <w:r w:rsidR="00752C50" w:rsidRPr="006473CD">
        <w:rPr>
          <w:szCs w:val="24"/>
          <w:lang w:val="en-US"/>
        </w:rPr>
        <w:t>parasites</w:t>
      </w:r>
      <w:proofErr w:type="spellEnd"/>
      <w:r w:rsidR="00752C50" w:rsidRPr="006473CD">
        <w:rPr>
          <w:szCs w:val="24"/>
          <w:lang w:val="en-US"/>
        </w:rPr>
        <w:t xml:space="preserve"> </w:t>
      </w:r>
      <w:r w:rsidRPr="006473CD">
        <w:rPr>
          <w:szCs w:val="24"/>
          <w:lang w:val="en-US"/>
        </w:rPr>
        <w:t xml:space="preserve">and </w:t>
      </w:r>
      <w:proofErr w:type="spellStart"/>
      <w:r w:rsidRPr="006473CD">
        <w:rPr>
          <w:szCs w:val="24"/>
          <w:lang w:val="en-US"/>
        </w:rPr>
        <w:t>ectoparasites</w:t>
      </w:r>
      <w:proofErr w:type="spellEnd"/>
      <w:r w:rsidRPr="006473CD">
        <w:rPr>
          <w:szCs w:val="24"/>
          <w:lang w:val="en-US"/>
        </w:rPr>
        <w:t xml:space="preserve"> were assessed separately, with an additional categorical length measure used for </w:t>
      </w:r>
      <w:proofErr w:type="spellStart"/>
      <w:r w:rsidRPr="006473CD">
        <w:rPr>
          <w:szCs w:val="24"/>
          <w:lang w:val="en-US"/>
        </w:rPr>
        <w:t>ectoparasites</w:t>
      </w:r>
      <w:proofErr w:type="spellEnd"/>
      <w:r w:rsidRPr="006473CD">
        <w:rPr>
          <w:szCs w:val="24"/>
          <w:lang w:val="en-US"/>
        </w:rPr>
        <w:t xml:space="preserve">, whereby the length summary measures were divided into a categorical variable according to quartiles. This was done to facilitate comparison with the model prediction that </w:t>
      </w:r>
      <w:proofErr w:type="spellStart"/>
      <w:r w:rsidRPr="006473CD">
        <w:rPr>
          <w:szCs w:val="24"/>
          <w:lang w:val="en-US"/>
        </w:rPr>
        <w:t>generalism</w:t>
      </w:r>
      <w:proofErr w:type="spellEnd"/>
      <w:r w:rsidRPr="006473CD">
        <w:rPr>
          <w:szCs w:val="24"/>
          <w:lang w:val="en-US"/>
        </w:rPr>
        <w:t xml:space="preserve"> should be unlikely for parasites of very large, or very small, hosts.</w:t>
      </w:r>
    </w:p>
    <w:p w14:paraId="2017350C" w14:textId="77777777" w:rsidR="006473CD" w:rsidRPr="006473CD" w:rsidRDefault="006473CD" w:rsidP="006473CD">
      <w:pPr>
        <w:spacing w:line="276" w:lineRule="auto"/>
        <w:jc w:val="both"/>
        <w:rPr>
          <w:szCs w:val="24"/>
          <w:lang w:val="en-US"/>
        </w:rPr>
      </w:pPr>
    </w:p>
    <w:p w14:paraId="355ACF39" w14:textId="77777777" w:rsidR="006473CD" w:rsidRPr="006473CD" w:rsidRDefault="002F2736" w:rsidP="006473CD">
      <w:pPr>
        <w:spacing w:line="276" w:lineRule="auto"/>
        <w:jc w:val="both"/>
        <w:rPr>
          <w:szCs w:val="24"/>
          <w:lang w:val="en-US"/>
        </w:rPr>
      </w:pPr>
      <w:r>
        <w:rPr>
          <w:szCs w:val="24"/>
          <w:lang w:val="en-US"/>
        </w:rPr>
        <w:t xml:space="preserve">As a </w:t>
      </w:r>
      <w:r w:rsidR="00AE2C42">
        <w:rPr>
          <w:szCs w:val="24"/>
          <w:lang w:val="en-US"/>
        </w:rPr>
        <w:t xml:space="preserve">rough </w:t>
      </w:r>
      <w:r>
        <w:rPr>
          <w:szCs w:val="24"/>
          <w:lang w:val="en-US"/>
        </w:rPr>
        <w:t>proxy for temperature, t</w:t>
      </w:r>
      <w:r w:rsidR="006473CD" w:rsidRPr="006473CD">
        <w:rPr>
          <w:szCs w:val="24"/>
          <w:lang w:val="en-US"/>
        </w:rPr>
        <w:t>he effect of geographic region on parasites with direct or trophic life cycle</w:t>
      </w:r>
      <w:r w:rsidR="00076CEE">
        <w:rPr>
          <w:szCs w:val="24"/>
          <w:lang w:val="en-US"/>
        </w:rPr>
        <w:t>s</w:t>
      </w:r>
      <w:r w:rsidR="006473CD" w:rsidRPr="006473CD">
        <w:rPr>
          <w:szCs w:val="24"/>
          <w:lang w:val="en-US"/>
        </w:rPr>
        <w:t xml:space="preserve"> was calculated for </w:t>
      </w:r>
      <w:proofErr w:type="spellStart"/>
      <w:r w:rsidR="006473CD" w:rsidRPr="006473CD">
        <w:rPr>
          <w:szCs w:val="24"/>
          <w:lang w:val="en-US"/>
        </w:rPr>
        <w:t>endoparasites</w:t>
      </w:r>
      <w:proofErr w:type="spellEnd"/>
      <w:r w:rsidR="006473CD" w:rsidRPr="006473CD">
        <w:rPr>
          <w:szCs w:val="24"/>
          <w:lang w:val="en-US"/>
        </w:rPr>
        <w:t xml:space="preserve"> and </w:t>
      </w:r>
      <w:proofErr w:type="spellStart"/>
      <w:r w:rsidR="006473CD" w:rsidRPr="006473CD">
        <w:rPr>
          <w:szCs w:val="24"/>
          <w:lang w:val="en-US"/>
        </w:rPr>
        <w:t>ectoparasites</w:t>
      </w:r>
      <w:proofErr w:type="spellEnd"/>
      <w:r w:rsidR="006473CD" w:rsidRPr="006473CD">
        <w:rPr>
          <w:szCs w:val="24"/>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szCs w:val="24"/>
          <w:lang w:val="en-US"/>
        </w:rPr>
        <w:t>Indopacific</w:t>
      </w:r>
      <w:proofErr w:type="spellEnd"/>
      <w:r w:rsidR="006473CD" w:rsidRPr="006473CD">
        <w:rPr>
          <w:szCs w:val="24"/>
          <w:lang w:val="en-US"/>
        </w:rPr>
        <w:t xml:space="preserve">, and </w:t>
      </w:r>
      <w:proofErr w:type="spellStart"/>
      <w:r w:rsidR="006473CD" w:rsidRPr="006473CD">
        <w:rPr>
          <w:szCs w:val="24"/>
          <w:lang w:val="en-US"/>
        </w:rPr>
        <w:t>Neotropical</w:t>
      </w:r>
      <w:proofErr w:type="spellEnd"/>
      <w:r w:rsidR="006473CD" w:rsidRPr="006473CD">
        <w:rPr>
          <w:szCs w:val="24"/>
          <w:lang w:val="en-US"/>
        </w:rPr>
        <w:t xml:space="preserve"> regions. Some host-parasite associations were reported in m</w:t>
      </w:r>
      <w:r w:rsidR="00CE6E3B">
        <w:rPr>
          <w:szCs w:val="24"/>
          <w:lang w:val="en-US"/>
        </w:rPr>
        <w:t>ore than one region, so for the</w:t>
      </w:r>
      <w:commentRangeStart w:id="679"/>
      <w:r w:rsidR="006473CD" w:rsidRPr="006473CD">
        <w:rPr>
          <w:szCs w:val="24"/>
          <w:lang w:val="en-US"/>
        </w:rPr>
        <w:t xml:space="preserve"> analysis </w:t>
      </w:r>
      <w:r w:rsidR="00CE6E3B">
        <w:rPr>
          <w:szCs w:val="24"/>
          <w:lang w:val="en-US"/>
        </w:rPr>
        <w:t xml:space="preserve">based on geographic regions </w:t>
      </w:r>
      <w:r w:rsidR="006473CD" w:rsidRPr="006473CD">
        <w:rPr>
          <w:szCs w:val="24"/>
          <w:lang w:val="en-US"/>
        </w:rPr>
        <w:t xml:space="preserve">the </w:t>
      </w:r>
      <w:proofErr w:type="spellStart"/>
      <w:r w:rsidR="006473CD" w:rsidRPr="006473CD">
        <w:rPr>
          <w:szCs w:val="24"/>
          <w:lang w:val="en-US"/>
        </w:rPr>
        <w:t>generalism</w:t>
      </w:r>
      <w:proofErr w:type="spellEnd"/>
      <w:r w:rsidR="006473CD" w:rsidRPr="006473CD">
        <w:rPr>
          <w:szCs w:val="24"/>
          <w:lang w:val="en-US"/>
        </w:rPr>
        <w:t xml:space="preserve"> metrics were calculated separately for each region. </w:t>
      </w:r>
      <w:commentRangeEnd w:id="679"/>
      <w:r w:rsidR="00076CEE">
        <w:rPr>
          <w:rStyle w:val="CommentReference"/>
        </w:rPr>
        <w:commentReference w:id="679"/>
      </w:r>
    </w:p>
    <w:p w14:paraId="77CC8A95" w14:textId="77777777" w:rsidR="006473CD" w:rsidRPr="006473CD" w:rsidRDefault="006473CD" w:rsidP="006473CD">
      <w:pPr>
        <w:spacing w:line="276" w:lineRule="auto"/>
        <w:jc w:val="both"/>
        <w:rPr>
          <w:szCs w:val="24"/>
          <w:lang w:val="en-US"/>
        </w:rPr>
      </w:pPr>
    </w:p>
    <w:p w14:paraId="7CED5DE7" w14:textId="77777777" w:rsidR="006473CD" w:rsidRPr="006473CD" w:rsidRDefault="006473CD" w:rsidP="006473CD">
      <w:pPr>
        <w:spacing w:line="276" w:lineRule="auto"/>
        <w:jc w:val="both"/>
        <w:rPr>
          <w:szCs w:val="24"/>
          <w:lang w:val="en-US"/>
        </w:rPr>
      </w:pPr>
      <w:r w:rsidRPr="006473CD">
        <w:rPr>
          <w:szCs w:val="24"/>
          <w:lang w:val="en-US"/>
        </w:rPr>
        <w:t xml:space="preserve">Because the </w:t>
      </w:r>
      <w:proofErr w:type="spellStart"/>
      <w:r w:rsidRPr="006473CD">
        <w:rPr>
          <w:szCs w:val="24"/>
          <w:lang w:val="en-US"/>
        </w:rPr>
        <w:t>generalism</w:t>
      </w:r>
      <w:proofErr w:type="spellEnd"/>
      <w:r w:rsidRPr="006473CD">
        <w:rPr>
          <w:szCs w:val="24"/>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szCs w:val="24"/>
          <w:lang w:val="en-US"/>
        </w:rPr>
        <w:t>glm.nb</w:t>
      </w:r>
      <w:proofErr w:type="spellEnd"/>
      <w:r w:rsidRPr="006473CD">
        <w:rPr>
          <w:szCs w:val="24"/>
          <w:lang w:val="en-US"/>
        </w:rPr>
        <w:t>(</w:t>
      </w:r>
      <w:proofErr w:type="gramEnd"/>
      <w:r w:rsidRPr="006473CD">
        <w:rPr>
          <w:szCs w:val="24"/>
          <w:lang w:val="en-US"/>
        </w:rPr>
        <w:t>) in R); for G, logistic regression (</w:t>
      </w:r>
      <w:proofErr w:type="spellStart"/>
      <w:r w:rsidRPr="006473CD">
        <w:rPr>
          <w:szCs w:val="24"/>
          <w:lang w:val="en-US"/>
        </w:rPr>
        <w:t>glm</w:t>
      </w:r>
      <w:proofErr w:type="spellEnd"/>
      <w:r w:rsidRPr="006473CD">
        <w:rPr>
          <w:szCs w:val="24"/>
          <w:lang w:val="en-US"/>
        </w:rPr>
        <w:t>(family="binomial") in R); and for PD</w:t>
      </w:r>
      <w:r w:rsidR="00752C50">
        <w:rPr>
          <w:szCs w:val="24"/>
          <w:lang w:val="en-US"/>
        </w:rPr>
        <w:t>,</w:t>
      </w:r>
      <w:r w:rsidRPr="006473CD">
        <w:rPr>
          <w:szCs w:val="24"/>
          <w:lang w:val="en-US"/>
        </w:rPr>
        <w:t xml:space="preserve"> SPD</w:t>
      </w:r>
      <w:r w:rsidR="00752C50">
        <w:rPr>
          <w:szCs w:val="24"/>
          <w:lang w:val="en-US"/>
        </w:rPr>
        <w:t>, and SES-PD</w:t>
      </w:r>
      <w:r w:rsidRPr="006473CD">
        <w:rPr>
          <w:szCs w:val="24"/>
          <w:lang w:val="en-US"/>
        </w:rPr>
        <w:t>, linear regression (lm() in R), with PD log transformed</w:t>
      </w:r>
      <w:r w:rsidR="00EB263B">
        <w:rPr>
          <w:szCs w:val="24"/>
          <w:lang w:val="en-US"/>
        </w:rPr>
        <w:t xml:space="preserve"> (log PD+0.01)</w:t>
      </w:r>
      <w:r w:rsidRPr="006473CD">
        <w:rPr>
          <w:szCs w:val="24"/>
          <w:lang w:val="en-US"/>
        </w:rPr>
        <w:t xml:space="preserve">. </w:t>
      </w:r>
    </w:p>
    <w:p w14:paraId="393856C9" w14:textId="77777777" w:rsidR="006473CD" w:rsidRPr="006473CD" w:rsidRDefault="006473CD" w:rsidP="006473CD">
      <w:pPr>
        <w:spacing w:line="276" w:lineRule="auto"/>
        <w:jc w:val="both"/>
        <w:rPr>
          <w:szCs w:val="24"/>
          <w:lang w:val="en-US"/>
        </w:rPr>
      </w:pPr>
    </w:p>
    <w:p w14:paraId="41663E34" w14:textId="77777777" w:rsidR="006473CD" w:rsidRPr="006473CD" w:rsidRDefault="006473CD" w:rsidP="006473CD">
      <w:pPr>
        <w:pStyle w:val="titlersos"/>
        <w:numPr>
          <w:ilvl w:val="0"/>
          <w:numId w:val="0"/>
        </w:numPr>
        <w:rPr>
          <w:rFonts w:ascii="Times New Roman" w:hAnsi="Times New Roman"/>
          <w:b w:val="0"/>
          <w:sz w:val="24"/>
          <w:szCs w:val="24"/>
        </w:rPr>
      </w:pPr>
    </w:p>
    <w:p w14:paraId="0A6D1AEC" w14:textId="77777777" w:rsidR="009C45A0" w:rsidRDefault="009C45A0">
      <w:pPr>
        <w:rPr>
          <w:b/>
          <w:szCs w:val="24"/>
        </w:rPr>
      </w:pPr>
      <w:r>
        <w:rPr>
          <w:szCs w:val="24"/>
        </w:rPr>
        <w:br w:type="page"/>
      </w:r>
    </w:p>
    <w:p w14:paraId="16AE94E5" w14:textId="77777777" w:rsidR="006473CD" w:rsidRPr="001473DB" w:rsidRDefault="006473CD" w:rsidP="006473CD">
      <w:pPr>
        <w:pStyle w:val="titlersos"/>
        <w:numPr>
          <w:ilvl w:val="0"/>
          <w:numId w:val="0"/>
        </w:numPr>
        <w:rPr>
          <w:rFonts w:ascii="Times New Roman" w:hAnsi="Times New Roman"/>
          <w:sz w:val="24"/>
          <w:szCs w:val="24"/>
        </w:rPr>
      </w:pPr>
      <w:commentRangeStart w:id="680"/>
      <w:r w:rsidRPr="001473DB">
        <w:rPr>
          <w:rFonts w:ascii="Times New Roman" w:hAnsi="Times New Roman"/>
          <w:sz w:val="24"/>
          <w:szCs w:val="24"/>
        </w:rPr>
        <w:lastRenderedPageBreak/>
        <w:t>Results</w:t>
      </w:r>
      <w:commentRangeEnd w:id="680"/>
      <w:r w:rsidR="00076CEE">
        <w:rPr>
          <w:rStyle w:val="CommentReference"/>
          <w:rFonts w:ascii="Times New Roman" w:hAnsi="Times New Roman"/>
          <w:b w:val="0"/>
        </w:rPr>
        <w:commentReference w:id="680"/>
      </w:r>
    </w:p>
    <w:p w14:paraId="4292E1C5" w14:textId="77777777" w:rsidR="006627E7" w:rsidRPr="00284EB9" w:rsidRDefault="006627E7" w:rsidP="00B34BF1">
      <w:pPr>
        <w:rPr>
          <w:i/>
          <w:szCs w:val="24"/>
          <w:lang w:val="en-US"/>
        </w:rPr>
      </w:pPr>
      <w:r w:rsidRPr="00284EB9">
        <w:rPr>
          <w:i/>
          <w:szCs w:val="24"/>
          <w:lang w:val="en-US"/>
        </w:rPr>
        <w:t>Pairwise genetic distances between hosts</w:t>
      </w:r>
    </w:p>
    <w:p w14:paraId="17EC0E79" w14:textId="77777777" w:rsidR="009B68D1" w:rsidRDefault="00FF337E" w:rsidP="00B34BF1">
      <w:pPr>
        <w:rPr>
          <w:szCs w:val="24"/>
          <w:lang w:val="en-US"/>
        </w:rPr>
      </w:pPr>
      <w:r>
        <w:rPr>
          <w:szCs w:val="24"/>
          <w:lang w:val="en-US"/>
        </w:rPr>
        <w:t xml:space="preserve">The total number of host species in our dataset was </w:t>
      </w:r>
      <w:r w:rsidR="00B50217">
        <w:rPr>
          <w:szCs w:val="24"/>
          <w:lang w:val="en-US"/>
        </w:rPr>
        <w:t>4621</w:t>
      </w:r>
      <w:r>
        <w:rPr>
          <w:szCs w:val="24"/>
          <w:lang w:val="en-US"/>
        </w:rPr>
        <w:t>. Pairwise genetic dist</w:t>
      </w:r>
      <w:r w:rsidR="006C6017">
        <w:rPr>
          <w:szCs w:val="24"/>
          <w:lang w:val="en-US"/>
        </w:rPr>
        <w:t xml:space="preserve">ances calculated using the </w:t>
      </w:r>
      <w:r>
        <w:rPr>
          <w:szCs w:val="24"/>
          <w:lang w:val="en-US"/>
        </w:rPr>
        <w:t xml:space="preserve">cytochrome oxidase 1 </w:t>
      </w:r>
      <w:r w:rsidR="006C6017">
        <w:rPr>
          <w:szCs w:val="24"/>
          <w:lang w:val="en-US"/>
        </w:rPr>
        <w:t xml:space="preserve">gene corresponded to those from </w:t>
      </w:r>
      <w:r w:rsidRPr="006473CD">
        <w:rPr>
          <w:szCs w:val="24"/>
          <w:lang w:val="en-US"/>
        </w:rPr>
        <w:t>cytochrome B</w:t>
      </w:r>
      <w:r>
        <w:rPr>
          <w:szCs w:val="24"/>
          <w:lang w:val="en-US"/>
        </w:rPr>
        <w:t xml:space="preserve"> </w:t>
      </w:r>
      <w:r w:rsidR="006627E7">
        <w:rPr>
          <w:szCs w:val="24"/>
          <w:lang w:val="en-US"/>
        </w:rPr>
        <w:t>(fig.</w:t>
      </w:r>
      <w:r w:rsidR="00254332">
        <w:rPr>
          <w:szCs w:val="24"/>
          <w:lang w:val="en-US"/>
        </w:rPr>
        <w:t xml:space="preserve"> S1</w:t>
      </w:r>
      <w:r>
        <w:rPr>
          <w:szCs w:val="24"/>
          <w:lang w:val="en-US"/>
        </w:rPr>
        <w:t xml:space="preserve">) and </w:t>
      </w:r>
      <w:r w:rsidR="006C6017">
        <w:rPr>
          <w:szCs w:val="24"/>
          <w:lang w:val="en-US"/>
        </w:rPr>
        <w:t xml:space="preserve">these loci </w:t>
      </w:r>
      <w:r>
        <w:rPr>
          <w:szCs w:val="24"/>
          <w:lang w:val="en-US"/>
        </w:rPr>
        <w:t xml:space="preserve">were selected for concatenation and </w:t>
      </w:r>
      <w:r w:rsidR="00146C34">
        <w:rPr>
          <w:szCs w:val="24"/>
          <w:lang w:val="en-US"/>
        </w:rPr>
        <w:t xml:space="preserve">subsequent </w:t>
      </w:r>
      <w:r>
        <w:rPr>
          <w:szCs w:val="24"/>
          <w:lang w:val="en-US"/>
        </w:rPr>
        <w:t>calculation of pairwise genetic distances. 3253 hosts were represented by cytochrome oxidase 1 sequences</w:t>
      </w:r>
      <w:r w:rsidR="00A2309A">
        <w:rPr>
          <w:szCs w:val="24"/>
          <w:lang w:val="en-US"/>
        </w:rPr>
        <w:t xml:space="preserve"> and 2193 hosts by cytochrome B. 1915 hosts had sequences from both loci whilst a total of 3531 hosts had representative sequences from one or both loci.</w:t>
      </w:r>
      <w:r w:rsidR="006627E7">
        <w:rPr>
          <w:szCs w:val="24"/>
          <w:lang w:val="en-US"/>
        </w:rPr>
        <w:t xml:space="preserve"> The mean pairwise genetic distance between hosts was 0.263 (standard deviation=</w:t>
      </w:r>
      <w:r w:rsidR="00254332">
        <w:rPr>
          <w:szCs w:val="24"/>
          <w:lang w:val="en-US"/>
        </w:rPr>
        <w:t>0.034; fig. S2</w:t>
      </w:r>
      <w:r w:rsidR="006627E7">
        <w:rPr>
          <w:szCs w:val="24"/>
          <w:lang w:val="en-US"/>
        </w:rPr>
        <w:t>).</w:t>
      </w:r>
    </w:p>
    <w:p w14:paraId="55F3EB82" w14:textId="77777777" w:rsidR="00B34BF1" w:rsidRDefault="00B34BF1" w:rsidP="00194D56">
      <w:pPr>
        <w:rPr>
          <w:i/>
          <w:szCs w:val="24"/>
          <w:lang w:val="en-US"/>
        </w:rPr>
      </w:pPr>
    </w:p>
    <w:p w14:paraId="099EB2DF" w14:textId="77777777" w:rsidR="005C2D7F" w:rsidRDefault="003B121B" w:rsidP="00194D56">
      <w:pPr>
        <w:rPr>
          <w:i/>
          <w:szCs w:val="24"/>
          <w:lang w:val="en-US"/>
        </w:rPr>
      </w:pPr>
      <w:r>
        <w:rPr>
          <w:i/>
          <w:szCs w:val="24"/>
          <w:lang w:val="en-US"/>
        </w:rPr>
        <w:t>Infection site</w:t>
      </w:r>
    </w:p>
    <w:p w14:paraId="2840C3EB" w14:textId="77777777" w:rsidR="005C2D7F" w:rsidRDefault="005C2D7F" w:rsidP="00194D56">
      <w:pPr>
        <w:rPr>
          <w:szCs w:val="24"/>
          <w:lang w:val="en-US"/>
        </w:rPr>
      </w:pPr>
      <w:r>
        <w:rPr>
          <w:szCs w:val="24"/>
          <w:lang w:val="en-US"/>
        </w:rPr>
        <w:t xml:space="preserve">The </w:t>
      </w:r>
      <w:proofErr w:type="spellStart"/>
      <w:r>
        <w:rPr>
          <w:szCs w:val="24"/>
          <w:lang w:val="en-US"/>
        </w:rPr>
        <w:t>allometric</w:t>
      </w:r>
      <w:proofErr w:type="spellEnd"/>
      <w:r>
        <w:rPr>
          <w:szCs w:val="24"/>
          <w:lang w:val="en-US"/>
        </w:rPr>
        <w:t xml:space="preserve"> scaling model predicts that </w:t>
      </w:r>
      <w:r w:rsidR="00692C34">
        <w:rPr>
          <w:szCs w:val="24"/>
          <w:lang w:val="en-US"/>
        </w:rPr>
        <w:t xml:space="preserve">for parasites with a direct life cycle, </w:t>
      </w:r>
      <w:proofErr w:type="spellStart"/>
      <w:r w:rsidR="00692C34">
        <w:rPr>
          <w:szCs w:val="24"/>
          <w:lang w:val="en-US"/>
        </w:rPr>
        <w:t>generalism</w:t>
      </w:r>
      <w:proofErr w:type="spellEnd"/>
      <w:r w:rsidR="00692C34">
        <w:rPr>
          <w:szCs w:val="24"/>
          <w:lang w:val="en-US"/>
        </w:rPr>
        <w:t xml:space="preserve"> should be higher in </w:t>
      </w:r>
      <w:proofErr w:type="spellStart"/>
      <w:r w:rsidR="00692C34">
        <w:rPr>
          <w:szCs w:val="24"/>
          <w:lang w:val="en-US"/>
        </w:rPr>
        <w:t>endoparasites</w:t>
      </w:r>
      <w:proofErr w:type="spellEnd"/>
      <w:r w:rsidR="00692C34">
        <w:rPr>
          <w:szCs w:val="24"/>
          <w:lang w:val="en-US"/>
        </w:rPr>
        <w:t xml:space="preserve"> compared to </w:t>
      </w:r>
      <w:proofErr w:type="spellStart"/>
      <w:r w:rsidR="00692C34">
        <w:rPr>
          <w:szCs w:val="24"/>
          <w:lang w:val="en-US"/>
        </w:rPr>
        <w:t>ectoparasites</w:t>
      </w:r>
      <w:proofErr w:type="spellEnd"/>
      <w:r w:rsidR="00692C34">
        <w:rPr>
          <w:szCs w:val="24"/>
          <w:lang w:val="en-US"/>
        </w:rPr>
        <w:t xml:space="preserve">. </w:t>
      </w:r>
      <w:r w:rsidR="00A8396A">
        <w:rPr>
          <w:szCs w:val="24"/>
          <w:lang w:val="en-US"/>
        </w:rPr>
        <w:t xml:space="preserve">In the </w:t>
      </w:r>
      <w:r w:rsidR="00076CEE">
        <w:rPr>
          <w:szCs w:val="24"/>
          <w:lang w:val="en-US"/>
        </w:rPr>
        <w:t xml:space="preserve">fish </w:t>
      </w:r>
      <w:r w:rsidR="00A8396A">
        <w:rPr>
          <w:szCs w:val="24"/>
          <w:lang w:val="en-US"/>
        </w:rPr>
        <w:t xml:space="preserve">data set of </w:t>
      </w:r>
      <w:proofErr w:type="spellStart"/>
      <w:r w:rsidR="00A8396A">
        <w:rPr>
          <w:szCs w:val="24"/>
          <w:lang w:val="en-US"/>
        </w:rPr>
        <w:t>macroparasites</w:t>
      </w:r>
      <w:proofErr w:type="spellEnd"/>
      <w:r w:rsidR="00A8396A">
        <w:rPr>
          <w:szCs w:val="24"/>
          <w:lang w:val="en-US"/>
        </w:rPr>
        <w:t xml:space="preserve">, there are 4226 parasites with a direct life cycle, of which </w:t>
      </w:r>
      <w:r w:rsidR="00076CEE">
        <w:rPr>
          <w:szCs w:val="24"/>
          <w:lang w:val="en-US"/>
        </w:rPr>
        <w:t xml:space="preserve">only </w:t>
      </w:r>
      <w:r w:rsidR="00A8396A">
        <w:rPr>
          <w:szCs w:val="24"/>
          <w:lang w:val="en-US"/>
        </w:rPr>
        <w:t xml:space="preserve">10 (0.2%) are </w:t>
      </w:r>
      <w:proofErr w:type="spellStart"/>
      <w:r w:rsidR="00A8396A">
        <w:rPr>
          <w:szCs w:val="24"/>
          <w:lang w:val="en-US"/>
        </w:rPr>
        <w:t>endoparasites</w:t>
      </w:r>
      <w:proofErr w:type="spellEnd"/>
      <w:r w:rsidR="00A8396A">
        <w:rPr>
          <w:szCs w:val="24"/>
          <w:lang w:val="en-US"/>
        </w:rPr>
        <w:t xml:space="preserve">. Due to the small sample </w:t>
      </w:r>
      <w:commentRangeStart w:id="681"/>
      <w:r w:rsidR="00A8396A">
        <w:rPr>
          <w:szCs w:val="24"/>
          <w:lang w:val="en-US"/>
        </w:rPr>
        <w:t xml:space="preserve">size for </w:t>
      </w:r>
      <w:proofErr w:type="spellStart"/>
      <w:r w:rsidR="00A8396A">
        <w:rPr>
          <w:szCs w:val="24"/>
          <w:lang w:val="en-US"/>
        </w:rPr>
        <w:t>endoparasites</w:t>
      </w:r>
      <w:proofErr w:type="spellEnd"/>
      <w:r w:rsidR="00A8396A">
        <w:rPr>
          <w:szCs w:val="24"/>
          <w:lang w:val="en-US"/>
        </w:rPr>
        <w:t xml:space="preserve">, no significant difference is </w:t>
      </w:r>
      <w:commentRangeEnd w:id="681"/>
      <w:r w:rsidR="00076CEE">
        <w:rPr>
          <w:rStyle w:val="CommentReference"/>
        </w:rPr>
        <w:commentReference w:id="681"/>
      </w:r>
      <w:r w:rsidR="00A8396A">
        <w:rPr>
          <w:szCs w:val="24"/>
          <w:lang w:val="en-US"/>
        </w:rPr>
        <w:t xml:space="preserve">found for </w:t>
      </w:r>
      <w:proofErr w:type="spellStart"/>
      <w:r w:rsidR="00A8396A">
        <w:rPr>
          <w:szCs w:val="24"/>
          <w:lang w:val="en-US"/>
        </w:rPr>
        <w:t>generalism</w:t>
      </w:r>
      <w:proofErr w:type="spellEnd"/>
      <w:r w:rsidR="00A8396A">
        <w:rPr>
          <w:szCs w:val="24"/>
          <w:lang w:val="en-US"/>
        </w:rPr>
        <w:t xml:space="preserve"> metrics </w:t>
      </w:r>
      <w:r w:rsidR="00490105">
        <w:rPr>
          <w:szCs w:val="24"/>
          <w:lang w:val="en-US"/>
        </w:rPr>
        <w:t>by infection site</w:t>
      </w:r>
      <w:r w:rsidR="004525E0">
        <w:rPr>
          <w:szCs w:val="24"/>
          <w:lang w:val="en-US"/>
        </w:rPr>
        <w:t xml:space="preserve"> (not shown)</w:t>
      </w:r>
      <w:r w:rsidR="00490105">
        <w:rPr>
          <w:szCs w:val="24"/>
          <w:lang w:val="en-US"/>
        </w:rPr>
        <w:t>.</w:t>
      </w:r>
      <w:r w:rsidR="00A8396A">
        <w:rPr>
          <w:szCs w:val="24"/>
          <w:lang w:val="en-US"/>
        </w:rPr>
        <w:t xml:space="preserve"> </w:t>
      </w:r>
    </w:p>
    <w:p w14:paraId="57A8DCF8" w14:textId="77777777" w:rsidR="005C2D7F" w:rsidRDefault="005C2D7F" w:rsidP="00194D56">
      <w:pPr>
        <w:rPr>
          <w:szCs w:val="24"/>
          <w:lang w:val="en-US"/>
        </w:rPr>
      </w:pPr>
    </w:p>
    <w:p w14:paraId="043204B1" w14:textId="77777777" w:rsidR="003B121B" w:rsidRPr="00D70908" w:rsidRDefault="003B121B" w:rsidP="00194D56">
      <w:pPr>
        <w:rPr>
          <w:i/>
          <w:szCs w:val="24"/>
          <w:lang w:val="en-US"/>
        </w:rPr>
      </w:pPr>
      <w:r>
        <w:rPr>
          <w:i/>
          <w:szCs w:val="24"/>
          <w:lang w:val="en-US"/>
        </w:rPr>
        <w:t xml:space="preserve">Host body </w:t>
      </w:r>
      <w:r w:rsidR="0087542F">
        <w:rPr>
          <w:i/>
          <w:szCs w:val="24"/>
          <w:lang w:val="en-US"/>
        </w:rPr>
        <w:t>size</w:t>
      </w:r>
    </w:p>
    <w:p w14:paraId="0DEAB1AD" w14:textId="77777777" w:rsidR="003B121B" w:rsidRDefault="005C2D7F" w:rsidP="00194D56">
      <w:pPr>
        <w:rPr>
          <w:szCs w:val="24"/>
        </w:rPr>
      </w:pPr>
      <w:r w:rsidRPr="005C2D7F">
        <w:rPr>
          <w:szCs w:val="24"/>
          <w:lang w:val="en-US"/>
        </w:rPr>
        <w:t xml:space="preserve">The model predicts that, for </w:t>
      </w:r>
      <w:proofErr w:type="spellStart"/>
      <w:r w:rsidRPr="005C2D7F">
        <w:rPr>
          <w:szCs w:val="24"/>
          <w:lang w:val="en-US"/>
        </w:rPr>
        <w:t>endoparasites</w:t>
      </w:r>
      <w:proofErr w:type="spellEnd"/>
      <w:r w:rsidRPr="005C2D7F">
        <w:rPr>
          <w:szCs w:val="24"/>
          <w:lang w:val="en-US"/>
        </w:rPr>
        <w:t xml:space="preserve">, there should be a positive correlation among parasites’ </w:t>
      </w:r>
      <w:proofErr w:type="spellStart"/>
      <w:r w:rsidRPr="005C2D7F">
        <w:rPr>
          <w:szCs w:val="24"/>
          <w:lang w:val="en-US"/>
        </w:rPr>
        <w:t>generalism</w:t>
      </w:r>
      <w:proofErr w:type="spellEnd"/>
      <w:r w:rsidRPr="005C2D7F">
        <w:rPr>
          <w:szCs w:val="24"/>
          <w:lang w:val="en-US"/>
        </w:rPr>
        <w:t xml:space="preserve"> metrics and both the maximum </w:t>
      </w:r>
      <w:r w:rsidR="003B121B">
        <w:rPr>
          <w:szCs w:val="24"/>
          <w:lang w:val="en-US"/>
        </w:rPr>
        <w:t xml:space="preserve">and mean </w:t>
      </w:r>
      <w:r w:rsidRPr="005C2D7F">
        <w:rPr>
          <w:szCs w:val="24"/>
          <w:lang w:val="en-US"/>
        </w:rPr>
        <w:t>host body size</w:t>
      </w:r>
      <w:r w:rsidR="003B121B">
        <w:rPr>
          <w:szCs w:val="24"/>
          <w:lang w:val="en-US"/>
        </w:rPr>
        <w:t xml:space="preserve">, with a particularly strong positive correlation between </w:t>
      </w:r>
      <w:proofErr w:type="spellStart"/>
      <w:r w:rsidR="003B121B">
        <w:rPr>
          <w:szCs w:val="24"/>
          <w:lang w:val="en-US"/>
        </w:rPr>
        <w:t>generalism</w:t>
      </w:r>
      <w:proofErr w:type="spellEnd"/>
      <w:r w:rsidR="003B121B">
        <w:rPr>
          <w:szCs w:val="24"/>
          <w:lang w:val="en-US"/>
        </w:rPr>
        <w:t xml:space="preserve"> and the coefficient of variation in host body size</w:t>
      </w:r>
      <w:r w:rsidRPr="005C2D7F">
        <w:rPr>
          <w:szCs w:val="24"/>
          <w:lang w:val="en-US"/>
        </w:rPr>
        <w:t>.</w:t>
      </w:r>
      <w:r w:rsidRPr="005C2D7F">
        <w:rPr>
          <w:szCs w:val="24"/>
        </w:rPr>
        <w:t xml:space="preserve"> </w:t>
      </w:r>
    </w:p>
    <w:p w14:paraId="7FAEF63C" w14:textId="77777777" w:rsidR="003B121B" w:rsidRDefault="003B121B" w:rsidP="00194D56">
      <w:pPr>
        <w:rPr>
          <w:szCs w:val="24"/>
        </w:rPr>
      </w:pPr>
    </w:p>
    <w:p w14:paraId="76296B6E" w14:textId="77777777" w:rsidR="003B121B" w:rsidRDefault="005C2D7F" w:rsidP="00194D56">
      <w:pPr>
        <w:rPr>
          <w:szCs w:val="24"/>
          <w:lang w:val="en-US"/>
        </w:rPr>
      </w:pPr>
      <w:r w:rsidRPr="005C2D7F">
        <w:rPr>
          <w:szCs w:val="24"/>
          <w:lang w:val="en-US"/>
        </w:rPr>
        <w:t>For some measures we do see a positive correlation (</w:t>
      </w:r>
      <w:r w:rsidR="004525E0">
        <w:rPr>
          <w:szCs w:val="24"/>
          <w:lang w:val="en-US"/>
        </w:rPr>
        <w:t>Table</w:t>
      </w:r>
      <w:r w:rsidRPr="005C2D7F">
        <w:rPr>
          <w:szCs w:val="24"/>
          <w:lang w:val="en-US"/>
        </w:rPr>
        <w:t xml:space="preserve"> </w:t>
      </w:r>
      <w:r w:rsidR="004525E0">
        <w:rPr>
          <w:szCs w:val="24"/>
          <w:lang w:val="en-US"/>
        </w:rPr>
        <w:t>3</w:t>
      </w:r>
      <w:r w:rsidRPr="005C2D7F">
        <w:rPr>
          <w:szCs w:val="24"/>
          <w:lang w:val="en-US"/>
        </w:rPr>
        <w:t xml:space="preserve">), and in particular there is a strong positive correlation between the coefficient of variation of host length and the mean phylogenetic distance between hosts (SPD). </w:t>
      </w:r>
    </w:p>
    <w:p w14:paraId="2E0B631B" w14:textId="77777777"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w:t>
      </w:r>
      <w:proofErr w:type="spellStart"/>
      <w:r w:rsidR="003B121B" w:rsidRPr="006473CD">
        <w:rPr>
          <w:rFonts w:ascii="Times New Roman" w:hAnsi="Times New Roman"/>
        </w:rPr>
        <w:t>ectoparasites</w:t>
      </w:r>
      <w:proofErr w:type="spellEnd"/>
      <w:r w:rsidR="003B121B" w:rsidRPr="006473CD">
        <w:rPr>
          <w:rFonts w:ascii="Times New Roman" w:hAnsi="Times New Roman"/>
        </w:rPr>
        <w:t xml:space="preserve">, there should be few generalist parasites of either very small bodied or very large bodied hosts. This seems to be the case for degree, PD, and PS, but not so clear for SPD </w:t>
      </w:r>
      <w:commentRangeStart w:id="682"/>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682"/>
      <w:r w:rsidR="003B121B" w:rsidRPr="006473CD">
        <w:rPr>
          <w:rStyle w:val="CommentReference"/>
          <w:rFonts w:ascii="Times New Roman" w:eastAsia="Times New Roman" w:hAnsi="Times New Roman"/>
          <w:sz w:val="24"/>
          <w:szCs w:val="24"/>
          <w:lang w:val="en-GB" w:eastAsia="en-GB"/>
        </w:rPr>
        <w:commentReference w:id="682"/>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683"/>
      <w:r w:rsidR="003B121B" w:rsidRPr="006473CD">
        <w:rPr>
          <w:rFonts w:ascii="Times New Roman" w:hAnsi="Times New Roman"/>
        </w:rPr>
        <w:t>the distribution of metric values is skewed with a long tail</w:t>
      </w:r>
      <w:commentRangeEnd w:id="683"/>
      <w:r w:rsidR="003B121B" w:rsidRPr="006473CD">
        <w:rPr>
          <w:rStyle w:val="CommentReference"/>
          <w:rFonts w:ascii="Times New Roman" w:eastAsia="Times New Roman" w:hAnsi="Times New Roman"/>
          <w:sz w:val="24"/>
          <w:szCs w:val="24"/>
          <w:lang w:val="en-GB" w:eastAsia="en-GB"/>
        </w:rPr>
        <w:commentReference w:id="683"/>
      </w:r>
      <w:r w:rsidR="003B121B" w:rsidRPr="006473CD">
        <w:rPr>
          <w:rFonts w:ascii="Times New Roman" w:hAnsi="Times New Roman"/>
        </w:rPr>
        <w:t xml:space="preserve">. </w:t>
      </w:r>
    </w:p>
    <w:p w14:paraId="05E5DE4D" w14:textId="77777777" w:rsidR="003B121B" w:rsidRDefault="003B121B" w:rsidP="00194D56"/>
    <w:p w14:paraId="5E8DDB21" w14:textId="77777777" w:rsidR="003B121B" w:rsidRPr="0087542F" w:rsidRDefault="003B121B" w:rsidP="00194D56">
      <w:pPr>
        <w:rPr>
          <w:i/>
        </w:rPr>
      </w:pPr>
      <w:r>
        <w:rPr>
          <w:i/>
        </w:rPr>
        <w:t>Temperature/geographic range of all parasites</w:t>
      </w:r>
    </w:p>
    <w:p w14:paraId="031C72CF" w14:textId="77777777" w:rsidR="004525E0" w:rsidRPr="004525E0" w:rsidRDefault="00EA1DC1" w:rsidP="004525E0">
      <w:pPr>
        <w:rPr>
          <w:lang w:val="en-US"/>
        </w:rPr>
      </w:pPr>
      <w:r>
        <w:t xml:space="preserve">The model predicts </w:t>
      </w:r>
      <w:proofErr w:type="spellStart"/>
      <w:r>
        <w:t>generalism</w:t>
      </w:r>
      <w:proofErr w:type="spellEnd"/>
      <w:r>
        <w:t xml:space="preserve">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w:t>
      </w:r>
      <w:commentRangeStart w:id="684"/>
      <w:r w:rsidR="004525E0" w:rsidRPr="004525E0">
        <w:rPr>
          <w:lang w:val="en-US"/>
        </w:rPr>
        <w:t>regions</w:t>
      </w:r>
      <w:commentRangeEnd w:id="684"/>
      <w:r w:rsidR="009A7FDD">
        <w:rPr>
          <w:rStyle w:val="CommentReference"/>
        </w:rPr>
        <w:commentReference w:id="684"/>
      </w:r>
      <w:r w:rsidR="004525E0" w:rsidRPr="004525E0">
        <w:rPr>
          <w:lang w:val="en-US"/>
        </w:rPr>
        <w:t xml:space="preserve">. </w:t>
      </w:r>
      <w:r w:rsidR="00192BA9">
        <w:rPr>
          <w:rStyle w:val="CommentReference"/>
        </w:rPr>
        <w:commentReference w:id="685"/>
      </w:r>
    </w:p>
    <w:p w14:paraId="756D1F4D" w14:textId="77777777" w:rsidR="003B121B" w:rsidRDefault="003B121B" w:rsidP="0087542F"/>
    <w:p w14:paraId="7656BE57" w14:textId="77777777" w:rsidR="00C80407" w:rsidRDefault="00C80407" w:rsidP="00194D56">
      <w:pPr>
        <w:pStyle w:val="ListParagraph"/>
      </w:pPr>
    </w:p>
    <w:p w14:paraId="78D0F9A0" w14:textId="77777777" w:rsidR="00420C16" w:rsidRDefault="00420C16">
      <w:pPr>
        <w:rPr>
          <w:b/>
          <w:bCs/>
          <w:color w:val="4F81BD"/>
          <w:sz w:val="18"/>
          <w:szCs w:val="18"/>
        </w:rPr>
      </w:pPr>
      <w:r>
        <w:br w:type="page"/>
      </w:r>
    </w:p>
    <w:p w14:paraId="0405703B" w14:textId="77777777" w:rsidR="00263FED" w:rsidRDefault="00263FED" w:rsidP="000D3361">
      <w:pPr>
        <w:pStyle w:val="Caption"/>
        <w:keepNext/>
        <w:spacing w:after="0"/>
      </w:pPr>
      <w:bookmarkStart w:id="686" w:name="_Ref327455858"/>
      <w:commentRangeStart w:id="687"/>
      <w:commentRangeStart w:id="688"/>
      <w:r>
        <w:lastRenderedPageBreak/>
        <w:t xml:space="preserve">Table </w:t>
      </w:r>
      <w:r>
        <w:fldChar w:fldCharType="begin"/>
      </w:r>
      <w:r>
        <w:instrText xml:space="preserve"> SEQ Table \* ARABIC </w:instrText>
      </w:r>
      <w:r>
        <w:fldChar w:fldCharType="separate"/>
      </w:r>
      <w:r w:rsidR="004D246A">
        <w:rPr>
          <w:noProof/>
        </w:rPr>
        <w:t>3</w:t>
      </w:r>
      <w:r>
        <w:fldChar w:fldCharType="end"/>
      </w:r>
      <w:bookmarkEnd w:id="686"/>
      <w:r>
        <w:t xml:space="preserve">: Model coefficients and 95% confidence intervals from generalised linear models </w:t>
      </w:r>
      <w:r w:rsidR="005A498E">
        <w:t>of metrics by traits</w:t>
      </w:r>
      <w:commentRangeEnd w:id="687"/>
      <w:r w:rsidR="00AB2838">
        <w:rPr>
          <w:rStyle w:val="CommentReference"/>
          <w:b w:val="0"/>
          <w:bCs w:val="0"/>
          <w:color w:val="auto"/>
        </w:rPr>
        <w:commentReference w:id="687"/>
      </w:r>
      <w:commentRangeEnd w:id="688"/>
      <w:r w:rsidR="00D77BE6">
        <w:rPr>
          <w:rStyle w:val="CommentReference"/>
          <w:b w:val="0"/>
          <w:bCs w:val="0"/>
          <w:color w:val="auto"/>
        </w:rPr>
        <w:commentReference w:id="688"/>
      </w:r>
    </w:p>
    <w:tbl>
      <w:tblPr>
        <w:tblW w:w="10456" w:type="dxa"/>
        <w:tblBorders>
          <w:top w:val="single" w:sz="8" w:space="0" w:color="000000"/>
          <w:bottom w:val="single" w:sz="8" w:space="0" w:color="000000"/>
        </w:tblBorders>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14:paraId="798E16AD" w14:textId="77777777" w:rsidTr="00FC610B">
        <w:tc>
          <w:tcPr>
            <w:tcW w:w="1404" w:type="dxa"/>
            <w:tcBorders>
              <w:top w:val="single" w:sz="8" w:space="0" w:color="000000"/>
              <w:left w:val="nil"/>
              <w:bottom w:val="single" w:sz="8" w:space="0" w:color="000000"/>
              <w:right w:val="nil"/>
            </w:tcBorders>
            <w:shd w:val="clear" w:color="auto" w:fill="auto"/>
          </w:tcPr>
          <w:p w14:paraId="5FAF39B5" w14:textId="77777777" w:rsidR="00381EC0" w:rsidRPr="00FC610B" w:rsidRDefault="00381EC0" w:rsidP="00DE2747">
            <w:pPr>
              <w:rPr>
                <w:b/>
                <w:bCs/>
                <w:color w:val="000000"/>
                <w:sz w:val="18"/>
              </w:rPr>
            </w:pPr>
            <w:r w:rsidRPr="00FC610B">
              <w:rPr>
                <w:b/>
                <w:bCs/>
                <w:color w:val="000000"/>
                <w:sz w:val="18"/>
              </w:rPr>
              <w:t>Infection site</w:t>
            </w:r>
          </w:p>
        </w:tc>
        <w:tc>
          <w:tcPr>
            <w:tcW w:w="1114" w:type="dxa"/>
            <w:tcBorders>
              <w:top w:val="single" w:sz="8" w:space="0" w:color="000000"/>
              <w:left w:val="nil"/>
              <w:bottom w:val="single" w:sz="8" w:space="0" w:color="000000"/>
              <w:right w:val="nil"/>
            </w:tcBorders>
            <w:shd w:val="clear" w:color="auto" w:fill="auto"/>
          </w:tcPr>
          <w:p w14:paraId="6045D062" w14:textId="77777777" w:rsidR="00381EC0" w:rsidRPr="00FC610B" w:rsidRDefault="00381EC0" w:rsidP="00DE2747">
            <w:pPr>
              <w:rPr>
                <w:b/>
                <w:bCs/>
                <w:color w:val="000000"/>
                <w:sz w:val="18"/>
              </w:rPr>
            </w:pPr>
            <w:r w:rsidRPr="00FC610B">
              <w:rPr>
                <w:b/>
                <w:bCs/>
                <w:color w:val="000000"/>
                <w:sz w:val="18"/>
              </w:rPr>
              <w:t>Response (metric)</w:t>
            </w:r>
          </w:p>
        </w:tc>
        <w:tc>
          <w:tcPr>
            <w:tcW w:w="1674" w:type="dxa"/>
            <w:gridSpan w:val="2"/>
            <w:tcBorders>
              <w:top w:val="single" w:sz="8" w:space="0" w:color="000000"/>
              <w:left w:val="nil"/>
              <w:bottom w:val="single" w:sz="8" w:space="0" w:color="000000"/>
              <w:right w:val="nil"/>
            </w:tcBorders>
            <w:shd w:val="clear" w:color="auto" w:fill="auto"/>
          </w:tcPr>
          <w:p w14:paraId="71583490" w14:textId="77777777" w:rsidR="00381EC0" w:rsidRPr="00FC610B" w:rsidRDefault="00381EC0" w:rsidP="00DE2747">
            <w:pPr>
              <w:rPr>
                <w:b/>
                <w:bCs/>
                <w:color w:val="000000"/>
                <w:sz w:val="18"/>
              </w:rPr>
            </w:pPr>
            <w:r w:rsidRPr="00FC610B">
              <w:rPr>
                <w:b/>
                <w:bCs/>
                <w:color w:val="000000"/>
                <w:sz w:val="18"/>
              </w:rPr>
              <w:t>Predictor (trait)</w:t>
            </w:r>
          </w:p>
        </w:tc>
        <w:tc>
          <w:tcPr>
            <w:tcW w:w="1914" w:type="dxa"/>
            <w:tcBorders>
              <w:top w:val="single" w:sz="8" w:space="0" w:color="000000"/>
              <w:left w:val="nil"/>
              <w:bottom w:val="single" w:sz="8" w:space="0" w:color="000000"/>
              <w:right w:val="nil"/>
            </w:tcBorders>
            <w:shd w:val="clear" w:color="auto" w:fill="auto"/>
          </w:tcPr>
          <w:p w14:paraId="5FE566E8" w14:textId="77777777" w:rsidR="00381EC0" w:rsidRPr="00FC610B" w:rsidRDefault="00381EC0" w:rsidP="00DE2747">
            <w:pPr>
              <w:rPr>
                <w:b/>
                <w:bCs/>
                <w:color w:val="000000"/>
                <w:sz w:val="18"/>
              </w:rPr>
            </w:pPr>
            <w:r w:rsidRPr="00FC610B">
              <w:rPr>
                <w:b/>
                <w:bCs/>
                <w:color w:val="000000"/>
                <w:sz w:val="18"/>
              </w:rPr>
              <w:t xml:space="preserve">Coefficient </w:t>
            </w:r>
          </w:p>
        </w:tc>
        <w:tc>
          <w:tcPr>
            <w:tcW w:w="2196" w:type="dxa"/>
            <w:tcBorders>
              <w:top w:val="single" w:sz="8" w:space="0" w:color="000000"/>
              <w:left w:val="nil"/>
              <w:bottom w:val="single" w:sz="8" w:space="0" w:color="000000"/>
              <w:right w:val="nil"/>
            </w:tcBorders>
            <w:shd w:val="clear" w:color="auto" w:fill="auto"/>
          </w:tcPr>
          <w:p w14:paraId="7EA9B003" w14:textId="77777777" w:rsidR="00381EC0" w:rsidRPr="00FC610B" w:rsidRDefault="00381EC0" w:rsidP="00DE2747">
            <w:pPr>
              <w:rPr>
                <w:b/>
                <w:bCs/>
                <w:color w:val="000000"/>
                <w:sz w:val="18"/>
              </w:rPr>
            </w:pPr>
            <w:r w:rsidRPr="00FC610B">
              <w:rPr>
                <w:b/>
                <w:bCs/>
                <w:color w:val="000000"/>
                <w:sz w:val="18"/>
              </w:rPr>
              <w:t>Confidence Interval</w:t>
            </w:r>
          </w:p>
        </w:tc>
        <w:tc>
          <w:tcPr>
            <w:tcW w:w="2154" w:type="dxa"/>
            <w:tcBorders>
              <w:top w:val="single" w:sz="8" w:space="0" w:color="000000"/>
              <w:left w:val="nil"/>
              <w:bottom w:val="single" w:sz="8" w:space="0" w:color="000000"/>
              <w:right w:val="nil"/>
            </w:tcBorders>
            <w:shd w:val="clear" w:color="auto" w:fill="auto"/>
          </w:tcPr>
          <w:p w14:paraId="4ED26C35" w14:textId="77777777" w:rsidR="00381EC0" w:rsidRPr="00FC610B" w:rsidRDefault="00381EC0" w:rsidP="00DE2747">
            <w:pPr>
              <w:rPr>
                <w:b/>
                <w:bCs/>
                <w:color w:val="000000"/>
                <w:sz w:val="18"/>
              </w:rPr>
            </w:pPr>
            <w:r w:rsidRPr="00FC610B">
              <w:rPr>
                <w:b/>
                <w:bCs/>
                <w:color w:val="000000"/>
                <w:sz w:val="18"/>
              </w:rPr>
              <w:t>Unit</w:t>
            </w:r>
          </w:p>
        </w:tc>
      </w:tr>
      <w:tr w:rsidR="00752C50" w:rsidRPr="001178B4" w14:paraId="1EEE906B" w14:textId="77777777" w:rsidTr="00FC610B">
        <w:tc>
          <w:tcPr>
            <w:tcW w:w="1404" w:type="dxa"/>
            <w:vMerge w:val="restart"/>
            <w:shd w:val="clear" w:color="auto" w:fill="auto"/>
          </w:tcPr>
          <w:p w14:paraId="5B08DA7D" w14:textId="77777777" w:rsidR="00752C50" w:rsidRPr="00FC610B" w:rsidRDefault="00752C50" w:rsidP="00DE2747">
            <w:pPr>
              <w:rPr>
                <w:color w:val="000000"/>
                <w:sz w:val="18"/>
              </w:rPr>
            </w:pPr>
            <w:proofErr w:type="spellStart"/>
            <w:r w:rsidRPr="00FC610B">
              <w:rPr>
                <w:color w:val="000000"/>
                <w:sz w:val="18"/>
              </w:rPr>
              <w:t>Endoparasite</w:t>
            </w:r>
            <w:proofErr w:type="spellEnd"/>
          </w:p>
        </w:tc>
        <w:tc>
          <w:tcPr>
            <w:tcW w:w="1114" w:type="dxa"/>
            <w:vMerge w:val="restart"/>
            <w:shd w:val="clear" w:color="auto" w:fill="auto"/>
          </w:tcPr>
          <w:p w14:paraId="7DB2E01F" w14:textId="77777777" w:rsidR="00752C50" w:rsidRPr="00FC610B" w:rsidRDefault="00752C50" w:rsidP="00DE2747">
            <w:pPr>
              <w:rPr>
                <w:color w:val="000000"/>
                <w:sz w:val="18"/>
              </w:rPr>
            </w:pPr>
            <w:proofErr w:type="gramStart"/>
            <w:r w:rsidRPr="00FC610B">
              <w:rPr>
                <w:color w:val="000000"/>
                <w:sz w:val="18"/>
              </w:rPr>
              <w:t>degree</w:t>
            </w:r>
            <w:proofErr w:type="gramEnd"/>
          </w:p>
        </w:tc>
        <w:tc>
          <w:tcPr>
            <w:tcW w:w="1674" w:type="dxa"/>
            <w:gridSpan w:val="2"/>
            <w:shd w:val="clear" w:color="auto" w:fill="auto"/>
          </w:tcPr>
          <w:p w14:paraId="524D08FC" w14:textId="77777777" w:rsidR="00752C50" w:rsidRPr="00FC610B" w:rsidRDefault="00752C50" w:rsidP="00DE2747">
            <w:pPr>
              <w:rPr>
                <w:color w:val="000000"/>
                <w:sz w:val="18"/>
              </w:rPr>
            </w:pPr>
            <w:r w:rsidRPr="00FC610B">
              <w:rPr>
                <w:color w:val="000000"/>
                <w:sz w:val="18"/>
              </w:rPr>
              <w:t>Mean host body length</w:t>
            </w:r>
          </w:p>
        </w:tc>
        <w:tc>
          <w:tcPr>
            <w:tcW w:w="1914" w:type="dxa"/>
            <w:shd w:val="clear" w:color="auto" w:fill="auto"/>
          </w:tcPr>
          <w:p w14:paraId="705E91F9" w14:textId="77777777" w:rsidR="00752C50" w:rsidRPr="00FC610B" w:rsidRDefault="00752C50" w:rsidP="00DE2747">
            <w:pPr>
              <w:rPr>
                <w:color w:val="000000"/>
                <w:sz w:val="18"/>
              </w:rPr>
            </w:pPr>
            <w:r w:rsidRPr="00FC610B">
              <w:rPr>
                <w:color w:val="000000"/>
                <w:sz w:val="18"/>
              </w:rPr>
              <w:t>-0.00152</w:t>
            </w:r>
          </w:p>
        </w:tc>
        <w:tc>
          <w:tcPr>
            <w:tcW w:w="2196" w:type="dxa"/>
            <w:shd w:val="clear" w:color="auto" w:fill="auto"/>
          </w:tcPr>
          <w:p w14:paraId="7712E2E8" w14:textId="77777777" w:rsidR="00752C50" w:rsidRPr="00FC610B" w:rsidRDefault="00752C50" w:rsidP="00DE2747">
            <w:pPr>
              <w:rPr>
                <w:color w:val="000000"/>
                <w:sz w:val="18"/>
              </w:rPr>
            </w:pPr>
            <w:r w:rsidRPr="00FC610B">
              <w:rPr>
                <w:color w:val="000000"/>
                <w:sz w:val="18"/>
              </w:rPr>
              <w:t>-0.00211, -0.000931</w:t>
            </w:r>
          </w:p>
        </w:tc>
        <w:tc>
          <w:tcPr>
            <w:tcW w:w="2154" w:type="dxa"/>
            <w:vMerge w:val="restart"/>
            <w:shd w:val="clear" w:color="auto" w:fill="auto"/>
          </w:tcPr>
          <w:p w14:paraId="2A97DC63"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per cm increase in length</w:t>
            </w:r>
          </w:p>
        </w:tc>
      </w:tr>
      <w:tr w:rsidR="00752C50" w:rsidRPr="001178B4" w14:paraId="478F4508" w14:textId="77777777" w:rsidTr="00FC610B">
        <w:tc>
          <w:tcPr>
            <w:tcW w:w="1404" w:type="dxa"/>
            <w:vMerge/>
            <w:shd w:val="clear" w:color="auto" w:fill="auto"/>
          </w:tcPr>
          <w:p w14:paraId="4127132A" w14:textId="77777777" w:rsidR="00752C50" w:rsidRPr="00FC610B" w:rsidRDefault="00752C50" w:rsidP="00DE2747">
            <w:pPr>
              <w:rPr>
                <w:color w:val="000000"/>
                <w:sz w:val="18"/>
              </w:rPr>
            </w:pPr>
          </w:p>
        </w:tc>
        <w:tc>
          <w:tcPr>
            <w:tcW w:w="1114" w:type="dxa"/>
            <w:vMerge/>
            <w:shd w:val="clear" w:color="auto" w:fill="auto"/>
          </w:tcPr>
          <w:p w14:paraId="1317183D" w14:textId="77777777" w:rsidR="00752C50" w:rsidRPr="00FC610B" w:rsidRDefault="00752C50" w:rsidP="00DE2747">
            <w:pPr>
              <w:rPr>
                <w:color w:val="000000"/>
                <w:sz w:val="18"/>
              </w:rPr>
            </w:pPr>
          </w:p>
        </w:tc>
        <w:tc>
          <w:tcPr>
            <w:tcW w:w="1674" w:type="dxa"/>
            <w:gridSpan w:val="2"/>
            <w:shd w:val="clear" w:color="auto" w:fill="auto"/>
          </w:tcPr>
          <w:p w14:paraId="780997CD"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231183CB" w14:textId="77777777" w:rsidR="00752C50" w:rsidRPr="00FC610B" w:rsidRDefault="00752C50" w:rsidP="00DE2747">
            <w:pPr>
              <w:rPr>
                <w:color w:val="000000"/>
                <w:sz w:val="18"/>
              </w:rPr>
            </w:pPr>
            <w:r w:rsidRPr="00FC610B">
              <w:rPr>
                <w:color w:val="000000"/>
                <w:sz w:val="18"/>
              </w:rPr>
              <w:t>0.00545</w:t>
            </w:r>
          </w:p>
        </w:tc>
        <w:tc>
          <w:tcPr>
            <w:tcW w:w="2196" w:type="dxa"/>
            <w:shd w:val="clear" w:color="auto" w:fill="auto"/>
          </w:tcPr>
          <w:p w14:paraId="71F9C102" w14:textId="77777777" w:rsidR="00752C50" w:rsidRPr="00FC610B" w:rsidRDefault="00752C50" w:rsidP="00DE2747">
            <w:pPr>
              <w:rPr>
                <w:color w:val="000000"/>
                <w:sz w:val="18"/>
              </w:rPr>
            </w:pPr>
            <w:r w:rsidRPr="00FC610B">
              <w:rPr>
                <w:color w:val="000000"/>
                <w:sz w:val="18"/>
              </w:rPr>
              <w:t>0.00507, 0.00583</w:t>
            </w:r>
          </w:p>
        </w:tc>
        <w:tc>
          <w:tcPr>
            <w:tcW w:w="2154" w:type="dxa"/>
            <w:vMerge/>
            <w:shd w:val="clear" w:color="auto" w:fill="auto"/>
          </w:tcPr>
          <w:p w14:paraId="156E67C2" w14:textId="77777777" w:rsidR="00752C50" w:rsidRPr="00FC610B" w:rsidRDefault="00752C50" w:rsidP="00DE2747">
            <w:pPr>
              <w:rPr>
                <w:color w:val="000000"/>
                <w:sz w:val="18"/>
              </w:rPr>
            </w:pPr>
          </w:p>
        </w:tc>
      </w:tr>
      <w:tr w:rsidR="00752C50" w:rsidRPr="001178B4" w14:paraId="0B3384D1" w14:textId="77777777" w:rsidTr="00FC610B">
        <w:tc>
          <w:tcPr>
            <w:tcW w:w="1404" w:type="dxa"/>
            <w:vMerge/>
            <w:shd w:val="clear" w:color="auto" w:fill="auto"/>
          </w:tcPr>
          <w:p w14:paraId="5E582FA7"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828FB26"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5737C6B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11CEE8CC" w14:textId="77777777" w:rsidR="00752C50" w:rsidRPr="00FC610B" w:rsidRDefault="00752C50" w:rsidP="00DE2747">
            <w:pPr>
              <w:rPr>
                <w:color w:val="000000"/>
                <w:sz w:val="18"/>
              </w:rPr>
            </w:pPr>
            <w:r w:rsidRPr="00FC610B">
              <w:rPr>
                <w:color w:val="000000"/>
                <w:sz w:val="18"/>
              </w:rPr>
              <w:t>1.43589</w:t>
            </w:r>
          </w:p>
        </w:tc>
        <w:tc>
          <w:tcPr>
            <w:tcW w:w="2196" w:type="dxa"/>
            <w:tcBorders>
              <w:bottom w:val="single" w:sz="4" w:space="0" w:color="auto"/>
            </w:tcBorders>
            <w:shd w:val="clear" w:color="auto" w:fill="auto"/>
          </w:tcPr>
          <w:p w14:paraId="49C581D2" w14:textId="77777777" w:rsidR="00752C50" w:rsidRPr="00FC610B" w:rsidRDefault="00752C50" w:rsidP="00DE2747">
            <w:pPr>
              <w:rPr>
                <w:color w:val="000000"/>
                <w:sz w:val="18"/>
              </w:rPr>
            </w:pPr>
            <w:r w:rsidRPr="00FC610B">
              <w:rPr>
                <w:color w:val="000000"/>
                <w:sz w:val="18"/>
              </w:rPr>
              <w:t>1.27125, 1.60134</w:t>
            </w:r>
          </w:p>
        </w:tc>
        <w:tc>
          <w:tcPr>
            <w:tcW w:w="2154" w:type="dxa"/>
            <w:vMerge/>
            <w:tcBorders>
              <w:bottom w:val="single" w:sz="4" w:space="0" w:color="auto"/>
            </w:tcBorders>
            <w:shd w:val="clear" w:color="auto" w:fill="auto"/>
          </w:tcPr>
          <w:p w14:paraId="39123978" w14:textId="77777777" w:rsidR="00752C50" w:rsidRPr="00FC610B" w:rsidRDefault="00752C50" w:rsidP="00DE2747">
            <w:pPr>
              <w:rPr>
                <w:color w:val="000000"/>
                <w:sz w:val="18"/>
              </w:rPr>
            </w:pPr>
          </w:p>
        </w:tc>
      </w:tr>
      <w:tr w:rsidR="00752C50" w:rsidRPr="001178B4" w14:paraId="52E8936F" w14:textId="77777777" w:rsidTr="00FC610B">
        <w:tc>
          <w:tcPr>
            <w:tcW w:w="1404" w:type="dxa"/>
            <w:vMerge/>
            <w:shd w:val="clear" w:color="auto" w:fill="auto"/>
          </w:tcPr>
          <w:p w14:paraId="527AFFB2"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3B02B3A" w14:textId="77777777" w:rsidR="00752C50" w:rsidRPr="00FC610B" w:rsidRDefault="00752C50" w:rsidP="00DE2747">
            <w:pPr>
              <w:rPr>
                <w:color w:val="000000"/>
                <w:sz w:val="18"/>
              </w:rPr>
            </w:pPr>
            <w:r w:rsidRPr="00FC610B">
              <w:rPr>
                <w:color w:val="000000"/>
                <w:sz w:val="18"/>
              </w:rPr>
              <w:t>G</w:t>
            </w:r>
          </w:p>
          <w:p w14:paraId="28772890"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E5BE3A4"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263907C9" w14:textId="77777777" w:rsidR="00752C50" w:rsidRPr="00FC610B" w:rsidRDefault="00752C50" w:rsidP="00DE2747">
            <w:pPr>
              <w:rPr>
                <w:color w:val="000000"/>
                <w:sz w:val="18"/>
              </w:rPr>
            </w:pPr>
            <w:r w:rsidRPr="00FC610B">
              <w:rPr>
                <w:color w:val="000000"/>
                <w:sz w:val="18"/>
              </w:rPr>
              <w:t>-0.00105</w:t>
            </w:r>
          </w:p>
        </w:tc>
        <w:tc>
          <w:tcPr>
            <w:tcW w:w="2196" w:type="dxa"/>
            <w:tcBorders>
              <w:top w:val="single" w:sz="4" w:space="0" w:color="auto"/>
            </w:tcBorders>
            <w:shd w:val="clear" w:color="auto" w:fill="auto"/>
          </w:tcPr>
          <w:p w14:paraId="74EC7193" w14:textId="77777777" w:rsidR="00752C50" w:rsidRPr="00FC610B" w:rsidRDefault="00752C50" w:rsidP="00DE2747">
            <w:pPr>
              <w:rPr>
                <w:color w:val="000000"/>
                <w:sz w:val="18"/>
              </w:rPr>
            </w:pPr>
            <w:r w:rsidRPr="00FC610B">
              <w:rPr>
                <w:color w:val="000000"/>
                <w:sz w:val="18"/>
              </w:rPr>
              <w:t>-0.00194, -0.000183</w:t>
            </w:r>
          </w:p>
        </w:tc>
        <w:tc>
          <w:tcPr>
            <w:tcW w:w="2154" w:type="dxa"/>
            <w:vMerge w:val="restart"/>
            <w:tcBorders>
              <w:top w:val="single" w:sz="4" w:space="0" w:color="auto"/>
            </w:tcBorders>
            <w:shd w:val="clear" w:color="auto" w:fill="auto"/>
          </w:tcPr>
          <w:p w14:paraId="2DCE0027" w14:textId="77777777" w:rsidR="00752C50" w:rsidRPr="00FC610B" w:rsidRDefault="00752C50" w:rsidP="00DE2747">
            <w:pPr>
              <w:rPr>
                <w:color w:val="000000"/>
                <w:sz w:val="18"/>
              </w:rPr>
            </w:pPr>
            <w:proofErr w:type="gramStart"/>
            <w:r w:rsidRPr="00FC610B">
              <w:rPr>
                <w:color w:val="000000"/>
                <w:sz w:val="18"/>
              </w:rPr>
              <w:t>log</w:t>
            </w:r>
            <w:proofErr w:type="gramEnd"/>
            <w:r w:rsidRPr="00FC610B">
              <w:rPr>
                <w:color w:val="000000"/>
                <w:sz w:val="18"/>
              </w:rPr>
              <w:t xml:space="preserve"> odds ratio per cm increase in length</w:t>
            </w:r>
          </w:p>
        </w:tc>
      </w:tr>
      <w:tr w:rsidR="00752C50" w:rsidRPr="001178B4" w14:paraId="27F9CCF2" w14:textId="77777777" w:rsidTr="00FC610B">
        <w:tc>
          <w:tcPr>
            <w:tcW w:w="1404" w:type="dxa"/>
            <w:vMerge/>
            <w:shd w:val="clear" w:color="auto" w:fill="auto"/>
          </w:tcPr>
          <w:p w14:paraId="3F6CFD2A"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339070D"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DD072E9" w14:textId="77777777" w:rsidR="00752C50" w:rsidRPr="00FC610B" w:rsidRDefault="00752C50" w:rsidP="00DE2747">
            <w:pPr>
              <w:rPr>
                <w:color w:val="000000"/>
                <w:sz w:val="18"/>
              </w:rPr>
            </w:pPr>
            <w:r w:rsidRPr="00FC610B">
              <w:rPr>
                <w:color w:val="000000"/>
                <w:sz w:val="18"/>
              </w:rPr>
              <w:t>Max host body length</w:t>
            </w:r>
          </w:p>
        </w:tc>
        <w:tc>
          <w:tcPr>
            <w:tcW w:w="1914" w:type="dxa"/>
            <w:tcBorders>
              <w:bottom w:val="single" w:sz="4" w:space="0" w:color="auto"/>
            </w:tcBorders>
            <w:shd w:val="clear" w:color="auto" w:fill="auto"/>
          </w:tcPr>
          <w:p w14:paraId="50D531C8" w14:textId="77777777" w:rsidR="00752C50" w:rsidRPr="00FC610B" w:rsidRDefault="00752C50" w:rsidP="00DE2747">
            <w:pPr>
              <w:rPr>
                <w:color w:val="000000"/>
                <w:sz w:val="18"/>
              </w:rPr>
            </w:pPr>
            <w:r w:rsidRPr="00FC610B">
              <w:rPr>
                <w:color w:val="000000"/>
                <w:sz w:val="18"/>
              </w:rPr>
              <w:t>0.00652</w:t>
            </w:r>
          </w:p>
        </w:tc>
        <w:tc>
          <w:tcPr>
            <w:tcW w:w="2196" w:type="dxa"/>
            <w:tcBorders>
              <w:bottom w:val="single" w:sz="4" w:space="0" w:color="auto"/>
            </w:tcBorders>
            <w:shd w:val="clear" w:color="auto" w:fill="auto"/>
          </w:tcPr>
          <w:p w14:paraId="1DE39708" w14:textId="77777777" w:rsidR="00752C50" w:rsidRPr="00FC610B" w:rsidRDefault="00752C50" w:rsidP="00DE2747">
            <w:pPr>
              <w:rPr>
                <w:color w:val="000000"/>
                <w:sz w:val="18"/>
              </w:rPr>
            </w:pPr>
            <w:r w:rsidRPr="00FC610B">
              <w:rPr>
                <w:color w:val="000000"/>
                <w:sz w:val="18"/>
              </w:rPr>
              <w:t>0.00567, 0.00740</w:t>
            </w:r>
          </w:p>
        </w:tc>
        <w:tc>
          <w:tcPr>
            <w:tcW w:w="2154" w:type="dxa"/>
            <w:vMerge/>
            <w:tcBorders>
              <w:bottom w:val="single" w:sz="4" w:space="0" w:color="auto"/>
            </w:tcBorders>
            <w:shd w:val="clear" w:color="auto" w:fill="auto"/>
          </w:tcPr>
          <w:p w14:paraId="3F25CB6C" w14:textId="77777777" w:rsidR="00752C50" w:rsidRPr="00FC610B" w:rsidRDefault="00752C50" w:rsidP="00DE2747">
            <w:pPr>
              <w:rPr>
                <w:color w:val="000000"/>
                <w:sz w:val="18"/>
              </w:rPr>
            </w:pPr>
          </w:p>
        </w:tc>
      </w:tr>
      <w:tr w:rsidR="00752C50" w:rsidRPr="001178B4" w14:paraId="5E23079E" w14:textId="77777777" w:rsidTr="00FC610B">
        <w:tc>
          <w:tcPr>
            <w:tcW w:w="1404" w:type="dxa"/>
            <w:vMerge/>
            <w:shd w:val="clear" w:color="auto" w:fill="auto"/>
          </w:tcPr>
          <w:p w14:paraId="35382A2B"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46B68DAF" w14:textId="77777777" w:rsidR="00752C50" w:rsidRPr="00FC610B" w:rsidRDefault="00752C50" w:rsidP="00DE2747">
            <w:pPr>
              <w:rPr>
                <w:color w:val="000000"/>
                <w:sz w:val="18"/>
              </w:rPr>
            </w:pPr>
            <w:r w:rsidRPr="00FC610B">
              <w:rPr>
                <w:color w:val="000000"/>
                <w:sz w:val="18"/>
              </w:rPr>
              <w:t>PD</w:t>
            </w:r>
          </w:p>
          <w:p w14:paraId="64665926"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4576FA3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00691F84" w14:textId="77777777" w:rsidR="00752C50" w:rsidRPr="00FC610B" w:rsidRDefault="00752C50" w:rsidP="00DE2747">
            <w:pPr>
              <w:rPr>
                <w:color w:val="000000"/>
                <w:sz w:val="18"/>
              </w:rPr>
            </w:pPr>
            <w:r w:rsidRPr="00FC610B">
              <w:rPr>
                <w:color w:val="000000"/>
                <w:sz w:val="18"/>
              </w:rPr>
              <w:t>-0.00180</w:t>
            </w:r>
          </w:p>
        </w:tc>
        <w:tc>
          <w:tcPr>
            <w:tcW w:w="2196" w:type="dxa"/>
            <w:tcBorders>
              <w:top w:val="single" w:sz="4" w:space="0" w:color="auto"/>
            </w:tcBorders>
            <w:shd w:val="clear" w:color="auto" w:fill="auto"/>
          </w:tcPr>
          <w:p w14:paraId="5BEACC24" w14:textId="77777777" w:rsidR="00752C50" w:rsidRPr="00FC610B" w:rsidRDefault="00752C50" w:rsidP="00DE2747">
            <w:pPr>
              <w:rPr>
                <w:color w:val="000000"/>
                <w:sz w:val="18"/>
              </w:rPr>
            </w:pPr>
            <w:r w:rsidRPr="00FC610B">
              <w:rPr>
                <w:color w:val="000000"/>
                <w:sz w:val="18"/>
              </w:rPr>
              <w:t>-0.00264, -0.000956</w:t>
            </w:r>
          </w:p>
        </w:tc>
        <w:tc>
          <w:tcPr>
            <w:tcW w:w="2154" w:type="dxa"/>
            <w:vMerge w:val="restart"/>
            <w:tcBorders>
              <w:top w:val="single" w:sz="4" w:space="0" w:color="auto"/>
            </w:tcBorders>
            <w:shd w:val="clear" w:color="auto" w:fill="auto"/>
          </w:tcPr>
          <w:p w14:paraId="59A65BF7"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per cm increase in length</w:t>
            </w:r>
          </w:p>
        </w:tc>
      </w:tr>
      <w:tr w:rsidR="00752C50" w:rsidRPr="001178B4" w14:paraId="44CEB568" w14:textId="77777777" w:rsidTr="00FC610B">
        <w:tc>
          <w:tcPr>
            <w:tcW w:w="1404" w:type="dxa"/>
            <w:vMerge/>
            <w:shd w:val="clear" w:color="auto" w:fill="auto"/>
          </w:tcPr>
          <w:p w14:paraId="00E82007" w14:textId="77777777" w:rsidR="00752C50" w:rsidRPr="00FC610B" w:rsidRDefault="00752C50" w:rsidP="00DE2747">
            <w:pPr>
              <w:rPr>
                <w:color w:val="000000"/>
                <w:sz w:val="18"/>
              </w:rPr>
            </w:pPr>
          </w:p>
        </w:tc>
        <w:tc>
          <w:tcPr>
            <w:tcW w:w="1114" w:type="dxa"/>
            <w:vMerge/>
            <w:shd w:val="clear" w:color="auto" w:fill="auto"/>
          </w:tcPr>
          <w:p w14:paraId="64216809" w14:textId="77777777" w:rsidR="00752C50" w:rsidRPr="00FC610B" w:rsidRDefault="00752C50" w:rsidP="00DE2747">
            <w:pPr>
              <w:rPr>
                <w:color w:val="000000"/>
                <w:sz w:val="18"/>
              </w:rPr>
            </w:pPr>
          </w:p>
        </w:tc>
        <w:tc>
          <w:tcPr>
            <w:tcW w:w="1674" w:type="dxa"/>
            <w:gridSpan w:val="2"/>
            <w:shd w:val="clear" w:color="auto" w:fill="auto"/>
          </w:tcPr>
          <w:p w14:paraId="70A103A6"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6C15EF90" w14:textId="77777777" w:rsidR="00752C50" w:rsidRPr="00FC610B" w:rsidRDefault="00752C50" w:rsidP="00DE2747">
            <w:pPr>
              <w:rPr>
                <w:color w:val="000000"/>
                <w:sz w:val="18"/>
              </w:rPr>
            </w:pPr>
            <w:r w:rsidRPr="00FC610B">
              <w:rPr>
                <w:color w:val="000000"/>
                <w:sz w:val="18"/>
              </w:rPr>
              <w:t>0.00209</w:t>
            </w:r>
          </w:p>
        </w:tc>
        <w:tc>
          <w:tcPr>
            <w:tcW w:w="2196" w:type="dxa"/>
            <w:shd w:val="clear" w:color="auto" w:fill="auto"/>
          </w:tcPr>
          <w:p w14:paraId="209455AF" w14:textId="77777777" w:rsidR="00752C50" w:rsidRPr="00FC610B" w:rsidRDefault="00752C50" w:rsidP="00DE2747">
            <w:pPr>
              <w:rPr>
                <w:color w:val="000000"/>
                <w:sz w:val="18"/>
              </w:rPr>
            </w:pPr>
            <w:r w:rsidRPr="00FC610B">
              <w:rPr>
                <w:color w:val="000000"/>
                <w:sz w:val="18"/>
              </w:rPr>
              <w:t>0.00170, 0.00249</w:t>
            </w:r>
          </w:p>
        </w:tc>
        <w:tc>
          <w:tcPr>
            <w:tcW w:w="2154" w:type="dxa"/>
            <w:vMerge/>
            <w:shd w:val="clear" w:color="auto" w:fill="auto"/>
          </w:tcPr>
          <w:p w14:paraId="75A7E37A" w14:textId="77777777" w:rsidR="00752C50" w:rsidRPr="00FC610B" w:rsidRDefault="00752C50" w:rsidP="00DE2747">
            <w:pPr>
              <w:rPr>
                <w:color w:val="000000"/>
                <w:sz w:val="18"/>
              </w:rPr>
            </w:pPr>
          </w:p>
        </w:tc>
      </w:tr>
      <w:tr w:rsidR="00752C50" w:rsidRPr="001178B4" w14:paraId="6FBC0CC7" w14:textId="77777777" w:rsidTr="00FC610B">
        <w:tc>
          <w:tcPr>
            <w:tcW w:w="1404" w:type="dxa"/>
            <w:vMerge/>
            <w:shd w:val="clear" w:color="auto" w:fill="auto"/>
          </w:tcPr>
          <w:p w14:paraId="49123ACF"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B6703D8"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1A0B5DD9"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411C0248" w14:textId="77777777" w:rsidR="00752C50" w:rsidRPr="00FC610B" w:rsidRDefault="00752C50" w:rsidP="00DE2747">
            <w:pPr>
              <w:rPr>
                <w:color w:val="000000"/>
                <w:sz w:val="18"/>
              </w:rPr>
            </w:pPr>
            <w:r w:rsidRPr="00FC610B">
              <w:rPr>
                <w:color w:val="000000"/>
                <w:sz w:val="18"/>
              </w:rPr>
              <w:t>1.16029</w:t>
            </w:r>
          </w:p>
        </w:tc>
        <w:tc>
          <w:tcPr>
            <w:tcW w:w="2196" w:type="dxa"/>
            <w:tcBorders>
              <w:bottom w:val="single" w:sz="4" w:space="0" w:color="auto"/>
            </w:tcBorders>
            <w:shd w:val="clear" w:color="auto" w:fill="auto"/>
          </w:tcPr>
          <w:p w14:paraId="6A9063B0" w14:textId="77777777" w:rsidR="00752C50" w:rsidRPr="00FC610B" w:rsidRDefault="00752C50" w:rsidP="00DE2747">
            <w:pPr>
              <w:rPr>
                <w:color w:val="000000"/>
                <w:sz w:val="18"/>
              </w:rPr>
            </w:pPr>
            <w:r w:rsidRPr="00FC610B">
              <w:rPr>
                <w:color w:val="000000"/>
                <w:sz w:val="18"/>
              </w:rPr>
              <w:t>1.02587, 1.29472</w:t>
            </w:r>
          </w:p>
        </w:tc>
        <w:tc>
          <w:tcPr>
            <w:tcW w:w="2154" w:type="dxa"/>
            <w:vMerge/>
            <w:tcBorders>
              <w:bottom w:val="single" w:sz="4" w:space="0" w:color="auto"/>
            </w:tcBorders>
            <w:shd w:val="clear" w:color="auto" w:fill="auto"/>
          </w:tcPr>
          <w:p w14:paraId="404D477B" w14:textId="77777777" w:rsidR="00752C50" w:rsidRPr="00FC610B" w:rsidRDefault="00752C50" w:rsidP="00DE2747">
            <w:pPr>
              <w:rPr>
                <w:color w:val="000000"/>
                <w:sz w:val="18"/>
              </w:rPr>
            </w:pPr>
          </w:p>
        </w:tc>
      </w:tr>
      <w:tr w:rsidR="00752C50" w:rsidRPr="001178B4" w14:paraId="56B951E4" w14:textId="77777777" w:rsidTr="00FC610B">
        <w:tc>
          <w:tcPr>
            <w:tcW w:w="1404" w:type="dxa"/>
            <w:vMerge/>
            <w:shd w:val="clear" w:color="auto" w:fill="auto"/>
          </w:tcPr>
          <w:p w14:paraId="1C4318FE"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52294ED" w14:textId="77777777" w:rsidR="00752C50" w:rsidRPr="00FC610B" w:rsidRDefault="00752C50" w:rsidP="00DE2747">
            <w:pPr>
              <w:rPr>
                <w:color w:val="000000"/>
                <w:sz w:val="18"/>
              </w:rPr>
            </w:pPr>
            <w:r w:rsidRPr="00FC610B">
              <w:rPr>
                <w:color w:val="000000"/>
                <w:sz w:val="18"/>
              </w:rPr>
              <w:t>SPD</w:t>
            </w:r>
          </w:p>
          <w:p w14:paraId="2AB81AF8"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3EF71E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43F0EA7B" w14:textId="77777777" w:rsidR="00752C50" w:rsidRPr="00FC610B" w:rsidRDefault="00752C50" w:rsidP="00DE2747">
            <w:pPr>
              <w:rPr>
                <w:color w:val="000000"/>
                <w:sz w:val="18"/>
              </w:rPr>
            </w:pPr>
            <w:r w:rsidRPr="00FC610B">
              <w:rPr>
                <w:color w:val="000000"/>
                <w:sz w:val="18"/>
              </w:rPr>
              <w:t>-0.000093</w:t>
            </w:r>
          </w:p>
        </w:tc>
        <w:tc>
          <w:tcPr>
            <w:tcW w:w="2196" w:type="dxa"/>
            <w:tcBorders>
              <w:top w:val="single" w:sz="4" w:space="0" w:color="auto"/>
            </w:tcBorders>
            <w:shd w:val="clear" w:color="auto" w:fill="auto"/>
          </w:tcPr>
          <w:p w14:paraId="0C60426F" w14:textId="77777777" w:rsidR="00752C50" w:rsidRPr="00FC610B" w:rsidRDefault="00752C50" w:rsidP="00DE2747">
            <w:pPr>
              <w:rPr>
                <w:color w:val="000000"/>
                <w:sz w:val="18"/>
              </w:rPr>
            </w:pPr>
            <w:r w:rsidRPr="00FC610B">
              <w:rPr>
                <w:color w:val="000000"/>
                <w:sz w:val="18"/>
              </w:rPr>
              <w:t>-0.000138, -0.0000477</w:t>
            </w:r>
          </w:p>
        </w:tc>
        <w:tc>
          <w:tcPr>
            <w:tcW w:w="2154" w:type="dxa"/>
            <w:vMerge w:val="restart"/>
            <w:tcBorders>
              <w:top w:val="single" w:sz="4" w:space="0" w:color="auto"/>
            </w:tcBorders>
            <w:shd w:val="clear" w:color="auto" w:fill="auto"/>
          </w:tcPr>
          <w:p w14:paraId="63E15651"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SPD per cm increase in length</w:t>
            </w:r>
          </w:p>
        </w:tc>
      </w:tr>
      <w:tr w:rsidR="00752C50" w:rsidRPr="001178B4" w14:paraId="32EA04C3" w14:textId="77777777" w:rsidTr="00FC610B">
        <w:tc>
          <w:tcPr>
            <w:tcW w:w="1404" w:type="dxa"/>
            <w:vMerge/>
            <w:shd w:val="clear" w:color="auto" w:fill="auto"/>
          </w:tcPr>
          <w:p w14:paraId="1E878A52" w14:textId="77777777" w:rsidR="00752C50" w:rsidRPr="00FC610B" w:rsidRDefault="00752C50" w:rsidP="00DE2747">
            <w:pPr>
              <w:rPr>
                <w:color w:val="000000"/>
                <w:sz w:val="18"/>
              </w:rPr>
            </w:pPr>
          </w:p>
        </w:tc>
        <w:tc>
          <w:tcPr>
            <w:tcW w:w="1114" w:type="dxa"/>
            <w:vMerge/>
            <w:shd w:val="clear" w:color="auto" w:fill="auto"/>
          </w:tcPr>
          <w:p w14:paraId="50D2343E" w14:textId="77777777" w:rsidR="00752C50" w:rsidRPr="00FC610B" w:rsidRDefault="00752C50" w:rsidP="00DE2747">
            <w:pPr>
              <w:rPr>
                <w:color w:val="000000"/>
                <w:sz w:val="18"/>
              </w:rPr>
            </w:pPr>
          </w:p>
        </w:tc>
        <w:tc>
          <w:tcPr>
            <w:tcW w:w="1674" w:type="dxa"/>
            <w:gridSpan w:val="2"/>
            <w:shd w:val="clear" w:color="auto" w:fill="auto"/>
          </w:tcPr>
          <w:p w14:paraId="2B2B212A"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30A41EA7" w14:textId="77777777" w:rsidR="00752C50" w:rsidRPr="00FC610B" w:rsidRDefault="00752C50" w:rsidP="00DE2747">
            <w:pPr>
              <w:rPr>
                <w:color w:val="000000"/>
                <w:sz w:val="18"/>
              </w:rPr>
            </w:pPr>
            <w:r w:rsidRPr="00FC610B">
              <w:rPr>
                <w:color w:val="000000"/>
                <w:sz w:val="18"/>
              </w:rPr>
              <w:t>0.000240</w:t>
            </w:r>
          </w:p>
        </w:tc>
        <w:tc>
          <w:tcPr>
            <w:tcW w:w="2196" w:type="dxa"/>
            <w:shd w:val="clear" w:color="auto" w:fill="auto"/>
          </w:tcPr>
          <w:p w14:paraId="2338B0B4" w14:textId="77777777" w:rsidR="00752C50" w:rsidRPr="00FC610B" w:rsidRDefault="00752C50" w:rsidP="00DE2747">
            <w:pPr>
              <w:rPr>
                <w:color w:val="000000"/>
                <w:sz w:val="18"/>
              </w:rPr>
            </w:pPr>
            <w:r w:rsidRPr="00FC610B">
              <w:rPr>
                <w:color w:val="000000"/>
                <w:sz w:val="18"/>
              </w:rPr>
              <w:t>0.000209, 0.000271</w:t>
            </w:r>
          </w:p>
        </w:tc>
        <w:tc>
          <w:tcPr>
            <w:tcW w:w="2154" w:type="dxa"/>
            <w:vMerge/>
            <w:shd w:val="clear" w:color="auto" w:fill="auto"/>
          </w:tcPr>
          <w:p w14:paraId="50DFC088" w14:textId="77777777" w:rsidR="00752C50" w:rsidRPr="00FC610B" w:rsidRDefault="00752C50" w:rsidP="00DE2747">
            <w:pPr>
              <w:rPr>
                <w:color w:val="000000"/>
                <w:sz w:val="18"/>
              </w:rPr>
            </w:pPr>
          </w:p>
        </w:tc>
      </w:tr>
      <w:tr w:rsidR="00752C50" w:rsidRPr="001178B4" w14:paraId="323D5404" w14:textId="77777777" w:rsidTr="00FC610B">
        <w:tc>
          <w:tcPr>
            <w:tcW w:w="1404" w:type="dxa"/>
            <w:vMerge/>
            <w:shd w:val="clear" w:color="auto" w:fill="auto"/>
          </w:tcPr>
          <w:p w14:paraId="56C58122"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1F7DC73"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CD1259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0E9B9E12" w14:textId="77777777" w:rsidR="00752C50" w:rsidRPr="00FC610B" w:rsidRDefault="00752C50" w:rsidP="00DE2747">
            <w:pPr>
              <w:rPr>
                <w:color w:val="000000"/>
                <w:sz w:val="18"/>
              </w:rPr>
            </w:pPr>
            <w:r w:rsidRPr="00FC610B">
              <w:rPr>
                <w:color w:val="000000"/>
                <w:sz w:val="18"/>
              </w:rPr>
              <w:t>0.06276</w:t>
            </w:r>
          </w:p>
        </w:tc>
        <w:tc>
          <w:tcPr>
            <w:tcW w:w="2196" w:type="dxa"/>
            <w:tcBorders>
              <w:bottom w:val="single" w:sz="4" w:space="0" w:color="auto"/>
            </w:tcBorders>
            <w:shd w:val="clear" w:color="auto" w:fill="auto"/>
          </w:tcPr>
          <w:p w14:paraId="030BE352" w14:textId="77777777" w:rsidR="00752C50" w:rsidRPr="00FC610B" w:rsidRDefault="00752C50" w:rsidP="00DE2747">
            <w:pPr>
              <w:rPr>
                <w:color w:val="000000"/>
                <w:sz w:val="18"/>
              </w:rPr>
            </w:pPr>
            <w:r w:rsidRPr="00FC610B">
              <w:rPr>
                <w:color w:val="000000"/>
                <w:sz w:val="18"/>
              </w:rPr>
              <w:t>0.05289, 0.07262</w:t>
            </w:r>
          </w:p>
        </w:tc>
        <w:tc>
          <w:tcPr>
            <w:tcW w:w="2154" w:type="dxa"/>
            <w:vMerge/>
            <w:tcBorders>
              <w:bottom w:val="single" w:sz="4" w:space="0" w:color="auto"/>
            </w:tcBorders>
            <w:shd w:val="clear" w:color="auto" w:fill="auto"/>
          </w:tcPr>
          <w:p w14:paraId="7A1C7EE7" w14:textId="77777777" w:rsidR="00752C50" w:rsidRPr="00FC610B" w:rsidRDefault="00752C50" w:rsidP="00DE2747">
            <w:pPr>
              <w:rPr>
                <w:color w:val="000000"/>
                <w:sz w:val="18"/>
              </w:rPr>
            </w:pPr>
          </w:p>
        </w:tc>
      </w:tr>
      <w:tr w:rsidR="001B1701" w:rsidRPr="001178B4" w14:paraId="096D98CC" w14:textId="77777777" w:rsidTr="00FC610B">
        <w:trPr>
          <w:trHeight w:val="661"/>
        </w:trPr>
        <w:tc>
          <w:tcPr>
            <w:tcW w:w="1404" w:type="dxa"/>
            <w:vMerge/>
            <w:shd w:val="clear" w:color="auto" w:fill="auto"/>
          </w:tcPr>
          <w:p w14:paraId="75CCDDD0" w14:textId="77777777" w:rsidR="001B1701" w:rsidRPr="00FC610B" w:rsidRDefault="001B1701" w:rsidP="00DE2747">
            <w:pPr>
              <w:rPr>
                <w:color w:val="000000"/>
                <w:sz w:val="18"/>
              </w:rPr>
            </w:pPr>
          </w:p>
        </w:tc>
        <w:tc>
          <w:tcPr>
            <w:tcW w:w="1114" w:type="dxa"/>
            <w:vMerge w:val="restart"/>
            <w:shd w:val="clear" w:color="auto" w:fill="auto"/>
          </w:tcPr>
          <w:p w14:paraId="4F6675E3" w14:textId="77777777" w:rsidR="001B1701" w:rsidRPr="00FC610B" w:rsidRDefault="001B1701" w:rsidP="00DE2747">
            <w:pPr>
              <w:rPr>
                <w:color w:val="000000"/>
                <w:sz w:val="18"/>
              </w:rPr>
            </w:pPr>
            <w:r w:rsidRPr="00FC610B">
              <w:rPr>
                <w:color w:val="000000"/>
                <w:sz w:val="18"/>
              </w:rPr>
              <w:t>SES-PD</w:t>
            </w:r>
          </w:p>
        </w:tc>
        <w:tc>
          <w:tcPr>
            <w:tcW w:w="1674" w:type="dxa"/>
            <w:gridSpan w:val="2"/>
            <w:tcBorders>
              <w:top w:val="single" w:sz="4" w:space="0" w:color="auto"/>
              <w:bottom w:val="nil"/>
            </w:tcBorders>
            <w:shd w:val="clear" w:color="auto" w:fill="auto"/>
          </w:tcPr>
          <w:p w14:paraId="28C57316" w14:textId="77777777" w:rsidR="001B1701" w:rsidRPr="00FC610B" w:rsidRDefault="001B1701" w:rsidP="00DE2747">
            <w:pPr>
              <w:rPr>
                <w:color w:val="000000"/>
                <w:sz w:val="18"/>
              </w:rPr>
            </w:pPr>
            <w:r w:rsidRPr="00FC610B">
              <w:rPr>
                <w:color w:val="000000"/>
                <w:sz w:val="18"/>
              </w:rPr>
              <w:t>Mean host body length</w:t>
            </w:r>
          </w:p>
        </w:tc>
        <w:tc>
          <w:tcPr>
            <w:tcW w:w="1914" w:type="dxa"/>
            <w:tcBorders>
              <w:top w:val="single" w:sz="4" w:space="0" w:color="auto"/>
              <w:bottom w:val="nil"/>
            </w:tcBorders>
            <w:shd w:val="clear" w:color="auto" w:fill="auto"/>
          </w:tcPr>
          <w:p w14:paraId="39DCE2DE" w14:textId="77777777" w:rsidR="001B1701" w:rsidRPr="00FC610B" w:rsidRDefault="001B1701" w:rsidP="00DE2747">
            <w:pPr>
              <w:rPr>
                <w:color w:val="000000"/>
                <w:sz w:val="18"/>
              </w:rPr>
            </w:pPr>
            <w:r w:rsidRPr="00FC610B">
              <w:rPr>
                <w:color w:val="000000"/>
                <w:sz w:val="20"/>
              </w:rPr>
              <w:t>-0.0108949</w:t>
            </w:r>
          </w:p>
        </w:tc>
        <w:tc>
          <w:tcPr>
            <w:tcW w:w="2196" w:type="dxa"/>
            <w:tcBorders>
              <w:top w:val="single" w:sz="4" w:space="0" w:color="auto"/>
              <w:bottom w:val="nil"/>
            </w:tcBorders>
            <w:shd w:val="clear" w:color="auto" w:fill="auto"/>
          </w:tcPr>
          <w:p w14:paraId="69F82A40" w14:textId="77777777" w:rsidR="001B1701" w:rsidRPr="00FC610B" w:rsidRDefault="001B1701" w:rsidP="00DE2747">
            <w:pPr>
              <w:rPr>
                <w:color w:val="000000"/>
                <w:sz w:val="18"/>
              </w:rPr>
            </w:pPr>
            <w:r w:rsidRPr="00FC610B">
              <w:rPr>
                <w:color w:val="000000"/>
                <w:sz w:val="20"/>
              </w:rPr>
              <w:t>-0.0150664, -0.0067235</w:t>
            </w:r>
          </w:p>
        </w:tc>
        <w:tc>
          <w:tcPr>
            <w:tcW w:w="2154" w:type="dxa"/>
            <w:vMerge w:val="restart"/>
            <w:tcBorders>
              <w:top w:val="single" w:sz="4" w:space="0" w:color="auto"/>
            </w:tcBorders>
            <w:shd w:val="clear" w:color="auto" w:fill="auto"/>
          </w:tcPr>
          <w:p w14:paraId="7079BDA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per cm increase in length</w:t>
            </w:r>
          </w:p>
        </w:tc>
      </w:tr>
      <w:tr w:rsidR="001B1701" w:rsidRPr="001178B4" w14:paraId="4BEE1F89" w14:textId="77777777" w:rsidTr="00FC610B">
        <w:trPr>
          <w:trHeight w:val="661"/>
        </w:trPr>
        <w:tc>
          <w:tcPr>
            <w:tcW w:w="1404" w:type="dxa"/>
            <w:vMerge/>
            <w:shd w:val="clear" w:color="auto" w:fill="auto"/>
          </w:tcPr>
          <w:p w14:paraId="4C8B7797" w14:textId="77777777" w:rsidR="001B1701" w:rsidRPr="00FC610B" w:rsidRDefault="001B1701" w:rsidP="00DE2747">
            <w:pPr>
              <w:rPr>
                <w:color w:val="000000"/>
                <w:sz w:val="18"/>
              </w:rPr>
            </w:pPr>
          </w:p>
        </w:tc>
        <w:tc>
          <w:tcPr>
            <w:tcW w:w="1114" w:type="dxa"/>
            <w:vMerge/>
            <w:shd w:val="clear" w:color="auto" w:fill="auto"/>
          </w:tcPr>
          <w:p w14:paraId="1D77BF83" w14:textId="77777777" w:rsidR="001B1701" w:rsidRPr="00FC610B" w:rsidRDefault="001B1701" w:rsidP="00DE2747">
            <w:pPr>
              <w:rPr>
                <w:color w:val="000000"/>
                <w:sz w:val="18"/>
              </w:rPr>
            </w:pPr>
          </w:p>
        </w:tc>
        <w:tc>
          <w:tcPr>
            <w:tcW w:w="1674" w:type="dxa"/>
            <w:gridSpan w:val="2"/>
            <w:tcBorders>
              <w:top w:val="nil"/>
              <w:bottom w:val="nil"/>
            </w:tcBorders>
            <w:shd w:val="clear" w:color="auto" w:fill="auto"/>
          </w:tcPr>
          <w:p w14:paraId="15FACE66" w14:textId="77777777" w:rsidR="001B1701" w:rsidRPr="00FC610B" w:rsidRDefault="001B1701" w:rsidP="00DE2747">
            <w:pPr>
              <w:rPr>
                <w:color w:val="000000"/>
                <w:sz w:val="18"/>
              </w:rPr>
            </w:pPr>
            <w:r w:rsidRPr="00FC610B">
              <w:rPr>
                <w:color w:val="000000"/>
                <w:sz w:val="18"/>
              </w:rPr>
              <w:t>Max host body length</w:t>
            </w:r>
          </w:p>
        </w:tc>
        <w:tc>
          <w:tcPr>
            <w:tcW w:w="1914" w:type="dxa"/>
            <w:tcBorders>
              <w:top w:val="nil"/>
              <w:bottom w:val="nil"/>
            </w:tcBorders>
            <w:shd w:val="clear" w:color="auto" w:fill="auto"/>
          </w:tcPr>
          <w:p w14:paraId="51CCCF4F" w14:textId="77777777" w:rsidR="001B1701" w:rsidRPr="00FC610B" w:rsidRDefault="001B1701" w:rsidP="00DE2747">
            <w:pPr>
              <w:rPr>
                <w:color w:val="000000"/>
                <w:sz w:val="18"/>
              </w:rPr>
            </w:pPr>
            <w:r w:rsidRPr="00FC610B">
              <w:rPr>
                <w:color w:val="000000"/>
                <w:sz w:val="20"/>
              </w:rPr>
              <w:t>-0.0102986</w:t>
            </w:r>
          </w:p>
        </w:tc>
        <w:tc>
          <w:tcPr>
            <w:tcW w:w="2196" w:type="dxa"/>
            <w:tcBorders>
              <w:top w:val="nil"/>
              <w:bottom w:val="nil"/>
            </w:tcBorders>
            <w:shd w:val="clear" w:color="auto" w:fill="auto"/>
          </w:tcPr>
          <w:p w14:paraId="3939E2A4" w14:textId="77777777" w:rsidR="001B1701" w:rsidRPr="00FC610B" w:rsidRDefault="001B1701" w:rsidP="00DE2747">
            <w:pPr>
              <w:rPr>
                <w:color w:val="000000"/>
                <w:sz w:val="18"/>
              </w:rPr>
            </w:pPr>
            <w:r w:rsidRPr="00FC610B">
              <w:rPr>
                <w:color w:val="000000"/>
                <w:sz w:val="20"/>
              </w:rPr>
              <w:t>-0.0122554, -0.0083417</w:t>
            </w:r>
          </w:p>
        </w:tc>
        <w:tc>
          <w:tcPr>
            <w:tcW w:w="2154" w:type="dxa"/>
            <w:vMerge/>
            <w:shd w:val="clear" w:color="auto" w:fill="auto"/>
          </w:tcPr>
          <w:p w14:paraId="7CB8785A" w14:textId="77777777" w:rsidR="001B1701" w:rsidRPr="00FC610B" w:rsidRDefault="001B1701" w:rsidP="00DE2747">
            <w:pPr>
              <w:rPr>
                <w:color w:val="000000"/>
                <w:sz w:val="18"/>
              </w:rPr>
            </w:pPr>
          </w:p>
        </w:tc>
      </w:tr>
      <w:tr w:rsidR="001B1701" w:rsidRPr="001178B4" w14:paraId="76FDD9B5" w14:textId="77777777" w:rsidTr="00FC610B">
        <w:trPr>
          <w:trHeight w:val="661"/>
        </w:trPr>
        <w:tc>
          <w:tcPr>
            <w:tcW w:w="1404" w:type="dxa"/>
            <w:vMerge/>
            <w:tcBorders>
              <w:bottom w:val="single" w:sz="4" w:space="0" w:color="auto"/>
            </w:tcBorders>
            <w:shd w:val="clear" w:color="auto" w:fill="auto"/>
          </w:tcPr>
          <w:p w14:paraId="093CBAF1"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9DC5FCD" w14:textId="77777777" w:rsidR="001B1701" w:rsidRPr="00FC610B" w:rsidRDefault="001B1701" w:rsidP="00DE2747">
            <w:pPr>
              <w:rPr>
                <w:color w:val="000000"/>
                <w:sz w:val="18"/>
              </w:rPr>
            </w:pPr>
          </w:p>
        </w:tc>
        <w:tc>
          <w:tcPr>
            <w:tcW w:w="1674" w:type="dxa"/>
            <w:gridSpan w:val="2"/>
            <w:tcBorders>
              <w:top w:val="nil"/>
              <w:bottom w:val="single" w:sz="4" w:space="0" w:color="auto"/>
            </w:tcBorders>
            <w:shd w:val="clear" w:color="auto" w:fill="auto"/>
          </w:tcPr>
          <w:p w14:paraId="16543AC7" w14:textId="77777777" w:rsidR="001B1701" w:rsidRPr="00FC610B" w:rsidRDefault="001B1701" w:rsidP="00DE2747">
            <w:pPr>
              <w:rPr>
                <w:color w:val="000000"/>
                <w:sz w:val="18"/>
              </w:rPr>
            </w:pPr>
            <w:r w:rsidRPr="00FC610B">
              <w:rPr>
                <w:color w:val="000000"/>
                <w:sz w:val="18"/>
              </w:rPr>
              <w:t>CV host body length</w:t>
            </w:r>
          </w:p>
        </w:tc>
        <w:tc>
          <w:tcPr>
            <w:tcW w:w="1914" w:type="dxa"/>
            <w:tcBorders>
              <w:top w:val="nil"/>
              <w:bottom w:val="single" w:sz="4" w:space="0" w:color="auto"/>
            </w:tcBorders>
            <w:shd w:val="clear" w:color="auto" w:fill="auto"/>
          </w:tcPr>
          <w:p w14:paraId="385FAF26" w14:textId="77777777" w:rsidR="001B1701" w:rsidRPr="00FC610B" w:rsidRDefault="001B1701" w:rsidP="00DE2747">
            <w:pPr>
              <w:rPr>
                <w:color w:val="000000"/>
                <w:sz w:val="18"/>
              </w:rPr>
            </w:pPr>
            <w:r w:rsidRPr="00FC610B">
              <w:rPr>
                <w:color w:val="000000"/>
                <w:sz w:val="20"/>
              </w:rPr>
              <w:t>0.7280691</w:t>
            </w:r>
          </w:p>
        </w:tc>
        <w:tc>
          <w:tcPr>
            <w:tcW w:w="2196" w:type="dxa"/>
            <w:tcBorders>
              <w:top w:val="nil"/>
              <w:bottom w:val="single" w:sz="4" w:space="0" w:color="auto"/>
            </w:tcBorders>
            <w:shd w:val="clear" w:color="auto" w:fill="auto"/>
          </w:tcPr>
          <w:p w14:paraId="49CF09E3" w14:textId="77777777" w:rsidR="001B1701" w:rsidRPr="00FC610B" w:rsidRDefault="001B1701" w:rsidP="00DE2747">
            <w:pPr>
              <w:rPr>
                <w:color w:val="000000"/>
                <w:sz w:val="18"/>
              </w:rPr>
            </w:pPr>
            <w:r w:rsidRPr="00FC610B">
              <w:rPr>
                <w:color w:val="000000"/>
                <w:sz w:val="20"/>
              </w:rPr>
              <w:t>-0.0079981, 1.4641362</w:t>
            </w:r>
          </w:p>
        </w:tc>
        <w:tc>
          <w:tcPr>
            <w:tcW w:w="2154" w:type="dxa"/>
            <w:vMerge/>
            <w:tcBorders>
              <w:bottom w:val="single" w:sz="4" w:space="0" w:color="auto"/>
            </w:tcBorders>
            <w:shd w:val="clear" w:color="auto" w:fill="auto"/>
          </w:tcPr>
          <w:p w14:paraId="26BB3570" w14:textId="77777777" w:rsidR="001B1701" w:rsidRPr="00FC610B" w:rsidRDefault="001B1701" w:rsidP="00DE2747">
            <w:pPr>
              <w:rPr>
                <w:color w:val="000000"/>
                <w:sz w:val="18"/>
              </w:rPr>
            </w:pPr>
          </w:p>
        </w:tc>
      </w:tr>
      <w:tr w:rsidR="001B1701" w:rsidRPr="001178B4" w14:paraId="722AECF6" w14:textId="77777777" w:rsidTr="00FC610B">
        <w:tc>
          <w:tcPr>
            <w:tcW w:w="1404" w:type="dxa"/>
            <w:vMerge w:val="restart"/>
            <w:tcBorders>
              <w:top w:val="single" w:sz="4" w:space="0" w:color="auto"/>
            </w:tcBorders>
            <w:shd w:val="clear" w:color="auto" w:fill="auto"/>
          </w:tcPr>
          <w:p w14:paraId="0395F4A9" w14:textId="77777777" w:rsidR="001B1701" w:rsidRPr="00FC610B" w:rsidRDefault="001B1701" w:rsidP="00DE2747">
            <w:pPr>
              <w:rPr>
                <w:color w:val="000000"/>
                <w:sz w:val="18"/>
              </w:rPr>
            </w:pPr>
            <w:proofErr w:type="spellStart"/>
            <w:r w:rsidRPr="00FC610B">
              <w:rPr>
                <w:color w:val="000000"/>
                <w:sz w:val="18"/>
              </w:rPr>
              <w:t>Ectoparasite</w:t>
            </w:r>
            <w:proofErr w:type="spellEnd"/>
          </w:p>
        </w:tc>
        <w:tc>
          <w:tcPr>
            <w:tcW w:w="1114" w:type="dxa"/>
            <w:vMerge w:val="restart"/>
            <w:tcBorders>
              <w:top w:val="single" w:sz="4" w:space="0" w:color="auto"/>
            </w:tcBorders>
            <w:shd w:val="clear" w:color="auto" w:fill="auto"/>
          </w:tcPr>
          <w:p w14:paraId="2AD7AD45"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092" w:type="dxa"/>
            <w:vMerge w:val="restart"/>
            <w:tcBorders>
              <w:top w:val="single" w:sz="4" w:space="0" w:color="auto"/>
            </w:tcBorders>
            <w:shd w:val="clear" w:color="auto" w:fill="auto"/>
          </w:tcPr>
          <w:p w14:paraId="2F1EFA8C"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527E9577"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5D38D071" w14:textId="77777777" w:rsidR="001B1701" w:rsidRPr="00FC610B" w:rsidRDefault="001B1701" w:rsidP="00DE2747">
            <w:pPr>
              <w:rPr>
                <w:color w:val="000000"/>
                <w:sz w:val="18"/>
              </w:rPr>
            </w:pPr>
            <w:r w:rsidRPr="00FC610B">
              <w:rPr>
                <w:color w:val="000000"/>
                <w:sz w:val="18"/>
              </w:rPr>
              <w:t>0.2235999</w:t>
            </w:r>
          </w:p>
        </w:tc>
        <w:tc>
          <w:tcPr>
            <w:tcW w:w="2196" w:type="dxa"/>
            <w:tcBorders>
              <w:top w:val="single" w:sz="4" w:space="0" w:color="auto"/>
              <w:bottom w:val="nil"/>
            </w:tcBorders>
            <w:shd w:val="clear" w:color="auto" w:fill="auto"/>
          </w:tcPr>
          <w:p w14:paraId="67A17390" w14:textId="77777777" w:rsidR="001B1701" w:rsidRPr="00FC610B" w:rsidRDefault="001B1701" w:rsidP="00DE2747">
            <w:pPr>
              <w:rPr>
                <w:color w:val="000000"/>
                <w:sz w:val="18"/>
              </w:rPr>
            </w:pPr>
            <w:r w:rsidRPr="00FC610B">
              <w:rPr>
                <w:color w:val="000000"/>
                <w:sz w:val="18"/>
              </w:rPr>
              <w:t>0.1423384, 0.3049629</w:t>
            </w:r>
          </w:p>
        </w:tc>
        <w:tc>
          <w:tcPr>
            <w:tcW w:w="2154" w:type="dxa"/>
            <w:vMerge w:val="restart"/>
            <w:tcBorders>
              <w:top w:val="single" w:sz="4" w:space="0" w:color="auto"/>
            </w:tcBorders>
            <w:shd w:val="clear" w:color="auto" w:fill="auto"/>
          </w:tcPr>
          <w:p w14:paraId="37DB4676"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compared to 1</w:t>
            </w:r>
            <w:r w:rsidRPr="00FC610B">
              <w:rPr>
                <w:color w:val="000000"/>
                <w:sz w:val="18"/>
                <w:vertAlign w:val="superscript"/>
              </w:rPr>
              <w:t>st</w:t>
            </w:r>
            <w:r w:rsidRPr="00FC610B">
              <w:rPr>
                <w:color w:val="000000"/>
                <w:sz w:val="18"/>
              </w:rPr>
              <w:t xml:space="preserve"> quartile category</w:t>
            </w:r>
          </w:p>
        </w:tc>
      </w:tr>
      <w:tr w:rsidR="001B1701" w:rsidRPr="001178B4" w14:paraId="145F3573" w14:textId="77777777" w:rsidTr="00FC610B">
        <w:tc>
          <w:tcPr>
            <w:tcW w:w="1404" w:type="dxa"/>
            <w:vMerge/>
            <w:shd w:val="clear" w:color="auto" w:fill="auto"/>
          </w:tcPr>
          <w:p w14:paraId="73D1A03C"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4BFD1C33" w14:textId="77777777" w:rsidR="001B1701" w:rsidRPr="00FC610B" w:rsidRDefault="001B1701" w:rsidP="00DE2747">
            <w:pPr>
              <w:rPr>
                <w:color w:val="000000"/>
                <w:sz w:val="18"/>
              </w:rPr>
            </w:pPr>
          </w:p>
        </w:tc>
        <w:tc>
          <w:tcPr>
            <w:tcW w:w="1092" w:type="dxa"/>
            <w:vMerge/>
            <w:shd w:val="clear" w:color="auto" w:fill="auto"/>
          </w:tcPr>
          <w:p w14:paraId="482FBADA" w14:textId="77777777" w:rsidR="001B1701" w:rsidRPr="00FC610B" w:rsidRDefault="001B1701" w:rsidP="00DE2747">
            <w:pPr>
              <w:rPr>
                <w:color w:val="000000"/>
                <w:sz w:val="18"/>
              </w:rPr>
            </w:pPr>
          </w:p>
        </w:tc>
        <w:tc>
          <w:tcPr>
            <w:tcW w:w="582" w:type="dxa"/>
            <w:shd w:val="clear" w:color="auto" w:fill="auto"/>
          </w:tcPr>
          <w:p w14:paraId="6A200D5E"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6AADB69F" w14:textId="77777777" w:rsidR="001B1701" w:rsidRPr="00FC610B" w:rsidRDefault="001B1701" w:rsidP="00DE2747">
            <w:pPr>
              <w:rPr>
                <w:color w:val="000000"/>
                <w:sz w:val="18"/>
              </w:rPr>
            </w:pPr>
            <w:r w:rsidRPr="00FC610B">
              <w:rPr>
                <w:color w:val="000000"/>
                <w:sz w:val="18"/>
              </w:rPr>
              <w:t>0.406262</w:t>
            </w:r>
          </w:p>
        </w:tc>
        <w:tc>
          <w:tcPr>
            <w:tcW w:w="2196" w:type="dxa"/>
            <w:tcBorders>
              <w:top w:val="nil"/>
              <w:bottom w:val="nil"/>
            </w:tcBorders>
            <w:shd w:val="clear" w:color="auto" w:fill="auto"/>
          </w:tcPr>
          <w:p w14:paraId="2543EC0C" w14:textId="77777777" w:rsidR="001B1701" w:rsidRPr="00FC610B" w:rsidRDefault="001B1701" w:rsidP="00DE2747">
            <w:pPr>
              <w:rPr>
                <w:color w:val="000000"/>
                <w:sz w:val="18"/>
              </w:rPr>
            </w:pPr>
            <w:r w:rsidRPr="00FC610B">
              <w:rPr>
                <w:color w:val="000000"/>
                <w:sz w:val="18"/>
              </w:rPr>
              <w:t>0.334761, 0.4780085</w:t>
            </w:r>
          </w:p>
        </w:tc>
        <w:tc>
          <w:tcPr>
            <w:tcW w:w="2154" w:type="dxa"/>
            <w:vMerge/>
            <w:tcBorders>
              <w:top w:val="single" w:sz="4" w:space="0" w:color="auto"/>
            </w:tcBorders>
            <w:shd w:val="clear" w:color="auto" w:fill="auto"/>
          </w:tcPr>
          <w:p w14:paraId="39C34C9F" w14:textId="77777777" w:rsidR="001B1701" w:rsidRPr="00FC610B" w:rsidRDefault="001B1701" w:rsidP="00DE2747">
            <w:pPr>
              <w:rPr>
                <w:color w:val="000000"/>
                <w:sz w:val="18"/>
              </w:rPr>
            </w:pPr>
          </w:p>
        </w:tc>
      </w:tr>
      <w:tr w:rsidR="001B1701" w:rsidRPr="001178B4" w14:paraId="46FE86A9" w14:textId="77777777" w:rsidTr="00FC610B">
        <w:tc>
          <w:tcPr>
            <w:tcW w:w="1404" w:type="dxa"/>
            <w:vMerge/>
            <w:shd w:val="clear" w:color="auto" w:fill="auto"/>
          </w:tcPr>
          <w:p w14:paraId="23922D68"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39E4C433" w14:textId="77777777" w:rsidR="001B1701" w:rsidRPr="00FC610B" w:rsidRDefault="001B1701" w:rsidP="00DE2747">
            <w:pPr>
              <w:rPr>
                <w:color w:val="000000"/>
                <w:sz w:val="18"/>
              </w:rPr>
            </w:pPr>
          </w:p>
        </w:tc>
        <w:tc>
          <w:tcPr>
            <w:tcW w:w="1092" w:type="dxa"/>
            <w:vMerge/>
            <w:tcBorders>
              <w:bottom w:val="nil"/>
            </w:tcBorders>
            <w:shd w:val="clear" w:color="auto" w:fill="auto"/>
          </w:tcPr>
          <w:p w14:paraId="1847B511" w14:textId="77777777" w:rsidR="001B1701" w:rsidRPr="00FC610B" w:rsidRDefault="001B1701" w:rsidP="00DE2747">
            <w:pPr>
              <w:rPr>
                <w:color w:val="000000"/>
                <w:sz w:val="18"/>
              </w:rPr>
            </w:pPr>
          </w:p>
        </w:tc>
        <w:tc>
          <w:tcPr>
            <w:tcW w:w="582" w:type="dxa"/>
            <w:tcBorders>
              <w:bottom w:val="nil"/>
            </w:tcBorders>
            <w:shd w:val="clear" w:color="auto" w:fill="auto"/>
          </w:tcPr>
          <w:p w14:paraId="11FA0D2B"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0D7E2BE" w14:textId="77777777" w:rsidR="001B1701" w:rsidRPr="00FC610B" w:rsidRDefault="001B1701" w:rsidP="00DE2747">
            <w:pPr>
              <w:rPr>
                <w:color w:val="000000"/>
                <w:sz w:val="18"/>
              </w:rPr>
            </w:pPr>
            <w:r w:rsidRPr="00FC610B">
              <w:rPr>
                <w:color w:val="000000"/>
                <w:sz w:val="18"/>
              </w:rPr>
              <w:t>0.0995918</w:t>
            </w:r>
          </w:p>
        </w:tc>
        <w:tc>
          <w:tcPr>
            <w:tcW w:w="2196" w:type="dxa"/>
            <w:tcBorders>
              <w:top w:val="nil"/>
              <w:bottom w:val="nil"/>
            </w:tcBorders>
            <w:shd w:val="clear" w:color="auto" w:fill="auto"/>
          </w:tcPr>
          <w:p w14:paraId="35226EBD" w14:textId="77777777" w:rsidR="001B1701" w:rsidRPr="00FC610B" w:rsidRDefault="001B1701" w:rsidP="00DE2747">
            <w:pPr>
              <w:rPr>
                <w:color w:val="000000"/>
                <w:sz w:val="18"/>
              </w:rPr>
            </w:pPr>
            <w:r w:rsidRPr="00FC610B">
              <w:rPr>
                <w:color w:val="000000"/>
                <w:sz w:val="18"/>
              </w:rPr>
              <w:t>-0.0302969, 0.2285828</w:t>
            </w:r>
          </w:p>
        </w:tc>
        <w:tc>
          <w:tcPr>
            <w:tcW w:w="2154" w:type="dxa"/>
            <w:vMerge/>
            <w:tcBorders>
              <w:top w:val="single" w:sz="4" w:space="0" w:color="auto"/>
            </w:tcBorders>
            <w:shd w:val="clear" w:color="auto" w:fill="auto"/>
          </w:tcPr>
          <w:p w14:paraId="04FF08BA" w14:textId="77777777" w:rsidR="001B1701" w:rsidRPr="00FC610B" w:rsidRDefault="001B1701" w:rsidP="00DE2747">
            <w:pPr>
              <w:rPr>
                <w:color w:val="000000"/>
                <w:sz w:val="18"/>
              </w:rPr>
            </w:pPr>
          </w:p>
        </w:tc>
      </w:tr>
      <w:tr w:rsidR="001B1701" w:rsidRPr="001178B4" w14:paraId="475369A2" w14:textId="77777777" w:rsidTr="00FC610B">
        <w:tc>
          <w:tcPr>
            <w:tcW w:w="1404" w:type="dxa"/>
            <w:vMerge/>
            <w:shd w:val="clear" w:color="auto" w:fill="auto"/>
          </w:tcPr>
          <w:p w14:paraId="2D80D8FD" w14:textId="77777777" w:rsidR="001B1701" w:rsidRPr="00FC610B" w:rsidRDefault="001B1701" w:rsidP="00DE2747">
            <w:pPr>
              <w:rPr>
                <w:color w:val="000000"/>
                <w:sz w:val="18"/>
              </w:rPr>
            </w:pPr>
          </w:p>
        </w:tc>
        <w:tc>
          <w:tcPr>
            <w:tcW w:w="1114" w:type="dxa"/>
            <w:vMerge/>
            <w:shd w:val="clear" w:color="auto" w:fill="auto"/>
          </w:tcPr>
          <w:p w14:paraId="43112259"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35F9244"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047AFDB1"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7D63319C" w14:textId="77777777" w:rsidR="001B1701" w:rsidRPr="00FC610B" w:rsidRDefault="001B1701" w:rsidP="00DE2747">
            <w:pPr>
              <w:rPr>
                <w:color w:val="000000"/>
                <w:sz w:val="18"/>
              </w:rPr>
            </w:pPr>
            <w:r w:rsidRPr="00FC610B">
              <w:rPr>
                <w:color w:val="000000"/>
                <w:sz w:val="18"/>
              </w:rPr>
              <w:t>0.2568647</w:t>
            </w:r>
          </w:p>
        </w:tc>
        <w:tc>
          <w:tcPr>
            <w:tcW w:w="2196" w:type="dxa"/>
            <w:tcBorders>
              <w:top w:val="nil"/>
              <w:bottom w:val="nil"/>
            </w:tcBorders>
            <w:shd w:val="clear" w:color="auto" w:fill="auto"/>
          </w:tcPr>
          <w:p w14:paraId="6173245B" w14:textId="77777777" w:rsidR="001B1701" w:rsidRPr="00FC610B" w:rsidRDefault="001B1701" w:rsidP="00DE2747">
            <w:pPr>
              <w:rPr>
                <w:color w:val="000000"/>
                <w:sz w:val="18"/>
              </w:rPr>
            </w:pPr>
            <w:r w:rsidRPr="00FC610B">
              <w:rPr>
                <w:color w:val="000000"/>
                <w:sz w:val="18"/>
              </w:rPr>
              <w:t>0.1742667, 0.339628</w:t>
            </w:r>
          </w:p>
        </w:tc>
        <w:tc>
          <w:tcPr>
            <w:tcW w:w="2154" w:type="dxa"/>
            <w:vMerge/>
            <w:shd w:val="clear" w:color="auto" w:fill="auto"/>
          </w:tcPr>
          <w:p w14:paraId="1946AC79" w14:textId="77777777" w:rsidR="001B1701" w:rsidRPr="00FC610B" w:rsidRDefault="001B1701" w:rsidP="00DE2747">
            <w:pPr>
              <w:rPr>
                <w:color w:val="000000"/>
                <w:sz w:val="18"/>
              </w:rPr>
            </w:pPr>
          </w:p>
        </w:tc>
      </w:tr>
      <w:tr w:rsidR="001B1701" w:rsidRPr="001178B4" w14:paraId="13F393EF" w14:textId="77777777" w:rsidTr="00FC610B">
        <w:tc>
          <w:tcPr>
            <w:tcW w:w="1404" w:type="dxa"/>
            <w:vMerge/>
            <w:shd w:val="clear" w:color="auto" w:fill="auto"/>
          </w:tcPr>
          <w:p w14:paraId="66085739" w14:textId="77777777" w:rsidR="001B1701" w:rsidRPr="00FC610B" w:rsidRDefault="001B1701" w:rsidP="00DE2747">
            <w:pPr>
              <w:rPr>
                <w:color w:val="000000"/>
                <w:sz w:val="18"/>
              </w:rPr>
            </w:pPr>
          </w:p>
        </w:tc>
        <w:tc>
          <w:tcPr>
            <w:tcW w:w="1114" w:type="dxa"/>
            <w:vMerge/>
            <w:shd w:val="clear" w:color="auto" w:fill="auto"/>
          </w:tcPr>
          <w:p w14:paraId="69070AB5" w14:textId="77777777" w:rsidR="001B1701" w:rsidRPr="00FC610B" w:rsidRDefault="001B1701" w:rsidP="00DE2747">
            <w:pPr>
              <w:rPr>
                <w:color w:val="000000"/>
                <w:sz w:val="18"/>
              </w:rPr>
            </w:pPr>
          </w:p>
        </w:tc>
        <w:tc>
          <w:tcPr>
            <w:tcW w:w="1092" w:type="dxa"/>
            <w:vMerge/>
            <w:shd w:val="clear" w:color="auto" w:fill="auto"/>
          </w:tcPr>
          <w:p w14:paraId="4E32BC43" w14:textId="77777777" w:rsidR="001B1701" w:rsidRPr="00FC610B" w:rsidRDefault="001B1701" w:rsidP="00DE2747">
            <w:pPr>
              <w:rPr>
                <w:color w:val="000000"/>
                <w:sz w:val="18"/>
              </w:rPr>
            </w:pPr>
          </w:p>
        </w:tc>
        <w:tc>
          <w:tcPr>
            <w:tcW w:w="582" w:type="dxa"/>
            <w:shd w:val="clear" w:color="auto" w:fill="auto"/>
          </w:tcPr>
          <w:p w14:paraId="0B6D2F82"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6C4478B" w14:textId="77777777" w:rsidR="001B1701" w:rsidRPr="00FC610B" w:rsidRDefault="001B1701" w:rsidP="00DE2747">
            <w:pPr>
              <w:rPr>
                <w:color w:val="000000"/>
                <w:sz w:val="18"/>
              </w:rPr>
            </w:pPr>
            <w:r w:rsidRPr="00FC610B">
              <w:rPr>
                <w:color w:val="000000"/>
                <w:sz w:val="18"/>
              </w:rPr>
              <w:t>0.5386372</w:t>
            </w:r>
          </w:p>
        </w:tc>
        <w:tc>
          <w:tcPr>
            <w:tcW w:w="2196" w:type="dxa"/>
            <w:tcBorders>
              <w:top w:val="nil"/>
              <w:bottom w:val="nil"/>
            </w:tcBorders>
            <w:shd w:val="clear" w:color="auto" w:fill="auto"/>
          </w:tcPr>
          <w:p w14:paraId="62F99DF9" w14:textId="77777777" w:rsidR="001B1701" w:rsidRPr="00FC610B" w:rsidRDefault="001B1701" w:rsidP="00DE2747">
            <w:pPr>
              <w:rPr>
                <w:color w:val="000000"/>
                <w:sz w:val="18"/>
              </w:rPr>
            </w:pPr>
            <w:r w:rsidRPr="00FC610B">
              <w:rPr>
                <w:color w:val="000000"/>
                <w:sz w:val="18"/>
              </w:rPr>
              <w:t>0.4648116, 0.6128243</w:t>
            </w:r>
          </w:p>
        </w:tc>
        <w:tc>
          <w:tcPr>
            <w:tcW w:w="2154" w:type="dxa"/>
            <w:vMerge/>
            <w:shd w:val="clear" w:color="auto" w:fill="auto"/>
          </w:tcPr>
          <w:p w14:paraId="1D2E4AAD" w14:textId="77777777" w:rsidR="001B1701" w:rsidRPr="00FC610B" w:rsidRDefault="001B1701" w:rsidP="00DE2747">
            <w:pPr>
              <w:rPr>
                <w:color w:val="000000"/>
                <w:sz w:val="18"/>
              </w:rPr>
            </w:pPr>
          </w:p>
        </w:tc>
      </w:tr>
      <w:tr w:rsidR="001B1701" w:rsidRPr="001178B4" w14:paraId="1C29FB66" w14:textId="77777777" w:rsidTr="00FC610B">
        <w:tc>
          <w:tcPr>
            <w:tcW w:w="1404" w:type="dxa"/>
            <w:vMerge/>
            <w:shd w:val="clear" w:color="auto" w:fill="auto"/>
          </w:tcPr>
          <w:p w14:paraId="027EFD70" w14:textId="77777777" w:rsidR="001B1701" w:rsidRPr="00FC610B" w:rsidRDefault="001B1701" w:rsidP="00DE2747">
            <w:pPr>
              <w:rPr>
                <w:color w:val="000000"/>
                <w:sz w:val="18"/>
              </w:rPr>
            </w:pPr>
          </w:p>
        </w:tc>
        <w:tc>
          <w:tcPr>
            <w:tcW w:w="1114" w:type="dxa"/>
            <w:vMerge/>
            <w:shd w:val="clear" w:color="auto" w:fill="auto"/>
          </w:tcPr>
          <w:p w14:paraId="5CCD5B59" w14:textId="77777777" w:rsidR="001B1701" w:rsidRPr="00FC610B" w:rsidRDefault="001B1701" w:rsidP="00DE2747">
            <w:pPr>
              <w:rPr>
                <w:color w:val="000000"/>
                <w:sz w:val="18"/>
              </w:rPr>
            </w:pPr>
          </w:p>
        </w:tc>
        <w:tc>
          <w:tcPr>
            <w:tcW w:w="1092" w:type="dxa"/>
            <w:vMerge/>
            <w:tcBorders>
              <w:bottom w:val="nil"/>
            </w:tcBorders>
            <w:shd w:val="clear" w:color="auto" w:fill="auto"/>
          </w:tcPr>
          <w:p w14:paraId="4D363EE0" w14:textId="77777777" w:rsidR="001B1701" w:rsidRPr="00FC610B" w:rsidRDefault="001B1701" w:rsidP="00DE2747">
            <w:pPr>
              <w:rPr>
                <w:color w:val="000000"/>
                <w:sz w:val="18"/>
              </w:rPr>
            </w:pPr>
          </w:p>
        </w:tc>
        <w:tc>
          <w:tcPr>
            <w:tcW w:w="582" w:type="dxa"/>
            <w:tcBorders>
              <w:bottom w:val="nil"/>
            </w:tcBorders>
            <w:shd w:val="clear" w:color="auto" w:fill="auto"/>
          </w:tcPr>
          <w:p w14:paraId="3516E42D"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A3C7328" w14:textId="77777777" w:rsidR="001B1701" w:rsidRPr="00FC610B" w:rsidRDefault="001B1701" w:rsidP="00DE2747">
            <w:pPr>
              <w:rPr>
                <w:color w:val="000000"/>
                <w:sz w:val="18"/>
              </w:rPr>
            </w:pPr>
            <w:r w:rsidRPr="00FC610B">
              <w:rPr>
                <w:color w:val="000000"/>
                <w:sz w:val="18"/>
              </w:rPr>
              <w:t>1.019527</w:t>
            </w:r>
          </w:p>
        </w:tc>
        <w:tc>
          <w:tcPr>
            <w:tcW w:w="2196" w:type="dxa"/>
            <w:tcBorders>
              <w:top w:val="nil"/>
              <w:bottom w:val="nil"/>
            </w:tcBorders>
            <w:shd w:val="clear" w:color="auto" w:fill="auto"/>
          </w:tcPr>
          <w:p w14:paraId="0C1A9316" w14:textId="77777777" w:rsidR="001B1701" w:rsidRPr="00FC610B" w:rsidRDefault="001B1701" w:rsidP="00DE2747">
            <w:pPr>
              <w:rPr>
                <w:color w:val="000000"/>
                <w:sz w:val="18"/>
              </w:rPr>
            </w:pPr>
            <w:r w:rsidRPr="00FC610B">
              <w:rPr>
                <w:color w:val="000000"/>
                <w:sz w:val="18"/>
              </w:rPr>
              <w:t>0.9210028, 1.1183049</w:t>
            </w:r>
          </w:p>
        </w:tc>
        <w:tc>
          <w:tcPr>
            <w:tcW w:w="2154" w:type="dxa"/>
            <w:vMerge/>
            <w:shd w:val="clear" w:color="auto" w:fill="auto"/>
          </w:tcPr>
          <w:p w14:paraId="72896664" w14:textId="77777777" w:rsidR="001B1701" w:rsidRPr="00FC610B" w:rsidRDefault="001B1701" w:rsidP="00DE2747">
            <w:pPr>
              <w:rPr>
                <w:color w:val="000000"/>
                <w:sz w:val="18"/>
              </w:rPr>
            </w:pPr>
          </w:p>
        </w:tc>
      </w:tr>
      <w:tr w:rsidR="001B1701" w:rsidRPr="001178B4" w14:paraId="57095516" w14:textId="77777777" w:rsidTr="00FC610B">
        <w:tc>
          <w:tcPr>
            <w:tcW w:w="1404" w:type="dxa"/>
            <w:vMerge/>
            <w:shd w:val="clear" w:color="auto" w:fill="auto"/>
          </w:tcPr>
          <w:p w14:paraId="119E2F48" w14:textId="77777777" w:rsidR="001B1701" w:rsidRPr="00FC610B" w:rsidRDefault="001B1701" w:rsidP="00DE2747">
            <w:pPr>
              <w:rPr>
                <w:color w:val="000000"/>
                <w:sz w:val="18"/>
              </w:rPr>
            </w:pPr>
          </w:p>
        </w:tc>
        <w:tc>
          <w:tcPr>
            <w:tcW w:w="1114" w:type="dxa"/>
            <w:vMerge/>
            <w:shd w:val="clear" w:color="auto" w:fill="auto"/>
          </w:tcPr>
          <w:p w14:paraId="7C888B9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D60D131"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2645FF79"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6666810C" w14:textId="77777777" w:rsidR="001B1701" w:rsidRPr="00FC610B" w:rsidRDefault="001B1701" w:rsidP="00DE2747">
            <w:pPr>
              <w:rPr>
                <w:color w:val="000000"/>
                <w:sz w:val="18"/>
              </w:rPr>
            </w:pPr>
            <w:r w:rsidRPr="00FC610B">
              <w:rPr>
                <w:color w:val="000000"/>
                <w:sz w:val="18"/>
              </w:rPr>
              <w:t>0.1901761</w:t>
            </w:r>
          </w:p>
        </w:tc>
        <w:tc>
          <w:tcPr>
            <w:tcW w:w="2196" w:type="dxa"/>
            <w:tcBorders>
              <w:top w:val="nil"/>
              <w:bottom w:val="nil"/>
            </w:tcBorders>
            <w:shd w:val="clear" w:color="auto" w:fill="auto"/>
          </w:tcPr>
          <w:p w14:paraId="05719D21" w14:textId="77777777" w:rsidR="001B1701" w:rsidRPr="00FC610B" w:rsidRDefault="001B1701" w:rsidP="00DE2747">
            <w:pPr>
              <w:rPr>
                <w:color w:val="000000"/>
                <w:sz w:val="18"/>
              </w:rPr>
            </w:pPr>
            <w:r w:rsidRPr="00FC610B">
              <w:rPr>
                <w:color w:val="000000"/>
                <w:sz w:val="18"/>
              </w:rPr>
              <w:t>0.0808269, 0.2996433</w:t>
            </w:r>
          </w:p>
        </w:tc>
        <w:tc>
          <w:tcPr>
            <w:tcW w:w="2154" w:type="dxa"/>
            <w:vMerge/>
            <w:shd w:val="clear" w:color="auto" w:fill="auto"/>
          </w:tcPr>
          <w:p w14:paraId="72A5A073" w14:textId="77777777" w:rsidR="001B1701" w:rsidRPr="00FC610B" w:rsidRDefault="001B1701" w:rsidP="00DE2747">
            <w:pPr>
              <w:rPr>
                <w:color w:val="000000"/>
                <w:sz w:val="18"/>
              </w:rPr>
            </w:pPr>
          </w:p>
        </w:tc>
      </w:tr>
      <w:tr w:rsidR="001B1701" w:rsidRPr="001178B4" w14:paraId="001A542D" w14:textId="77777777" w:rsidTr="00FC610B">
        <w:tc>
          <w:tcPr>
            <w:tcW w:w="1404" w:type="dxa"/>
            <w:vMerge/>
            <w:shd w:val="clear" w:color="auto" w:fill="auto"/>
          </w:tcPr>
          <w:p w14:paraId="1C1209D5" w14:textId="77777777" w:rsidR="001B1701" w:rsidRPr="00FC610B" w:rsidRDefault="001B1701" w:rsidP="00DE2747">
            <w:pPr>
              <w:rPr>
                <w:color w:val="000000"/>
                <w:sz w:val="18"/>
              </w:rPr>
            </w:pPr>
          </w:p>
        </w:tc>
        <w:tc>
          <w:tcPr>
            <w:tcW w:w="1114" w:type="dxa"/>
            <w:vMerge/>
            <w:shd w:val="clear" w:color="auto" w:fill="auto"/>
          </w:tcPr>
          <w:p w14:paraId="7B0FE5E0" w14:textId="77777777" w:rsidR="001B1701" w:rsidRPr="00FC610B" w:rsidRDefault="001B1701" w:rsidP="00DE2747">
            <w:pPr>
              <w:rPr>
                <w:color w:val="000000"/>
                <w:sz w:val="18"/>
              </w:rPr>
            </w:pPr>
          </w:p>
        </w:tc>
        <w:tc>
          <w:tcPr>
            <w:tcW w:w="1092" w:type="dxa"/>
            <w:vMerge/>
            <w:shd w:val="clear" w:color="auto" w:fill="auto"/>
          </w:tcPr>
          <w:p w14:paraId="2BF2B6BD" w14:textId="77777777" w:rsidR="001B1701" w:rsidRPr="00FC610B" w:rsidRDefault="001B1701" w:rsidP="00DE2747">
            <w:pPr>
              <w:rPr>
                <w:color w:val="000000"/>
                <w:sz w:val="18"/>
              </w:rPr>
            </w:pPr>
          </w:p>
        </w:tc>
        <w:tc>
          <w:tcPr>
            <w:tcW w:w="582" w:type="dxa"/>
            <w:shd w:val="clear" w:color="auto" w:fill="auto"/>
          </w:tcPr>
          <w:p w14:paraId="19594DF3"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2101C3A" w14:textId="77777777" w:rsidR="001B1701" w:rsidRPr="00FC610B" w:rsidRDefault="001B1701" w:rsidP="00DE2747">
            <w:pPr>
              <w:rPr>
                <w:color w:val="000000"/>
                <w:sz w:val="18"/>
              </w:rPr>
            </w:pPr>
            <w:r w:rsidRPr="00FC610B">
              <w:rPr>
                <w:color w:val="000000"/>
                <w:sz w:val="18"/>
              </w:rPr>
              <w:t>0.674365</w:t>
            </w:r>
          </w:p>
        </w:tc>
        <w:tc>
          <w:tcPr>
            <w:tcW w:w="2196" w:type="dxa"/>
            <w:tcBorders>
              <w:top w:val="nil"/>
              <w:bottom w:val="nil"/>
            </w:tcBorders>
            <w:shd w:val="clear" w:color="auto" w:fill="auto"/>
          </w:tcPr>
          <w:p w14:paraId="0F179259" w14:textId="77777777" w:rsidR="001B1701" w:rsidRPr="00FC610B" w:rsidRDefault="001B1701" w:rsidP="00DE2747">
            <w:pPr>
              <w:rPr>
                <w:color w:val="000000"/>
                <w:sz w:val="18"/>
              </w:rPr>
            </w:pPr>
            <w:r w:rsidRPr="00FC610B">
              <w:rPr>
                <w:color w:val="000000"/>
                <w:sz w:val="18"/>
              </w:rPr>
              <w:t>0.5707044, 0.7783339</w:t>
            </w:r>
          </w:p>
        </w:tc>
        <w:tc>
          <w:tcPr>
            <w:tcW w:w="2154" w:type="dxa"/>
            <w:vMerge/>
            <w:shd w:val="clear" w:color="auto" w:fill="auto"/>
          </w:tcPr>
          <w:p w14:paraId="1656196E" w14:textId="77777777" w:rsidR="001B1701" w:rsidRPr="00FC610B" w:rsidRDefault="001B1701" w:rsidP="00DE2747">
            <w:pPr>
              <w:rPr>
                <w:color w:val="000000"/>
                <w:sz w:val="18"/>
              </w:rPr>
            </w:pPr>
          </w:p>
        </w:tc>
      </w:tr>
      <w:tr w:rsidR="001B1701" w:rsidRPr="001178B4" w14:paraId="61C82A25" w14:textId="77777777" w:rsidTr="00FC610B">
        <w:tc>
          <w:tcPr>
            <w:tcW w:w="1404" w:type="dxa"/>
            <w:vMerge/>
            <w:shd w:val="clear" w:color="auto" w:fill="auto"/>
          </w:tcPr>
          <w:p w14:paraId="0D1BF334"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044DD5DB"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911EABF"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7F6774CE"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EF910D3" w14:textId="77777777" w:rsidR="001B1701" w:rsidRPr="00FC610B" w:rsidRDefault="001B1701" w:rsidP="00DE2747">
            <w:pPr>
              <w:rPr>
                <w:color w:val="000000"/>
                <w:sz w:val="18"/>
              </w:rPr>
            </w:pPr>
            <w:r w:rsidRPr="00FC610B">
              <w:rPr>
                <w:color w:val="000000"/>
                <w:sz w:val="18"/>
              </w:rPr>
              <w:t>0.2631751</w:t>
            </w:r>
          </w:p>
        </w:tc>
        <w:tc>
          <w:tcPr>
            <w:tcW w:w="2196" w:type="dxa"/>
            <w:tcBorders>
              <w:top w:val="nil"/>
              <w:bottom w:val="single" w:sz="4" w:space="0" w:color="auto"/>
            </w:tcBorders>
            <w:shd w:val="clear" w:color="auto" w:fill="auto"/>
          </w:tcPr>
          <w:p w14:paraId="74075095" w14:textId="77777777" w:rsidR="001B1701" w:rsidRPr="00FC610B" w:rsidRDefault="001B1701" w:rsidP="00DE2747">
            <w:pPr>
              <w:rPr>
                <w:color w:val="000000"/>
                <w:sz w:val="18"/>
              </w:rPr>
            </w:pPr>
            <w:r w:rsidRPr="00FC610B">
              <w:rPr>
                <w:color w:val="000000"/>
                <w:sz w:val="18"/>
              </w:rPr>
              <w:t>0.1548948, 0.3716116</w:t>
            </w:r>
          </w:p>
        </w:tc>
        <w:tc>
          <w:tcPr>
            <w:tcW w:w="2154" w:type="dxa"/>
            <w:vMerge/>
            <w:tcBorders>
              <w:bottom w:val="single" w:sz="4" w:space="0" w:color="auto"/>
            </w:tcBorders>
            <w:shd w:val="clear" w:color="auto" w:fill="auto"/>
          </w:tcPr>
          <w:p w14:paraId="57AB4D7A" w14:textId="77777777" w:rsidR="001B1701" w:rsidRPr="00FC610B" w:rsidRDefault="001B1701" w:rsidP="00DE2747">
            <w:pPr>
              <w:rPr>
                <w:color w:val="000000"/>
                <w:sz w:val="18"/>
              </w:rPr>
            </w:pPr>
          </w:p>
        </w:tc>
      </w:tr>
      <w:tr w:rsidR="001B1701" w:rsidRPr="001178B4" w14:paraId="751BD659" w14:textId="77777777" w:rsidTr="00FC610B">
        <w:trPr>
          <w:trHeight w:val="124"/>
        </w:trPr>
        <w:tc>
          <w:tcPr>
            <w:tcW w:w="1404" w:type="dxa"/>
            <w:vMerge/>
            <w:shd w:val="clear" w:color="auto" w:fill="auto"/>
          </w:tcPr>
          <w:p w14:paraId="5705ABB3"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0F98DF33" w14:textId="77777777" w:rsidR="001B1701" w:rsidRPr="00FC610B" w:rsidRDefault="001B1701" w:rsidP="00DE2747">
            <w:pPr>
              <w:rPr>
                <w:color w:val="000000"/>
                <w:sz w:val="18"/>
              </w:rPr>
            </w:pPr>
            <w:r w:rsidRPr="00FC610B">
              <w:rPr>
                <w:color w:val="000000"/>
                <w:sz w:val="18"/>
              </w:rPr>
              <w:t>G</w:t>
            </w:r>
          </w:p>
          <w:p w14:paraId="76B773F4"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76E83BF7"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46517B53"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3EF4FE16" w14:textId="77777777" w:rsidR="001B1701" w:rsidRPr="00FC610B" w:rsidRDefault="001B1701" w:rsidP="00DE2747">
            <w:pPr>
              <w:rPr>
                <w:color w:val="000000"/>
                <w:sz w:val="18"/>
              </w:rPr>
            </w:pPr>
            <w:r w:rsidRPr="00FC610B">
              <w:rPr>
                <w:color w:val="000000"/>
                <w:sz w:val="18"/>
              </w:rPr>
              <w:t>0.3274065</w:t>
            </w:r>
          </w:p>
        </w:tc>
        <w:tc>
          <w:tcPr>
            <w:tcW w:w="2196" w:type="dxa"/>
            <w:tcBorders>
              <w:top w:val="single" w:sz="4" w:space="0" w:color="auto"/>
            </w:tcBorders>
            <w:shd w:val="clear" w:color="auto" w:fill="auto"/>
          </w:tcPr>
          <w:p w14:paraId="57C47126" w14:textId="77777777" w:rsidR="001B1701" w:rsidRPr="00FC610B" w:rsidRDefault="001B1701" w:rsidP="00DE2747">
            <w:pPr>
              <w:rPr>
                <w:color w:val="000000"/>
                <w:sz w:val="18"/>
              </w:rPr>
            </w:pPr>
            <w:r w:rsidRPr="00FC610B">
              <w:rPr>
                <w:color w:val="000000"/>
                <w:sz w:val="18"/>
              </w:rPr>
              <w:t>0.1475052, 0.5078821</w:t>
            </w:r>
          </w:p>
        </w:tc>
        <w:tc>
          <w:tcPr>
            <w:tcW w:w="2154" w:type="dxa"/>
            <w:vMerge w:val="restart"/>
            <w:tcBorders>
              <w:top w:val="single" w:sz="4" w:space="0" w:color="auto"/>
            </w:tcBorders>
            <w:shd w:val="clear" w:color="auto" w:fill="auto"/>
          </w:tcPr>
          <w:p w14:paraId="2635B2DF" w14:textId="77777777" w:rsidR="001B1701" w:rsidRPr="00FC610B" w:rsidRDefault="001B1701" w:rsidP="00DE2747">
            <w:pPr>
              <w:rPr>
                <w:color w:val="000000"/>
                <w:sz w:val="18"/>
              </w:rPr>
            </w:pPr>
            <w:proofErr w:type="gramStart"/>
            <w:r w:rsidRPr="00FC610B">
              <w:rPr>
                <w:color w:val="000000"/>
                <w:sz w:val="18"/>
              </w:rPr>
              <w:t>log</w:t>
            </w:r>
            <w:proofErr w:type="gramEnd"/>
            <w:r w:rsidRPr="00FC610B">
              <w:rPr>
                <w:color w:val="000000"/>
                <w:sz w:val="18"/>
              </w:rPr>
              <w:t xml:space="preserve"> odds ratio compared to 1</w:t>
            </w:r>
            <w:r w:rsidRPr="00FC610B">
              <w:rPr>
                <w:color w:val="000000"/>
                <w:sz w:val="18"/>
                <w:vertAlign w:val="superscript"/>
              </w:rPr>
              <w:t>st</w:t>
            </w:r>
            <w:r w:rsidRPr="00FC610B">
              <w:rPr>
                <w:color w:val="000000"/>
                <w:sz w:val="18"/>
              </w:rPr>
              <w:t xml:space="preserve"> quartile category</w:t>
            </w:r>
          </w:p>
        </w:tc>
      </w:tr>
      <w:tr w:rsidR="001B1701" w:rsidRPr="001178B4" w14:paraId="66DD521D" w14:textId="77777777" w:rsidTr="00FC610B">
        <w:trPr>
          <w:trHeight w:val="122"/>
        </w:trPr>
        <w:tc>
          <w:tcPr>
            <w:tcW w:w="1404" w:type="dxa"/>
            <w:vMerge/>
            <w:shd w:val="clear" w:color="auto" w:fill="auto"/>
          </w:tcPr>
          <w:p w14:paraId="47FAFD28" w14:textId="77777777" w:rsidR="001B1701" w:rsidRPr="00FC610B" w:rsidRDefault="001B1701" w:rsidP="00DE2747">
            <w:pPr>
              <w:rPr>
                <w:color w:val="000000"/>
                <w:sz w:val="18"/>
              </w:rPr>
            </w:pPr>
          </w:p>
        </w:tc>
        <w:tc>
          <w:tcPr>
            <w:tcW w:w="1114" w:type="dxa"/>
            <w:vMerge/>
            <w:shd w:val="clear" w:color="auto" w:fill="auto"/>
          </w:tcPr>
          <w:p w14:paraId="02CEC5DF" w14:textId="77777777" w:rsidR="001B1701" w:rsidRPr="00FC610B" w:rsidRDefault="001B1701" w:rsidP="00DE2747">
            <w:pPr>
              <w:rPr>
                <w:color w:val="000000"/>
                <w:sz w:val="18"/>
              </w:rPr>
            </w:pPr>
          </w:p>
        </w:tc>
        <w:tc>
          <w:tcPr>
            <w:tcW w:w="1092" w:type="dxa"/>
            <w:vMerge/>
            <w:shd w:val="clear" w:color="auto" w:fill="auto"/>
          </w:tcPr>
          <w:p w14:paraId="5189A36C" w14:textId="77777777" w:rsidR="001B1701" w:rsidRPr="00FC610B" w:rsidRDefault="001B1701" w:rsidP="00DE2747">
            <w:pPr>
              <w:rPr>
                <w:color w:val="000000"/>
                <w:sz w:val="18"/>
              </w:rPr>
            </w:pPr>
          </w:p>
        </w:tc>
        <w:tc>
          <w:tcPr>
            <w:tcW w:w="582" w:type="dxa"/>
            <w:shd w:val="clear" w:color="auto" w:fill="auto"/>
          </w:tcPr>
          <w:p w14:paraId="284F54E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6791DA1" w14:textId="77777777" w:rsidR="001B1701" w:rsidRPr="00FC610B" w:rsidRDefault="001B1701" w:rsidP="00DE2747">
            <w:pPr>
              <w:rPr>
                <w:color w:val="000000"/>
                <w:sz w:val="18"/>
              </w:rPr>
            </w:pPr>
            <w:r w:rsidRPr="00FC610B">
              <w:rPr>
                <w:color w:val="000000"/>
                <w:sz w:val="18"/>
              </w:rPr>
              <w:t>0.466491</w:t>
            </w:r>
          </w:p>
        </w:tc>
        <w:tc>
          <w:tcPr>
            <w:tcW w:w="2196" w:type="dxa"/>
            <w:shd w:val="clear" w:color="auto" w:fill="auto"/>
          </w:tcPr>
          <w:p w14:paraId="6F7258B1" w14:textId="77777777" w:rsidR="001B1701" w:rsidRPr="00FC610B" w:rsidRDefault="001B1701" w:rsidP="00DE2747">
            <w:pPr>
              <w:rPr>
                <w:color w:val="000000"/>
                <w:sz w:val="18"/>
              </w:rPr>
            </w:pPr>
            <w:r w:rsidRPr="00FC610B">
              <w:rPr>
                <w:color w:val="000000"/>
                <w:sz w:val="18"/>
              </w:rPr>
              <w:t>0.3068503, 0.6274147</w:t>
            </w:r>
          </w:p>
        </w:tc>
        <w:tc>
          <w:tcPr>
            <w:tcW w:w="2154" w:type="dxa"/>
            <w:vMerge/>
            <w:shd w:val="clear" w:color="auto" w:fill="auto"/>
          </w:tcPr>
          <w:p w14:paraId="10C168C7" w14:textId="77777777" w:rsidR="001B1701" w:rsidRPr="00FC610B" w:rsidRDefault="001B1701" w:rsidP="00DE2747">
            <w:pPr>
              <w:rPr>
                <w:color w:val="000000"/>
                <w:sz w:val="18"/>
              </w:rPr>
            </w:pPr>
          </w:p>
        </w:tc>
      </w:tr>
      <w:tr w:rsidR="001B1701" w:rsidRPr="001178B4" w14:paraId="425FF598" w14:textId="77777777" w:rsidTr="00FC610B">
        <w:trPr>
          <w:trHeight w:val="122"/>
        </w:trPr>
        <w:tc>
          <w:tcPr>
            <w:tcW w:w="1404" w:type="dxa"/>
            <w:vMerge/>
            <w:shd w:val="clear" w:color="auto" w:fill="auto"/>
          </w:tcPr>
          <w:p w14:paraId="53A408BD" w14:textId="77777777" w:rsidR="001B1701" w:rsidRPr="00FC610B" w:rsidRDefault="001B1701" w:rsidP="00DE2747">
            <w:pPr>
              <w:rPr>
                <w:color w:val="000000"/>
                <w:sz w:val="18"/>
              </w:rPr>
            </w:pPr>
          </w:p>
        </w:tc>
        <w:tc>
          <w:tcPr>
            <w:tcW w:w="1114" w:type="dxa"/>
            <w:vMerge/>
            <w:shd w:val="clear" w:color="auto" w:fill="auto"/>
          </w:tcPr>
          <w:p w14:paraId="56F00B35" w14:textId="77777777" w:rsidR="001B1701" w:rsidRPr="00FC610B" w:rsidRDefault="001B1701" w:rsidP="00DE2747">
            <w:pPr>
              <w:rPr>
                <w:color w:val="000000"/>
                <w:sz w:val="18"/>
              </w:rPr>
            </w:pPr>
          </w:p>
        </w:tc>
        <w:tc>
          <w:tcPr>
            <w:tcW w:w="1092" w:type="dxa"/>
            <w:vMerge/>
            <w:tcBorders>
              <w:bottom w:val="nil"/>
            </w:tcBorders>
            <w:shd w:val="clear" w:color="auto" w:fill="auto"/>
          </w:tcPr>
          <w:p w14:paraId="51EAD435" w14:textId="77777777" w:rsidR="001B1701" w:rsidRPr="00FC610B" w:rsidRDefault="001B1701" w:rsidP="00DE2747">
            <w:pPr>
              <w:rPr>
                <w:color w:val="000000"/>
                <w:sz w:val="18"/>
              </w:rPr>
            </w:pPr>
          </w:p>
        </w:tc>
        <w:tc>
          <w:tcPr>
            <w:tcW w:w="582" w:type="dxa"/>
            <w:tcBorders>
              <w:bottom w:val="nil"/>
            </w:tcBorders>
            <w:shd w:val="clear" w:color="auto" w:fill="auto"/>
          </w:tcPr>
          <w:p w14:paraId="38DBDAEF"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656AC8F5" w14:textId="77777777" w:rsidR="001B1701" w:rsidRPr="00FC610B" w:rsidRDefault="001B1701" w:rsidP="00DE2747">
            <w:pPr>
              <w:rPr>
                <w:color w:val="000000"/>
                <w:sz w:val="18"/>
              </w:rPr>
            </w:pPr>
            <w:r w:rsidRPr="00FC610B">
              <w:rPr>
                <w:color w:val="000000"/>
                <w:sz w:val="18"/>
              </w:rPr>
              <w:t>-0.2616669</w:t>
            </w:r>
          </w:p>
        </w:tc>
        <w:tc>
          <w:tcPr>
            <w:tcW w:w="2196" w:type="dxa"/>
            <w:shd w:val="clear" w:color="auto" w:fill="auto"/>
          </w:tcPr>
          <w:p w14:paraId="4CAC3971" w14:textId="77777777" w:rsidR="001B1701" w:rsidRPr="00FC610B" w:rsidRDefault="001B1701" w:rsidP="00DE2747">
            <w:pPr>
              <w:rPr>
                <w:color w:val="000000"/>
                <w:sz w:val="18"/>
              </w:rPr>
            </w:pPr>
            <w:r w:rsidRPr="00FC610B">
              <w:rPr>
                <w:color w:val="000000"/>
                <w:sz w:val="18"/>
              </w:rPr>
              <w:t>-0.5719861, 0.0389363</w:t>
            </w:r>
          </w:p>
        </w:tc>
        <w:tc>
          <w:tcPr>
            <w:tcW w:w="2154" w:type="dxa"/>
            <w:vMerge/>
            <w:shd w:val="clear" w:color="auto" w:fill="auto"/>
          </w:tcPr>
          <w:p w14:paraId="0624871C" w14:textId="77777777" w:rsidR="001B1701" w:rsidRPr="00FC610B" w:rsidRDefault="001B1701" w:rsidP="00DE2747">
            <w:pPr>
              <w:rPr>
                <w:color w:val="000000"/>
                <w:sz w:val="18"/>
              </w:rPr>
            </w:pPr>
          </w:p>
        </w:tc>
      </w:tr>
      <w:tr w:rsidR="001B1701" w:rsidRPr="001178B4" w14:paraId="7A1D85C0" w14:textId="77777777" w:rsidTr="00FC610B">
        <w:trPr>
          <w:trHeight w:val="124"/>
        </w:trPr>
        <w:tc>
          <w:tcPr>
            <w:tcW w:w="1404" w:type="dxa"/>
            <w:vMerge/>
            <w:shd w:val="clear" w:color="auto" w:fill="auto"/>
          </w:tcPr>
          <w:p w14:paraId="765D9970" w14:textId="77777777" w:rsidR="001B1701" w:rsidRPr="00FC610B" w:rsidRDefault="001B1701" w:rsidP="00DE2747">
            <w:pPr>
              <w:rPr>
                <w:color w:val="000000"/>
                <w:sz w:val="18"/>
              </w:rPr>
            </w:pPr>
          </w:p>
        </w:tc>
        <w:tc>
          <w:tcPr>
            <w:tcW w:w="1114" w:type="dxa"/>
            <w:vMerge/>
            <w:shd w:val="clear" w:color="auto" w:fill="auto"/>
          </w:tcPr>
          <w:p w14:paraId="7FD459FD"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08D4C4E"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17B4F68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4623046" w14:textId="77777777" w:rsidR="001B1701" w:rsidRPr="00FC610B" w:rsidRDefault="001B1701" w:rsidP="00DE2747">
            <w:pPr>
              <w:rPr>
                <w:color w:val="000000"/>
                <w:sz w:val="18"/>
              </w:rPr>
            </w:pPr>
            <w:r w:rsidRPr="00FC610B">
              <w:rPr>
                <w:color w:val="000000"/>
                <w:sz w:val="18"/>
              </w:rPr>
              <w:t>0.7788821</w:t>
            </w:r>
          </w:p>
        </w:tc>
        <w:tc>
          <w:tcPr>
            <w:tcW w:w="2196" w:type="dxa"/>
            <w:shd w:val="clear" w:color="auto" w:fill="auto"/>
          </w:tcPr>
          <w:p w14:paraId="15E2ACBF" w14:textId="77777777" w:rsidR="001B1701" w:rsidRPr="00FC610B" w:rsidRDefault="001B1701" w:rsidP="00DE2747">
            <w:pPr>
              <w:rPr>
                <w:color w:val="000000"/>
                <w:sz w:val="18"/>
              </w:rPr>
            </w:pPr>
            <w:r w:rsidRPr="00FC610B">
              <w:rPr>
                <w:color w:val="000000"/>
                <w:sz w:val="18"/>
              </w:rPr>
              <w:t>0.590882, 0.968715</w:t>
            </w:r>
          </w:p>
        </w:tc>
        <w:tc>
          <w:tcPr>
            <w:tcW w:w="2154" w:type="dxa"/>
            <w:vMerge/>
            <w:shd w:val="clear" w:color="auto" w:fill="auto"/>
          </w:tcPr>
          <w:p w14:paraId="3409E185" w14:textId="77777777" w:rsidR="001B1701" w:rsidRPr="00FC610B" w:rsidRDefault="001B1701" w:rsidP="00DE2747">
            <w:pPr>
              <w:rPr>
                <w:color w:val="000000"/>
                <w:sz w:val="18"/>
              </w:rPr>
            </w:pPr>
          </w:p>
        </w:tc>
      </w:tr>
      <w:tr w:rsidR="001B1701" w:rsidRPr="001178B4" w14:paraId="3D5EEDB5" w14:textId="77777777" w:rsidTr="00FC610B">
        <w:trPr>
          <w:trHeight w:val="122"/>
        </w:trPr>
        <w:tc>
          <w:tcPr>
            <w:tcW w:w="1404" w:type="dxa"/>
            <w:vMerge/>
            <w:shd w:val="clear" w:color="auto" w:fill="auto"/>
          </w:tcPr>
          <w:p w14:paraId="59A1202B" w14:textId="77777777" w:rsidR="001B1701" w:rsidRPr="00FC610B" w:rsidRDefault="001B1701" w:rsidP="00DE2747">
            <w:pPr>
              <w:rPr>
                <w:color w:val="000000"/>
                <w:sz w:val="18"/>
              </w:rPr>
            </w:pPr>
          </w:p>
        </w:tc>
        <w:tc>
          <w:tcPr>
            <w:tcW w:w="1114" w:type="dxa"/>
            <w:vMerge/>
            <w:shd w:val="clear" w:color="auto" w:fill="auto"/>
          </w:tcPr>
          <w:p w14:paraId="155BF08F" w14:textId="77777777" w:rsidR="001B1701" w:rsidRPr="00FC610B" w:rsidRDefault="001B1701" w:rsidP="00DE2747">
            <w:pPr>
              <w:rPr>
                <w:color w:val="000000"/>
                <w:sz w:val="18"/>
              </w:rPr>
            </w:pPr>
          </w:p>
        </w:tc>
        <w:tc>
          <w:tcPr>
            <w:tcW w:w="1092" w:type="dxa"/>
            <w:vMerge/>
            <w:shd w:val="clear" w:color="auto" w:fill="auto"/>
          </w:tcPr>
          <w:p w14:paraId="032856C0" w14:textId="77777777" w:rsidR="001B1701" w:rsidRPr="00FC610B" w:rsidRDefault="001B1701" w:rsidP="00DE2747">
            <w:pPr>
              <w:rPr>
                <w:color w:val="000000"/>
                <w:sz w:val="18"/>
              </w:rPr>
            </w:pPr>
          </w:p>
        </w:tc>
        <w:tc>
          <w:tcPr>
            <w:tcW w:w="582" w:type="dxa"/>
            <w:shd w:val="clear" w:color="auto" w:fill="auto"/>
          </w:tcPr>
          <w:p w14:paraId="3D94AB1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B7452B3" w14:textId="77777777" w:rsidR="001B1701" w:rsidRPr="00FC610B" w:rsidRDefault="001B1701" w:rsidP="00DE2747">
            <w:pPr>
              <w:rPr>
                <w:color w:val="000000"/>
                <w:sz w:val="18"/>
              </w:rPr>
            </w:pPr>
            <w:r w:rsidRPr="00FC610B">
              <w:rPr>
                <w:color w:val="000000"/>
                <w:sz w:val="18"/>
              </w:rPr>
              <w:t>1.0020415</w:t>
            </w:r>
          </w:p>
        </w:tc>
        <w:tc>
          <w:tcPr>
            <w:tcW w:w="2196" w:type="dxa"/>
            <w:shd w:val="clear" w:color="auto" w:fill="auto"/>
          </w:tcPr>
          <w:p w14:paraId="08955022" w14:textId="77777777" w:rsidR="001B1701" w:rsidRPr="00FC610B" w:rsidRDefault="001B1701" w:rsidP="00DE2747">
            <w:pPr>
              <w:rPr>
                <w:color w:val="000000"/>
                <w:sz w:val="18"/>
              </w:rPr>
            </w:pPr>
            <w:r w:rsidRPr="00FC610B">
              <w:rPr>
                <w:color w:val="000000"/>
                <w:sz w:val="18"/>
              </w:rPr>
              <w:t>0.8291696, 1.1774999</w:t>
            </w:r>
          </w:p>
        </w:tc>
        <w:tc>
          <w:tcPr>
            <w:tcW w:w="2154" w:type="dxa"/>
            <w:vMerge/>
            <w:shd w:val="clear" w:color="auto" w:fill="auto"/>
          </w:tcPr>
          <w:p w14:paraId="632FD72E" w14:textId="77777777" w:rsidR="001B1701" w:rsidRPr="00FC610B" w:rsidRDefault="001B1701" w:rsidP="00DE2747">
            <w:pPr>
              <w:rPr>
                <w:color w:val="000000"/>
                <w:sz w:val="18"/>
              </w:rPr>
            </w:pPr>
          </w:p>
        </w:tc>
      </w:tr>
      <w:tr w:rsidR="001B1701" w:rsidRPr="001178B4" w14:paraId="745342C4" w14:textId="77777777" w:rsidTr="00FC610B">
        <w:trPr>
          <w:trHeight w:val="122"/>
        </w:trPr>
        <w:tc>
          <w:tcPr>
            <w:tcW w:w="1404" w:type="dxa"/>
            <w:vMerge/>
            <w:shd w:val="clear" w:color="auto" w:fill="auto"/>
          </w:tcPr>
          <w:p w14:paraId="7DD2051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D1ABA2A"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0564EA0D"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0B73B3E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70C8EA06" w14:textId="77777777" w:rsidR="001B1701" w:rsidRPr="00FC610B" w:rsidRDefault="001B1701" w:rsidP="00DE2747">
            <w:pPr>
              <w:rPr>
                <w:color w:val="000000"/>
                <w:sz w:val="18"/>
              </w:rPr>
            </w:pPr>
            <w:r w:rsidRPr="00FC610B">
              <w:rPr>
                <w:color w:val="000000"/>
                <w:sz w:val="18"/>
              </w:rPr>
              <w:t>1.0857277</w:t>
            </w:r>
          </w:p>
        </w:tc>
        <w:tc>
          <w:tcPr>
            <w:tcW w:w="2196" w:type="dxa"/>
            <w:tcBorders>
              <w:bottom w:val="single" w:sz="4" w:space="0" w:color="auto"/>
            </w:tcBorders>
            <w:shd w:val="clear" w:color="auto" w:fill="auto"/>
          </w:tcPr>
          <w:p w14:paraId="66C6CADC" w14:textId="77777777" w:rsidR="001B1701" w:rsidRPr="00FC610B" w:rsidRDefault="001B1701" w:rsidP="00DE2747">
            <w:pPr>
              <w:rPr>
                <w:color w:val="000000"/>
                <w:sz w:val="18"/>
              </w:rPr>
            </w:pPr>
            <w:r w:rsidRPr="00FC610B">
              <w:rPr>
                <w:color w:val="000000"/>
                <w:sz w:val="18"/>
              </w:rPr>
              <w:t>0.8338062, 1.3381528</w:t>
            </w:r>
          </w:p>
        </w:tc>
        <w:tc>
          <w:tcPr>
            <w:tcW w:w="2154" w:type="dxa"/>
            <w:vMerge/>
            <w:tcBorders>
              <w:bottom w:val="single" w:sz="4" w:space="0" w:color="auto"/>
            </w:tcBorders>
            <w:shd w:val="clear" w:color="auto" w:fill="auto"/>
          </w:tcPr>
          <w:p w14:paraId="73613C4D" w14:textId="77777777" w:rsidR="001B1701" w:rsidRPr="00FC610B" w:rsidRDefault="001B1701" w:rsidP="00DE2747">
            <w:pPr>
              <w:rPr>
                <w:color w:val="000000"/>
                <w:sz w:val="18"/>
              </w:rPr>
            </w:pPr>
          </w:p>
        </w:tc>
      </w:tr>
      <w:tr w:rsidR="001B1701" w:rsidRPr="001178B4" w14:paraId="5458EE70" w14:textId="77777777" w:rsidTr="00FC610B">
        <w:trPr>
          <w:trHeight w:val="124"/>
        </w:trPr>
        <w:tc>
          <w:tcPr>
            <w:tcW w:w="1404" w:type="dxa"/>
            <w:vMerge/>
            <w:shd w:val="clear" w:color="auto" w:fill="auto"/>
          </w:tcPr>
          <w:p w14:paraId="39354F84"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4D384D99" w14:textId="77777777" w:rsidR="001B1701" w:rsidRPr="00FC610B" w:rsidRDefault="001B1701" w:rsidP="00DE2747">
            <w:pPr>
              <w:rPr>
                <w:color w:val="000000"/>
                <w:sz w:val="18"/>
              </w:rPr>
            </w:pPr>
            <w:r w:rsidRPr="00FC610B">
              <w:rPr>
                <w:color w:val="000000"/>
                <w:sz w:val="18"/>
              </w:rPr>
              <w:t>PD</w:t>
            </w:r>
          </w:p>
          <w:p w14:paraId="0405CDD6"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6DB649C1"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0538681A"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right w:val="nil"/>
            </w:tcBorders>
            <w:shd w:val="clear" w:color="auto" w:fill="auto"/>
          </w:tcPr>
          <w:p w14:paraId="5FFE7201" w14:textId="77777777" w:rsidR="001B1701" w:rsidRPr="00FC610B" w:rsidRDefault="001B1701" w:rsidP="00DE2747">
            <w:pPr>
              <w:rPr>
                <w:color w:val="000000"/>
                <w:sz w:val="18"/>
              </w:rPr>
            </w:pPr>
            <w:r w:rsidRPr="00FC610B">
              <w:rPr>
                <w:color w:val="000000"/>
                <w:sz w:val="18"/>
              </w:rPr>
              <w:t>0.0292508</w:t>
            </w:r>
          </w:p>
        </w:tc>
        <w:tc>
          <w:tcPr>
            <w:tcW w:w="2196" w:type="dxa"/>
            <w:tcBorders>
              <w:top w:val="single" w:sz="4" w:space="0" w:color="auto"/>
              <w:left w:val="nil"/>
              <w:bottom w:val="nil"/>
            </w:tcBorders>
            <w:shd w:val="clear" w:color="auto" w:fill="auto"/>
          </w:tcPr>
          <w:p w14:paraId="3F6871EC" w14:textId="77777777" w:rsidR="001B1701" w:rsidRPr="00FC610B" w:rsidRDefault="001B1701" w:rsidP="00DE2747">
            <w:pPr>
              <w:rPr>
                <w:color w:val="000000"/>
                <w:sz w:val="18"/>
              </w:rPr>
            </w:pPr>
            <w:r w:rsidRPr="00FC610B">
              <w:rPr>
                <w:color w:val="000000"/>
                <w:sz w:val="18"/>
              </w:rPr>
              <w:t>-0.0882624, 0.1467641</w:t>
            </w:r>
          </w:p>
        </w:tc>
        <w:tc>
          <w:tcPr>
            <w:tcW w:w="2154" w:type="dxa"/>
            <w:vMerge w:val="restart"/>
            <w:tcBorders>
              <w:top w:val="single" w:sz="4" w:space="0" w:color="auto"/>
            </w:tcBorders>
            <w:shd w:val="clear" w:color="auto" w:fill="auto"/>
          </w:tcPr>
          <w:p w14:paraId="24E7313E"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compared to 1</w:t>
            </w:r>
            <w:r w:rsidRPr="00FC610B">
              <w:rPr>
                <w:color w:val="000000"/>
                <w:sz w:val="18"/>
                <w:vertAlign w:val="superscript"/>
              </w:rPr>
              <w:t>st</w:t>
            </w:r>
            <w:r w:rsidRPr="00FC610B">
              <w:rPr>
                <w:color w:val="000000"/>
                <w:sz w:val="18"/>
              </w:rPr>
              <w:t xml:space="preserve"> quartile category</w:t>
            </w:r>
          </w:p>
        </w:tc>
      </w:tr>
      <w:tr w:rsidR="001B1701" w:rsidRPr="001178B4" w14:paraId="0C9B8BB0" w14:textId="77777777" w:rsidTr="00FC610B">
        <w:trPr>
          <w:trHeight w:val="122"/>
        </w:trPr>
        <w:tc>
          <w:tcPr>
            <w:tcW w:w="1404" w:type="dxa"/>
            <w:vMerge/>
            <w:shd w:val="clear" w:color="auto" w:fill="auto"/>
          </w:tcPr>
          <w:p w14:paraId="72C0337F" w14:textId="77777777" w:rsidR="001B1701" w:rsidRPr="00FC610B" w:rsidRDefault="001B1701" w:rsidP="00DE2747">
            <w:pPr>
              <w:rPr>
                <w:color w:val="000000"/>
                <w:sz w:val="18"/>
              </w:rPr>
            </w:pPr>
          </w:p>
        </w:tc>
        <w:tc>
          <w:tcPr>
            <w:tcW w:w="1114" w:type="dxa"/>
            <w:vMerge/>
            <w:shd w:val="clear" w:color="auto" w:fill="auto"/>
          </w:tcPr>
          <w:p w14:paraId="52849628" w14:textId="77777777" w:rsidR="001B1701" w:rsidRPr="00FC610B" w:rsidRDefault="001B1701" w:rsidP="00DE2747">
            <w:pPr>
              <w:rPr>
                <w:color w:val="000000"/>
                <w:sz w:val="18"/>
              </w:rPr>
            </w:pPr>
          </w:p>
        </w:tc>
        <w:tc>
          <w:tcPr>
            <w:tcW w:w="1092" w:type="dxa"/>
            <w:vMerge/>
            <w:shd w:val="clear" w:color="auto" w:fill="auto"/>
          </w:tcPr>
          <w:p w14:paraId="438162A9" w14:textId="77777777" w:rsidR="001B1701" w:rsidRPr="00FC610B" w:rsidRDefault="001B1701" w:rsidP="00DE2747">
            <w:pPr>
              <w:rPr>
                <w:color w:val="000000"/>
                <w:sz w:val="18"/>
              </w:rPr>
            </w:pPr>
          </w:p>
        </w:tc>
        <w:tc>
          <w:tcPr>
            <w:tcW w:w="582" w:type="dxa"/>
            <w:shd w:val="clear" w:color="auto" w:fill="auto"/>
          </w:tcPr>
          <w:p w14:paraId="55B2B6F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44225688" w14:textId="77777777" w:rsidR="001B1701" w:rsidRPr="00FC610B" w:rsidRDefault="001B1701" w:rsidP="00DE2747">
            <w:pPr>
              <w:rPr>
                <w:color w:val="000000"/>
                <w:sz w:val="18"/>
              </w:rPr>
            </w:pPr>
            <w:r w:rsidRPr="00FC610B">
              <w:rPr>
                <w:color w:val="000000"/>
                <w:sz w:val="18"/>
              </w:rPr>
              <w:t>0.0802839</w:t>
            </w:r>
          </w:p>
        </w:tc>
        <w:tc>
          <w:tcPr>
            <w:tcW w:w="2196" w:type="dxa"/>
            <w:tcBorders>
              <w:top w:val="nil"/>
              <w:left w:val="nil"/>
              <w:bottom w:val="nil"/>
            </w:tcBorders>
            <w:shd w:val="clear" w:color="auto" w:fill="auto"/>
          </w:tcPr>
          <w:p w14:paraId="745E84B5" w14:textId="77777777" w:rsidR="001B1701" w:rsidRPr="00FC610B" w:rsidRDefault="001B1701" w:rsidP="00DE2747">
            <w:pPr>
              <w:rPr>
                <w:color w:val="000000"/>
                <w:sz w:val="18"/>
              </w:rPr>
            </w:pPr>
            <w:r w:rsidRPr="00FC610B">
              <w:rPr>
                <w:color w:val="000000"/>
                <w:sz w:val="18"/>
              </w:rPr>
              <w:t>-0.0241731, 0.1847409</w:t>
            </w:r>
          </w:p>
        </w:tc>
        <w:tc>
          <w:tcPr>
            <w:tcW w:w="2154" w:type="dxa"/>
            <w:vMerge/>
            <w:shd w:val="clear" w:color="auto" w:fill="auto"/>
          </w:tcPr>
          <w:p w14:paraId="691603C5" w14:textId="77777777" w:rsidR="001B1701" w:rsidRPr="00FC610B" w:rsidRDefault="001B1701" w:rsidP="00DE2747">
            <w:pPr>
              <w:rPr>
                <w:color w:val="000000"/>
                <w:sz w:val="18"/>
              </w:rPr>
            </w:pPr>
          </w:p>
        </w:tc>
      </w:tr>
      <w:tr w:rsidR="001B1701" w:rsidRPr="001178B4" w14:paraId="50EEEA6A" w14:textId="77777777" w:rsidTr="00FC610B">
        <w:trPr>
          <w:trHeight w:val="122"/>
        </w:trPr>
        <w:tc>
          <w:tcPr>
            <w:tcW w:w="1404" w:type="dxa"/>
            <w:vMerge/>
            <w:shd w:val="clear" w:color="auto" w:fill="auto"/>
          </w:tcPr>
          <w:p w14:paraId="464AA0B9" w14:textId="77777777" w:rsidR="001B1701" w:rsidRPr="00FC610B" w:rsidRDefault="001B1701" w:rsidP="00DE2747">
            <w:pPr>
              <w:rPr>
                <w:color w:val="000000"/>
                <w:sz w:val="18"/>
              </w:rPr>
            </w:pPr>
          </w:p>
        </w:tc>
        <w:tc>
          <w:tcPr>
            <w:tcW w:w="1114" w:type="dxa"/>
            <w:vMerge/>
            <w:shd w:val="clear" w:color="auto" w:fill="auto"/>
          </w:tcPr>
          <w:p w14:paraId="3804C57B" w14:textId="77777777" w:rsidR="001B1701" w:rsidRPr="00FC610B" w:rsidRDefault="001B1701" w:rsidP="00DE2747">
            <w:pPr>
              <w:rPr>
                <w:color w:val="000000"/>
                <w:sz w:val="18"/>
              </w:rPr>
            </w:pPr>
          </w:p>
        </w:tc>
        <w:tc>
          <w:tcPr>
            <w:tcW w:w="1092" w:type="dxa"/>
            <w:vMerge/>
            <w:tcBorders>
              <w:bottom w:val="nil"/>
            </w:tcBorders>
            <w:shd w:val="clear" w:color="auto" w:fill="auto"/>
          </w:tcPr>
          <w:p w14:paraId="2A18C538" w14:textId="77777777" w:rsidR="001B1701" w:rsidRPr="00FC610B" w:rsidRDefault="001B1701" w:rsidP="00DE2747">
            <w:pPr>
              <w:rPr>
                <w:color w:val="000000"/>
                <w:sz w:val="18"/>
              </w:rPr>
            </w:pPr>
          </w:p>
        </w:tc>
        <w:tc>
          <w:tcPr>
            <w:tcW w:w="582" w:type="dxa"/>
            <w:tcBorders>
              <w:bottom w:val="nil"/>
            </w:tcBorders>
            <w:shd w:val="clear" w:color="auto" w:fill="auto"/>
          </w:tcPr>
          <w:p w14:paraId="1352BE67"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685F2CB7" w14:textId="77777777" w:rsidR="001B1701" w:rsidRPr="00FC610B" w:rsidRDefault="001B1701" w:rsidP="00DE2747">
            <w:pPr>
              <w:rPr>
                <w:color w:val="000000"/>
                <w:sz w:val="18"/>
              </w:rPr>
            </w:pPr>
            <w:r w:rsidRPr="00FC610B">
              <w:rPr>
                <w:color w:val="000000"/>
                <w:sz w:val="18"/>
              </w:rPr>
              <w:t>-0.4862968</w:t>
            </w:r>
          </w:p>
        </w:tc>
        <w:tc>
          <w:tcPr>
            <w:tcW w:w="2196" w:type="dxa"/>
            <w:tcBorders>
              <w:top w:val="nil"/>
              <w:left w:val="nil"/>
              <w:bottom w:val="nil"/>
            </w:tcBorders>
            <w:shd w:val="clear" w:color="auto" w:fill="auto"/>
          </w:tcPr>
          <w:p w14:paraId="26434445" w14:textId="77777777" w:rsidR="001B1701" w:rsidRPr="00FC610B" w:rsidRDefault="001B1701" w:rsidP="00DE2747">
            <w:pPr>
              <w:rPr>
                <w:color w:val="000000"/>
                <w:sz w:val="18"/>
              </w:rPr>
            </w:pPr>
            <w:r w:rsidRPr="00FC610B">
              <w:rPr>
                <w:color w:val="000000"/>
                <w:sz w:val="18"/>
              </w:rPr>
              <w:t>-0.6968441, -0.2757497</w:t>
            </w:r>
          </w:p>
        </w:tc>
        <w:tc>
          <w:tcPr>
            <w:tcW w:w="2154" w:type="dxa"/>
            <w:vMerge/>
            <w:shd w:val="clear" w:color="auto" w:fill="auto"/>
          </w:tcPr>
          <w:p w14:paraId="7D9ED218" w14:textId="77777777" w:rsidR="001B1701" w:rsidRPr="00FC610B" w:rsidRDefault="001B1701" w:rsidP="00DE2747">
            <w:pPr>
              <w:rPr>
                <w:color w:val="000000"/>
                <w:sz w:val="18"/>
              </w:rPr>
            </w:pPr>
          </w:p>
        </w:tc>
      </w:tr>
      <w:tr w:rsidR="001B1701" w:rsidRPr="001178B4" w14:paraId="3BF0915E" w14:textId="77777777" w:rsidTr="00FC610B">
        <w:trPr>
          <w:trHeight w:val="124"/>
        </w:trPr>
        <w:tc>
          <w:tcPr>
            <w:tcW w:w="1404" w:type="dxa"/>
            <w:vMerge/>
            <w:shd w:val="clear" w:color="auto" w:fill="auto"/>
          </w:tcPr>
          <w:p w14:paraId="78A3BC8C" w14:textId="77777777" w:rsidR="001B1701" w:rsidRPr="00FC610B" w:rsidRDefault="001B1701" w:rsidP="00DE2747">
            <w:pPr>
              <w:rPr>
                <w:color w:val="000000"/>
                <w:sz w:val="18"/>
              </w:rPr>
            </w:pPr>
          </w:p>
        </w:tc>
        <w:tc>
          <w:tcPr>
            <w:tcW w:w="1114" w:type="dxa"/>
            <w:vMerge/>
            <w:shd w:val="clear" w:color="auto" w:fill="auto"/>
          </w:tcPr>
          <w:p w14:paraId="3C85311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5CB9C886"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5E4EB63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0CB12749" w14:textId="77777777" w:rsidR="001B1701" w:rsidRPr="00FC610B" w:rsidRDefault="001B1701" w:rsidP="00DE2747">
            <w:pPr>
              <w:rPr>
                <w:color w:val="000000"/>
                <w:sz w:val="18"/>
              </w:rPr>
            </w:pPr>
            <w:r w:rsidRPr="00FC610B">
              <w:rPr>
                <w:color w:val="000000"/>
                <w:sz w:val="18"/>
              </w:rPr>
              <w:t>0.0143388</w:t>
            </w:r>
          </w:p>
        </w:tc>
        <w:tc>
          <w:tcPr>
            <w:tcW w:w="2196" w:type="dxa"/>
            <w:tcBorders>
              <w:top w:val="nil"/>
              <w:left w:val="nil"/>
              <w:bottom w:val="nil"/>
            </w:tcBorders>
            <w:shd w:val="clear" w:color="auto" w:fill="auto"/>
          </w:tcPr>
          <w:p w14:paraId="033CE40E" w14:textId="77777777" w:rsidR="001B1701" w:rsidRPr="00FC610B" w:rsidRDefault="001B1701" w:rsidP="00DE2747">
            <w:pPr>
              <w:rPr>
                <w:color w:val="000000"/>
                <w:sz w:val="18"/>
              </w:rPr>
            </w:pPr>
            <w:r w:rsidRPr="00FC610B">
              <w:rPr>
                <w:color w:val="000000"/>
                <w:sz w:val="18"/>
              </w:rPr>
              <w:t>-0.1141987, 0.1428764</w:t>
            </w:r>
          </w:p>
        </w:tc>
        <w:tc>
          <w:tcPr>
            <w:tcW w:w="2154" w:type="dxa"/>
            <w:vMerge/>
            <w:shd w:val="clear" w:color="auto" w:fill="auto"/>
          </w:tcPr>
          <w:p w14:paraId="520599F8" w14:textId="77777777" w:rsidR="001B1701" w:rsidRPr="00FC610B" w:rsidRDefault="001B1701" w:rsidP="00DE2747">
            <w:pPr>
              <w:rPr>
                <w:color w:val="000000"/>
                <w:sz w:val="18"/>
              </w:rPr>
            </w:pPr>
          </w:p>
        </w:tc>
      </w:tr>
      <w:tr w:rsidR="001B1701" w:rsidRPr="001178B4" w14:paraId="24A1508C" w14:textId="77777777" w:rsidTr="00FC610B">
        <w:trPr>
          <w:trHeight w:val="122"/>
        </w:trPr>
        <w:tc>
          <w:tcPr>
            <w:tcW w:w="1404" w:type="dxa"/>
            <w:vMerge/>
            <w:shd w:val="clear" w:color="auto" w:fill="auto"/>
          </w:tcPr>
          <w:p w14:paraId="17059E90" w14:textId="77777777" w:rsidR="001B1701" w:rsidRPr="00FC610B" w:rsidRDefault="001B1701" w:rsidP="00DE2747">
            <w:pPr>
              <w:rPr>
                <w:color w:val="000000"/>
                <w:sz w:val="18"/>
              </w:rPr>
            </w:pPr>
          </w:p>
        </w:tc>
        <w:tc>
          <w:tcPr>
            <w:tcW w:w="1114" w:type="dxa"/>
            <w:vMerge/>
            <w:shd w:val="clear" w:color="auto" w:fill="auto"/>
          </w:tcPr>
          <w:p w14:paraId="4DA0C4DE" w14:textId="77777777" w:rsidR="001B1701" w:rsidRPr="00FC610B" w:rsidRDefault="001B1701" w:rsidP="00DE2747">
            <w:pPr>
              <w:rPr>
                <w:color w:val="000000"/>
                <w:sz w:val="18"/>
              </w:rPr>
            </w:pPr>
          </w:p>
        </w:tc>
        <w:tc>
          <w:tcPr>
            <w:tcW w:w="1092" w:type="dxa"/>
            <w:vMerge/>
            <w:shd w:val="clear" w:color="auto" w:fill="auto"/>
          </w:tcPr>
          <w:p w14:paraId="2BAD4839" w14:textId="77777777" w:rsidR="001B1701" w:rsidRPr="00FC610B" w:rsidRDefault="001B1701" w:rsidP="00DE2747">
            <w:pPr>
              <w:rPr>
                <w:color w:val="000000"/>
                <w:sz w:val="18"/>
              </w:rPr>
            </w:pPr>
          </w:p>
        </w:tc>
        <w:tc>
          <w:tcPr>
            <w:tcW w:w="582" w:type="dxa"/>
            <w:shd w:val="clear" w:color="auto" w:fill="auto"/>
          </w:tcPr>
          <w:p w14:paraId="31B888CD"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0F64EF00" w14:textId="77777777" w:rsidR="001B1701" w:rsidRPr="00FC610B" w:rsidRDefault="001B1701" w:rsidP="00DE2747">
            <w:pPr>
              <w:rPr>
                <w:color w:val="000000"/>
                <w:sz w:val="18"/>
              </w:rPr>
            </w:pPr>
            <w:r w:rsidRPr="00FC610B">
              <w:rPr>
                <w:color w:val="000000"/>
                <w:sz w:val="18"/>
              </w:rPr>
              <w:t>0.110301</w:t>
            </w:r>
          </w:p>
        </w:tc>
        <w:tc>
          <w:tcPr>
            <w:tcW w:w="2196" w:type="dxa"/>
            <w:tcBorders>
              <w:top w:val="nil"/>
              <w:left w:val="nil"/>
              <w:bottom w:val="nil"/>
            </w:tcBorders>
            <w:shd w:val="clear" w:color="auto" w:fill="auto"/>
          </w:tcPr>
          <w:p w14:paraId="2E319444" w14:textId="77777777" w:rsidR="001B1701" w:rsidRPr="00FC610B" w:rsidRDefault="001B1701" w:rsidP="00DE2747">
            <w:pPr>
              <w:rPr>
                <w:color w:val="000000"/>
                <w:sz w:val="18"/>
              </w:rPr>
            </w:pPr>
            <w:r w:rsidRPr="00FC610B">
              <w:rPr>
                <w:color w:val="000000"/>
                <w:sz w:val="18"/>
              </w:rPr>
              <w:t>-0.0082226, 0.2288246</w:t>
            </w:r>
          </w:p>
        </w:tc>
        <w:tc>
          <w:tcPr>
            <w:tcW w:w="2154" w:type="dxa"/>
            <w:vMerge/>
            <w:shd w:val="clear" w:color="auto" w:fill="auto"/>
          </w:tcPr>
          <w:p w14:paraId="3F11B032" w14:textId="77777777" w:rsidR="001B1701" w:rsidRPr="00FC610B" w:rsidRDefault="001B1701" w:rsidP="00DE2747">
            <w:pPr>
              <w:rPr>
                <w:color w:val="000000"/>
                <w:sz w:val="18"/>
              </w:rPr>
            </w:pPr>
          </w:p>
        </w:tc>
      </w:tr>
      <w:tr w:rsidR="001B1701" w:rsidRPr="001178B4" w14:paraId="0CF13A02" w14:textId="77777777" w:rsidTr="00FC610B">
        <w:trPr>
          <w:trHeight w:val="122"/>
        </w:trPr>
        <w:tc>
          <w:tcPr>
            <w:tcW w:w="1404" w:type="dxa"/>
            <w:vMerge/>
            <w:shd w:val="clear" w:color="auto" w:fill="auto"/>
          </w:tcPr>
          <w:p w14:paraId="5B9BD14A" w14:textId="77777777" w:rsidR="001B1701" w:rsidRPr="00FC610B" w:rsidRDefault="001B1701" w:rsidP="00DE2747">
            <w:pPr>
              <w:rPr>
                <w:color w:val="000000"/>
                <w:sz w:val="18"/>
              </w:rPr>
            </w:pPr>
          </w:p>
        </w:tc>
        <w:tc>
          <w:tcPr>
            <w:tcW w:w="1114" w:type="dxa"/>
            <w:vMerge/>
            <w:shd w:val="clear" w:color="auto" w:fill="auto"/>
          </w:tcPr>
          <w:p w14:paraId="03B8FA33" w14:textId="77777777" w:rsidR="001B1701" w:rsidRPr="00FC610B" w:rsidRDefault="001B1701" w:rsidP="00DE2747">
            <w:pPr>
              <w:rPr>
                <w:color w:val="000000"/>
                <w:sz w:val="18"/>
              </w:rPr>
            </w:pPr>
          </w:p>
        </w:tc>
        <w:tc>
          <w:tcPr>
            <w:tcW w:w="1092" w:type="dxa"/>
            <w:vMerge/>
            <w:tcBorders>
              <w:bottom w:val="nil"/>
            </w:tcBorders>
            <w:shd w:val="clear" w:color="auto" w:fill="auto"/>
          </w:tcPr>
          <w:p w14:paraId="6A6322BC" w14:textId="77777777" w:rsidR="001B1701" w:rsidRPr="00FC610B" w:rsidRDefault="001B1701" w:rsidP="00DE2747">
            <w:pPr>
              <w:rPr>
                <w:color w:val="000000"/>
                <w:sz w:val="18"/>
              </w:rPr>
            </w:pPr>
          </w:p>
        </w:tc>
        <w:tc>
          <w:tcPr>
            <w:tcW w:w="582" w:type="dxa"/>
            <w:tcBorders>
              <w:bottom w:val="nil"/>
            </w:tcBorders>
            <w:shd w:val="clear" w:color="auto" w:fill="auto"/>
          </w:tcPr>
          <w:p w14:paraId="7838669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26C42544" w14:textId="77777777" w:rsidR="001B1701" w:rsidRPr="00FC610B" w:rsidRDefault="001B1701" w:rsidP="00DE2747">
            <w:pPr>
              <w:rPr>
                <w:color w:val="000000"/>
                <w:sz w:val="18"/>
              </w:rPr>
            </w:pPr>
            <w:r w:rsidRPr="00FC610B">
              <w:rPr>
                <w:color w:val="000000"/>
                <w:sz w:val="18"/>
              </w:rPr>
              <w:t>0.3628297</w:t>
            </w:r>
          </w:p>
        </w:tc>
        <w:tc>
          <w:tcPr>
            <w:tcW w:w="2196" w:type="dxa"/>
            <w:tcBorders>
              <w:top w:val="nil"/>
              <w:left w:val="nil"/>
              <w:bottom w:val="nil"/>
            </w:tcBorders>
            <w:shd w:val="clear" w:color="auto" w:fill="auto"/>
          </w:tcPr>
          <w:p w14:paraId="4DD671F3" w14:textId="77777777" w:rsidR="001B1701" w:rsidRPr="00FC610B" w:rsidRDefault="001B1701" w:rsidP="00DE2747">
            <w:pPr>
              <w:rPr>
                <w:color w:val="000000"/>
                <w:sz w:val="18"/>
              </w:rPr>
            </w:pPr>
            <w:r w:rsidRPr="00FC610B">
              <w:rPr>
                <w:color w:val="000000"/>
                <w:sz w:val="18"/>
              </w:rPr>
              <w:t>0.2027306, 0.5229288</w:t>
            </w:r>
          </w:p>
        </w:tc>
        <w:tc>
          <w:tcPr>
            <w:tcW w:w="2154" w:type="dxa"/>
            <w:vMerge/>
            <w:shd w:val="clear" w:color="auto" w:fill="auto"/>
          </w:tcPr>
          <w:p w14:paraId="36DE65B9" w14:textId="77777777" w:rsidR="001B1701" w:rsidRPr="00FC610B" w:rsidRDefault="001B1701" w:rsidP="00DE2747">
            <w:pPr>
              <w:rPr>
                <w:color w:val="000000"/>
                <w:sz w:val="18"/>
              </w:rPr>
            </w:pPr>
          </w:p>
        </w:tc>
      </w:tr>
      <w:tr w:rsidR="001B1701" w:rsidRPr="001178B4" w14:paraId="70520119" w14:textId="77777777" w:rsidTr="00FC610B">
        <w:trPr>
          <w:trHeight w:val="124"/>
        </w:trPr>
        <w:tc>
          <w:tcPr>
            <w:tcW w:w="1404" w:type="dxa"/>
            <w:vMerge/>
            <w:shd w:val="clear" w:color="auto" w:fill="auto"/>
          </w:tcPr>
          <w:p w14:paraId="1D4B235D" w14:textId="77777777" w:rsidR="001B1701" w:rsidRPr="00FC610B" w:rsidRDefault="001B1701" w:rsidP="00DE2747">
            <w:pPr>
              <w:rPr>
                <w:color w:val="000000"/>
                <w:sz w:val="18"/>
              </w:rPr>
            </w:pPr>
          </w:p>
        </w:tc>
        <w:tc>
          <w:tcPr>
            <w:tcW w:w="1114" w:type="dxa"/>
            <w:vMerge/>
            <w:shd w:val="clear" w:color="auto" w:fill="auto"/>
          </w:tcPr>
          <w:p w14:paraId="669868F2"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FFEF4A9"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72FCF50C"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6D51BEB9" w14:textId="77777777" w:rsidR="001B1701" w:rsidRPr="00FC610B" w:rsidRDefault="001B1701" w:rsidP="00DE2747">
            <w:pPr>
              <w:rPr>
                <w:color w:val="000000"/>
                <w:sz w:val="18"/>
              </w:rPr>
            </w:pPr>
            <w:r w:rsidRPr="00FC610B">
              <w:rPr>
                <w:color w:val="000000"/>
                <w:sz w:val="18"/>
              </w:rPr>
              <w:t>0.11333</w:t>
            </w:r>
          </w:p>
        </w:tc>
        <w:tc>
          <w:tcPr>
            <w:tcW w:w="2196" w:type="dxa"/>
            <w:tcBorders>
              <w:top w:val="nil"/>
              <w:left w:val="nil"/>
              <w:bottom w:val="nil"/>
            </w:tcBorders>
            <w:shd w:val="clear" w:color="auto" w:fill="auto"/>
          </w:tcPr>
          <w:p w14:paraId="740EB8AA" w14:textId="77777777" w:rsidR="001B1701" w:rsidRPr="00FC610B" w:rsidRDefault="001B1701" w:rsidP="00DE2747">
            <w:pPr>
              <w:rPr>
                <w:color w:val="000000"/>
                <w:sz w:val="18"/>
              </w:rPr>
            </w:pPr>
            <w:r w:rsidRPr="00FC610B">
              <w:rPr>
                <w:color w:val="000000"/>
                <w:sz w:val="18"/>
              </w:rPr>
              <w:t>0.0033182, 0.2233418</w:t>
            </w:r>
          </w:p>
        </w:tc>
        <w:tc>
          <w:tcPr>
            <w:tcW w:w="2154" w:type="dxa"/>
            <w:vMerge/>
            <w:shd w:val="clear" w:color="auto" w:fill="auto"/>
          </w:tcPr>
          <w:p w14:paraId="73CF3C87" w14:textId="77777777" w:rsidR="001B1701" w:rsidRPr="00FC610B" w:rsidRDefault="001B1701" w:rsidP="00DE2747">
            <w:pPr>
              <w:rPr>
                <w:color w:val="000000"/>
                <w:sz w:val="18"/>
              </w:rPr>
            </w:pPr>
          </w:p>
        </w:tc>
      </w:tr>
      <w:tr w:rsidR="001B1701" w:rsidRPr="001178B4" w14:paraId="66084CB3" w14:textId="77777777" w:rsidTr="00FC610B">
        <w:trPr>
          <w:trHeight w:val="122"/>
        </w:trPr>
        <w:tc>
          <w:tcPr>
            <w:tcW w:w="1404" w:type="dxa"/>
            <w:vMerge/>
            <w:shd w:val="clear" w:color="auto" w:fill="auto"/>
          </w:tcPr>
          <w:p w14:paraId="1501183E" w14:textId="77777777" w:rsidR="001B1701" w:rsidRPr="00FC610B" w:rsidRDefault="001B1701" w:rsidP="00DE2747">
            <w:pPr>
              <w:rPr>
                <w:color w:val="000000"/>
                <w:sz w:val="18"/>
              </w:rPr>
            </w:pPr>
          </w:p>
        </w:tc>
        <w:tc>
          <w:tcPr>
            <w:tcW w:w="1114" w:type="dxa"/>
            <w:vMerge/>
            <w:shd w:val="clear" w:color="auto" w:fill="auto"/>
          </w:tcPr>
          <w:p w14:paraId="660BB53F" w14:textId="77777777" w:rsidR="001B1701" w:rsidRPr="00FC610B" w:rsidRDefault="001B1701" w:rsidP="00DE2747">
            <w:pPr>
              <w:rPr>
                <w:color w:val="000000"/>
                <w:sz w:val="18"/>
              </w:rPr>
            </w:pPr>
          </w:p>
        </w:tc>
        <w:tc>
          <w:tcPr>
            <w:tcW w:w="1092" w:type="dxa"/>
            <w:vMerge/>
            <w:shd w:val="clear" w:color="auto" w:fill="auto"/>
          </w:tcPr>
          <w:p w14:paraId="6A3530F6" w14:textId="77777777" w:rsidR="001B1701" w:rsidRPr="00FC610B" w:rsidRDefault="001B1701" w:rsidP="00DE2747">
            <w:pPr>
              <w:rPr>
                <w:color w:val="000000"/>
                <w:sz w:val="18"/>
              </w:rPr>
            </w:pPr>
          </w:p>
        </w:tc>
        <w:tc>
          <w:tcPr>
            <w:tcW w:w="582" w:type="dxa"/>
            <w:shd w:val="clear" w:color="auto" w:fill="auto"/>
          </w:tcPr>
          <w:p w14:paraId="15A44FF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5B9CA792" w14:textId="77777777" w:rsidR="001B1701" w:rsidRPr="00FC610B" w:rsidRDefault="001B1701" w:rsidP="00DE2747">
            <w:pPr>
              <w:rPr>
                <w:color w:val="000000"/>
                <w:sz w:val="18"/>
              </w:rPr>
            </w:pPr>
            <w:r w:rsidRPr="00FC610B">
              <w:rPr>
                <w:color w:val="000000"/>
                <w:sz w:val="18"/>
              </w:rPr>
              <w:t>0.5111788</w:t>
            </w:r>
          </w:p>
        </w:tc>
        <w:tc>
          <w:tcPr>
            <w:tcW w:w="2196" w:type="dxa"/>
            <w:tcBorders>
              <w:top w:val="nil"/>
              <w:left w:val="nil"/>
              <w:bottom w:val="nil"/>
            </w:tcBorders>
            <w:shd w:val="clear" w:color="auto" w:fill="auto"/>
          </w:tcPr>
          <w:p w14:paraId="23D57B03" w14:textId="77777777" w:rsidR="001B1701" w:rsidRPr="00FC610B" w:rsidRDefault="001B1701" w:rsidP="00DE2747">
            <w:pPr>
              <w:rPr>
                <w:color w:val="000000"/>
                <w:sz w:val="18"/>
              </w:rPr>
            </w:pPr>
            <w:r w:rsidRPr="00FC610B">
              <w:rPr>
                <w:color w:val="000000"/>
                <w:sz w:val="18"/>
              </w:rPr>
              <w:t>0.4013089, 0.6210488</w:t>
            </w:r>
          </w:p>
        </w:tc>
        <w:tc>
          <w:tcPr>
            <w:tcW w:w="2154" w:type="dxa"/>
            <w:vMerge/>
            <w:shd w:val="clear" w:color="auto" w:fill="auto"/>
          </w:tcPr>
          <w:p w14:paraId="4FDCD5F1" w14:textId="77777777" w:rsidR="001B1701" w:rsidRPr="00FC610B" w:rsidRDefault="001B1701" w:rsidP="00DE2747">
            <w:pPr>
              <w:rPr>
                <w:color w:val="000000"/>
                <w:sz w:val="18"/>
              </w:rPr>
            </w:pPr>
          </w:p>
        </w:tc>
      </w:tr>
      <w:tr w:rsidR="001B1701" w:rsidRPr="001178B4" w14:paraId="2206B2DB" w14:textId="77777777" w:rsidTr="00FC610B">
        <w:trPr>
          <w:trHeight w:val="122"/>
        </w:trPr>
        <w:tc>
          <w:tcPr>
            <w:tcW w:w="1404" w:type="dxa"/>
            <w:vMerge/>
            <w:shd w:val="clear" w:color="auto" w:fill="auto"/>
          </w:tcPr>
          <w:p w14:paraId="67735A2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4F574072"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615035EC"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5D3176C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right w:val="nil"/>
            </w:tcBorders>
            <w:shd w:val="clear" w:color="auto" w:fill="auto"/>
          </w:tcPr>
          <w:p w14:paraId="4DA6742D" w14:textId="77777777" w:rsidR="001B1701" w:rsidRPr="00FC610B" w:rsidRDefault="001B1701" w:rsidP="00DE2747">
            <w:pPr>
              <w:rPr>
                <w:color w:val="000000"/>
                <w:sz w:val="18"/>
              </w:rPr>
            </w:pPr>
            <w:r w:rsidRPr="00FC610B">
              <w:rPr>
                <w:color w:val="000000"/>
                <w:sz w:val="18"/>
              </w:rPr>
              <w:t>0.5073291</w:t>
            </w:r>
          </w:p>
        </w:tc>
        <w:tc>
          <w:tcPr>
            <w:tcW w:w="2196" w:type="dxa"/>
            <w:tcBorders>
              <w:top w:val="nil"/>
              <w:left w:val="nil"/>
              <w:bottom w:val="single" w:sz="4" w:space="0" w:color="auto"/>
            </w:tcBorders>
            <w:shd w:val="clear" w:color="auto" w:fill="auto"/>
          </w:tcPr>
          <w:p w14:paraId="05C3D1EB" w14:textId="77777777" w:rsidR="001B1701" w:rsidRPr="00FC610B" w:rsidRDefault="001B1701" w:rsidP="00DE2747">
            <w:pPr>
              <w:rPr>
                <w:color w:val="000000"/>
                <w:sz w:val="18"/>
              </w:rPr>
            </w:pPr>
            <w:r w:rsidRPr="00FC610B">
              <w:rPr>
                <w:color w:val="000000"/>
                <w:sz w:val="18"/>
              </w:rPr>
              <w:t>0.3973884, 0.6172698</w:t>
            </w:r>
          </w:p>
        </w:tc>
        <w:tc>
          <w:tcPr>
            <w:tcW w:w="2154" w:type="dxa"/>
            <w:vMerge/>
            <w:tcBorders>
              <w:bottom w:val="single" w:sz="4" w:space="0" w:color="auto"/>
            </w:tcBorders>
            <w:shd w:val="clear" w:color="auto" w:fill="auto"/>
          </w:tcPr>
          <w:p w14:paraId="4458E99B" w14:textId="77777777" w:rsidR="001B1701" w:rsidRPr="00FC610B" w:rsidRDefault="001B1701" w:rsidP="00DE2747">
            <w:pPr>
              <w:rPr>
                <w:color w:val="000000"/>
                <w:sz w:val="18"/>
              </w:rPr>
            </w:pPr>
          </w:p>
        </w:tc>
      </w:tr>
      <w:tr w:rsidR="001B1701" w:rsidRPr="001178B4" w14:paraId="23F9C83C" w14:textId="77777777" w:rsidTr="00FC610B">
        <w:trPr>
          <w:trHeight w:val="124"/>
        </w:trPr>
        <w:tc>
          <w:tcPr>
            <w:tcW w:w="1404" w:type="dxa"/>
            <w:vMerge/>
            <w:shd w:val="clear" w:color="auto" w:fill="auto"/>
          </w:tcPr>
          <w:p w14:paraId="7608435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360C3AE5" w14:textId="77777777" w:rsidR="001B1701" w:rsidRPr="00FC610B" w:rsidRDefault="001B1701" w:rsidP="00DE2747">
            <w:pPr>
              <w:rPr>
                <w:color w:val="000000"/>
                <w:sz w:val="18"/>
              </w:rPr>
            </w:pPr>
            <w:r w:rsidRPr="00FC610B">
              <w:rPr>
                <w:color w:val="000000"/>
                <w:sz w:val="18"/>
              </w:rPr>
              <w:t>SPD</w:t>
            </w:r>
          </w:p>
          <w:p w14:paraId="0E3C3863"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374BF599"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7819BAEE"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0E254030" w14:textId="77777777" w:rsidR="001B1701" w:rsidRPr="00FC610B" w:rsidRDefault="001B1701" w:rsidP="00DE2747">
            <w:pPr>
              <w:rPr>
                <w:color w:val="000000"/>
                <w:sz w:val="18"/>
              </w:rPr>
            </w:pPr>
            <w:r w:rsidRPr="00FC610B">
              <w:rPr>
                <w:color w:val="000000"/>
                <w:sz w:val="18"/>
              </w:rPr>
              <w:t>0.010031</w:t>
            </w:r>
          </w:p>
        </w:tc>
        <w:tc>
          <w:tcPr>
            <w:tcW w:w="2196" w:type="dxa"/>
            <w:tcBorders>
              <w:top w:val="single" w:sz="4" w:space="0" w:color="auto"/>
              <w:bottom w:val="nil"/>
            </w:tcBorders>
            <w:shd w:val="clear" w:color="auto" w:fill="auto"/>
          </w:tcPr>
          <w:p w14:paraId="461C3180" w14:textId="77777777" w:rsidR="001B1701" w:rsidRPr="00FC610B" w:rsidRDefault="001B1701" w:rsidP="00DE2747">
            <w:pPr>
              <w:rPr>
                <w:color w:val="000000"/>
                <w:sz w:val="18"/>
              </w:rPr>
            </w:pPr>
            <w:r w:rsidRPr="00FC610B">
              <w:rPr>
                <w:color w:val="000000"/>
                <w:sz w:val="18"/>
              </w:rPr>
              <w:t>0.0022415, 0.0178204</w:t>
            </w:r>
          </w:p>
        </w:tc>
        <w:tc>
          <w:tcPr>
            <w:tcW w:w="2154" w:type="dxa"/>
            <w:vMerge w:val="restart"/>
            <w:tcBorders>
              <w:top w:val="single" w:sz="4" w:space="0" w:color="auto"/>
            </w:tcBorders>
            <w:shd w:val="clear" w:color="auto" w:fill="auto"/>
          </w:tcPr>
          <w:p w14:paraId="42A3E0F4"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compared to 1</w:t>
            </w:r>
            <w:r w:rsidRPr="00FC610B">
              <w:rPr>
                <w:color w:val="000000"/>
                <w:sz w:val="18"/>
                <w:vertAlign w:val="superscript"/>
              </w:rPr>
              <w:t>st</w:t>
            </w:r>
            <w:r w:rsidRPr="00FC610B">
              <w:rPr>
                <w:color w:val="000000"/>
                <w:sz w:val="18"/>
              </w:rPr>
              <w:t xml:space="preserve"> quartile category</w:t>
            </w:r>
          </w:p>
        </w:tc>
      </w:tr>
      <w:tr w:rsidR="001B1701" w:rsidRPr="001178B4" w14:paraId="4327461F" w14:textId="77777777" w:rsidTr="00FC610B">
        <w:trPr>
          <w:trHeight w:val="122"/>
        </w:trPr>
        <w:tc>
          <w:tcPr>
            <w:tcW w:w="1404" w:type="dxa"/>
            <w:vMerge/>
            <w:shd w:val="clear" w:color="auto" w:fill="auto"/>
          </w:tcPr>
          <w:p w14:paraId="4083663C" w14:textId="77777777" w:rsidR="001B1701" w:rsidRPr="00FC610B" w:rsidRDefault="001B1701" w:rsidP="00DE2747">
            <w:pPr>
              <w:rPr>
                <w:color w:val="000000"/>
                <w:sz w:val="18"/>
              </w:rPr>
            </w:pPr>
          </w:p>
        </w:tc>
        <w:tc>
          <w:tcPr>
            <w:tcW w:w="1114" w:type="dxa"/>
            <w:vMerge/>
            <w:shd w:val="clear" w:color="auto" w:fill="auto"/>
          </w:tcPr>
          <w:p w14:paraId="0BF5EDBB" w14:textId="77777777" w:rsidR="001B1701" w:rsidRPr="00FC610B" w:rsidRDefault="001B1701" w:rsidP="00DE2747">
            <w:pPr>
              <w:rPr>
                <w:color w:val="000000"/>
                <w:sz w:val="18"/>
              </w:rPr>
            </w:pPr>
          </w:p>
        </w:tc>
        <w:tc>
          <w:tcPr>
            <w:tcW w:w="1092" w:type="dxa"/>
            <w:vMerge/>
            <w:shd w:val="clear" w:color="auto" w:fill="auto"/>
          </w:tcPr>
          <w:p w14:paraId="74ADE1EB" w14:textId="77777777" w:rsidR="001B1701" w:rsidRPr="00FC610B" w:rsidRDefault="001B1701" w:rsidP="00DE2747">
            <w:pPr>
              <w:rPr>
                <w:color w:val="000000"/>
                <w:sz w:val="18"/>
              </w:rPr>
            </w:pPr>
          </w:p>
        </w:tc>
        <w:tc>
          <w:tcPr>
            <w:tcW w:w="582" w:type="dxa"/>
            <w:shd w:val="clear" w:color="auto" w:fill="auto"/>
          </w:tcPr>
          <w:p w14:paraId="4DC0DD0C"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AECE5C1" w14:textId="77777777" w:rsidR="001B1701" w:rsidRPr="00FC610B" w:rsidRDefault="001B1701" w:rsidP="00DE2747">
            <w:pPr>
              <w:rPr>
                <w:color w:val="000000"/>
                <w:sz w:val="18"/>
              </w:rPr>
            </w:pPr>
            <w:r w:rsidRPr="00FC610B">
              <w:rPr>
                <w:color w:val="000000"/>
                <w:sz w:val="18"/>
              </w:rPr>
              <w:t>0.012963</w:t>
            </w:r>
          </w:p>
        </w:tc>
        <w:tc>
          <w:tcPr>
            <w:tcW w:w="2196" w:type="dxa"/>
            <w:tcBorders>
              <w:top w:val="nil"/>
              <w:bottom w:val="nil"/>
            </w:tcBorders>
            <w:shd w:val="clear" w:color="auto" w:fill="auto"/>
          </w:tcPr>
          <w:p w14:paraId="6D37197E" w14:textId="77777777" w:rsidR="001B1701" w:rsidRPr="00FC610B" w:rsidRDefault="001B1701" w:rsidP="00DE2747">
            <w:pPr>
              <w:rPr>
                <w:color w:val="000000"/>
                <w:sz w:val="18"/>
              </w:rPr>
            </w:pPr>
            <w:r w:rsidRPr="00FC610B">
              <w:rPr>
                <w:color w:val="000000"/>
                <w:sz w:val="18"/>
              </w:rPr>
              <w:t>0.0060482, 0.0198778</w:t>
            </w:r>
          </w:p>
        </w:tc>
        <w:tc>
          <w:tcPr>
            <w:tcW w:w="2154" w:type="dxa"/>
            <w:vMerge/>
            <w:shd w:val="clear" w:color="auto" w:fill="auto"/>
          </w:tcPr>
          <w:p w14:paraId="75D9E4B1" w14:textId="77777777" w:rsidR="001B1701" w:rsidRPr="00FC610B" w:rsidRDefault="001B1701" w:rsidP="00DE2747">
            <w:pPr>
              <w:rPr>
                <w:color w:val="000000"/>
                <w:sz w:val="18"/>
              </w:rPr>
            </w:pPr>
          </w:p>
        </w:tc>
      </w:tr>
      <w:tr w:rsidR="001B1701" w:rsidRPr="001178B4" w14:paraId="6649331D" w14:textId="77777777" w:rsidTr="00FC610B">
        <w:trPr>
          <w:trHeight w:val="122"/>
        </w:trPr>
        <w:tc>
          <w:tcPr>
            <w:tcW w:w="1404" w:type="dxa"/>
            <w:vMerge/>
            <w:shd w:val="clear" w:color="auto" w:fill="auto"/>
          </w:tcPr>
          <w:p w14:paraId="54B9FBC9" w14:textId="77777777" w:rsidR="001B1701" w:rsidRPr="00FC610B" w:rsidRDefault="001B1701" w:rsidP="00DE2747">
            <w:pPr>
              <w:rPr>
                <w:color w:val="000000"/>
                <w:sz w:val="18"/>
              </w:rPr>
            </w:pPr>
          </w:p>
        </w:tc>
        <w:tc>
          <w:tcPr>
            <w:tcW w:w="1114" w:type="dxa"/>
            <w:vMerge/>
            <w:shd w:val="clear" w:color="auto" w:fill="auto"/>
          </w:tcPr>
          <w:p w14:paraId="7DFD36C4" w14:textId="77777777" w:rsidR="001B1701" w:rsidRPr="00FC610B" w:rsidRDefault="001B1701" w:rsidP="00DE2747">
            <w:pPr>
              <w:rPr>
                <w:color w:val="000000"/>
                <w:sz w:val="18"/>
              </w:rPr>
            </w:pPr>
          </w:p>
        </w:tc>
        <w:tc>
          <w:tcPr>
            <w:tcW w:w="1092" w:type="dxa"/>
            <w:vMerge/>
            <w:tcBorders>
              <w:bottom w:val="nil"/>
            </w:tcBorders>
            <w:shd w:val="clear" w:color="auto" w:fill="auto"/>
          </w:tcPr>
          <w:p w14:paraId="762AFADB" w14:textId="77777777" w:rsidR="001B1701" w:rsidRPr="00FC610B" w:rsidRDefault="001B1701" w:rsidP="00DE2747">
            <w:pPr>
              <w:rPr>
                <w:color w:val="000000"/>
                <w:sz w:val="18"/>
              </w:rPr>
            </w:pPr>
          </w:p>
        </w:tc>
        <w:tc>
          <w:tcPr>
            <w:tcW w:w="582" w:type="dxa"/>
            <w:tcBorders>
              <w:bottom w:val="nil"/>
            </w:tcBorders>
            <w:shd w:val="clear" w:color="auto" w:fill="auto"/>
          </w:tcPr>
          <w:p w14:paraId="69E694EC"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DEC1B31" w14:textId="77777777" w:rsidR="001B1701" w:rsidRPr="00FC610B" w:rsidRDefault="001B1701" w:rsidP="00DE2747">
            <w:pPr>
              <w:rPr>
                <w:color w:val="000000"/>
                <w:sz w:val="18"/>
              </w:rPr>
            </w:pPr>
            <w:r w:rsidRPr="00FC610B">
              <w:rPr>
                <w:color w:val="000000"/>
                <w:sz w:val="18"/>
              </w:rPr>
              <w:t>-0.0244058</w:t>
            </w:r>
          </w:p>
        </w:tc>
        <w:tc>
          <w:tcPr>
            <w:tcW w:w="2196" w:type="dxa"/>
            <w:tcBorders>
              <w:top w:val="nil"/>
              <w:bottom w:val="nil"/>
            </w:tcBorders>
            <w:shd w:val="clear" w:color="auto" w:fill="auto"/>
          </w:tcPr>
          <w:p w14:paraId="75DC117F" w14:textId="77777777" w:rsidR="001B1701" w:rsidRPr="00FC610B" w:rsidRDefault="001B1701" w:rsidP="00DE2747">
            <w:pPr>
              <w:rPr>
                <w:color w:val="000000"/>
                <w:sz w:val="18"/>
              </w:rPr>
            </w:pPr>
            <w:r w:rsidRPr="00FC610B">
              <w:rPr>
                <w:color w:val="000000"/>
                <w:sz w:val="18"/>
              </w:rPr>
              <w:t>-0.0366981, -0.0121134</w:t>
            </w:r>
          </w:p>
        </w:tc>
        <w:tc>
          <w:tcPr>
            <w:tcW w:w="2154" w:type="dxa"/>
            <w:vMerge/>
            <w:shd w:val="clear" w:color="auto" w:fill="auto"/>
          </w:tcPr>
          <w:p w14:paraId="16982828" w14:textId="77777777" w:rsidR="001B1701" w:rsidRPr="00FC610B" w:rsidRDefault="001B1701" w:rsidP="00DE2747">
            <w:pPr>
              <w:rPr>
                <w:color w:val="000000"/>
                <w:sz w:val="18"/>
              </w:rPr>
            </w:pPr>
          </w:p>
        </w:tc>
      </w:tr>
      <w:tr w:rsidR="001B1701" w:rsidRPr="001178B4" w14:paraId="32595A48" w14:textId="77777777" w:rsidTr="00FC610B">
        <w:trPr>
          <w:trHeight w:val="124"/>
        </w:trPr>
        <w:tc>
          <w:tcPr>
            <w:tcW w:w="1404" w:type="dxa"/>
            <w:vMerge/>
            <w:shd w:val="clear" w:color="auto" w:fill="auto"/>
          </w:tcPr>
          <w:p w14:paraId="213ABC4C" w14:textId="77777777" w:rsidR="001B1701" w:rsidRPr="00FC610B" w:rsidRDefault="001B1701" w:rsidP="00DE2747">
            <w:pPr>
              <w:rPr>
                <w:color w:val="000000"/>
                <w:sz w:val="18"/>
              </w:rPr>
            </w:pPr>
          </w:p>
        </w:tc>
        <w:tc>
          <w:tcPr>
            <w:tcW w:w="1114" w:type="dxa"/>
            <w:vMerge/>
            <w:shd w:val="clear" w:color="auto" w:fill="auto"/>
          </w:tcPr>
          <w:p w14:paraId="6556848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43261AFC"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27E61263"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405C1577" w14:textId="77777777" w:rsidR="001B1701" w:rsidRPr="00FC610B" w:rsidRDefault="001B1701" w:rsidP="00DE2747">
            <w:pPr>
              <w:rPr>
                <w:color w:val="000000"/>
                <w:sz w:val="18"/>
              </w:rPr>
            </w:pPr>
            <w:r w:rsidRPr="00FC610B">
              <w:rPr>
                <w:color w:val="000000"/>
                <w:sz w:val="18"/>
              </w:rPr>
              <w:t>0.0255724</w:t>
            </w:r>
          </w:p>
        </w:tc>
        <w:tc>
          <w:tcPr>
            <w:tcW w:w="2196" w:type="dxa"/>
            <w:tcBorders>
              <w:top w:val="nil"/>
              <w:bottom w:val="nil"/>
            </w:tcBorders>
            <w:shd w:val="clear" w:color="auto" w:fill="auto"/>
          </w:tcPr>
          <w:p w14:paraId="27B0443C" w14:textId="77777777" w:rsidR="001B1701" w:rsidRPr="00FC610B" w:rsidRDefault="001B1701" w:rsidP="00DE2747">
            <w:pPr>
              <w:rPr>
                <w:color w:val="000000"/>
                <w:sz w:val="18"/>
              </w:rPr>
            </w:pPr>
            <w:r w:rsidRPr="00FC610B">
              <w:rPr>
                <w:color w:val="000000"/>
                <w:sz w:val="18"/>
              </w:rPr>
              <w:t>0.0179175, 0.0332273</w:t>
            </w:r>
          </w:p>
        </w:tc>
        <w:tc>
          <w:tcPr>
            <w:tcW w:w="2154" w:type="dxa"/>
            <w:vMerge/>
            <w:shd w:val="clear" w:color="auto" w:fill="auto"/>
          </w:tcPr>
          <w:p w14:paraId="303668A5" w14:textId="77777777" w:rsidR="001B1701" w:rsidRPr="00FC610B" w:rsidRDefault="001B1701" w:rsidP="00DE2747">
            <w:pPr>
              <w:rPr>
                <w:color w:val="000000"/>
                <w:sz w:val="18"/>
              </w:rPr>
            </w:pPr>
          </w:p>
        </w:tc>
      </w:tr>
      <w:tr w:rsidR="001B1701" w:rsidRPr="001178B4" w14:paraId="36F44940" w14:textId="77777777" w:rsidTr="00FC610B">
        <w:trPr>
          <w:trHeight w:val="122"/>
        </w:trPr>
        <w:tc>
          <w:tcPr>
            <w:tcW w:w="1404" w:type="dxa"/>
            <w:vMerge/>
            <w:shd w:val="clear" w:color="auto" w:fill="auto"/>
          </w:tcPr>
          <w:p w14:paraId="28E95BEB" w14:textId="77777777" w:rsidR="001B1701" w:rsidRPr="00FC610B" w:rsidRDefault="001B1701" w:rsidP="00DE2747">
            <w:pPr>
              <w:rPr>
                <w:color w:val="000000"/>
                <w:sz w:val="18"/>
              </w:rPr>
            </w:pPr>
          </w:p>
        </w:tc>
        <w:tc>
          <w:tcPr>
            <w:tcW w:w="1114" w:type="dxa"/>
            <w:vMerge/>
            <w:shd w:val="clear" w:color="auto" w:fill="auto"/>
          </w:tcPr>
          <w:p w14:paraId="1B77FF18" w14:textId="77777777" w:rsidR="001B1701" w:rsidRPr="00FC610B" w:rsidRDefault="001B1701" w:rsidP="00DE2747">
            <w:pPr>
              <w:rPr>
                <w:color w:val="000000"/>
                <w:sz w:val="18"/>
              </w:rPr>
            </w:pPr>
          </w:p>
        </w:tc>
        <w:tc>
          <w:tcPr>
            <w:tcW w:w="1092" w:type="dxa"/>
            <w:vMerge/>
            <w:shd w:val="clear" w:color="auto" w:fill="auto"/>
          </w:tcPr>
          <w:p w14:paraId="65820273" w14:textId="77777777" w:rsidR="001B1701" w:rsidRPr="00FC610B" w:rsidRDefault="001B1701" w:rsidP="00DE2747">
            <w:pPr>
              <w:rPr>
                <w:color w:val="000000"/>
                <w:sz w:val="18"/>
              </w:rPr>
            </w:pPr>
          </w:p>
        </w:tc>
        <w:tc>
          <w:tcPr>
            <w:tcW w:w="582" w:type="dxa"/>
            <w:shd w:val="clear" w:color="auto" w:fill="auto"/>
          </w:tcPr>
          <w:p w14:paraId="47A4E19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B6F9309" w14:textId="77777777" w:rsidR="001B1701" w:rsidRPr="00FC610B" w:rsidRDefault="001B1701" w:rsidP="00DE2747">
            <w:pPr>
              <w:rPr>
                <w:color w:val="000000"/>
                <w:sz w:val="18"/>
              </w:rPr>
            </w:pPr>
            <w:r w:rsidRPr="00FC610B">
              <w:rPr>
                <w:color w:val="000000"/>
                <w:sz w:val="18"/>
              </w:rPr>
              <w:t>0.0291506</w:t>
            </w:r>
          </w:p>
        </w:tc>
        <w:tc>
          <w:tcPr>
            <w:tcW w:w="2196" w:type="dxa"/>
            <w:tcBorders>
              <w:top w:val="nil"/>
              <w:bottom w:val="nil"/>
            </w:tcBorders>
            <w:shd w:val="clear" w:color="auto" w:fill="auto"/>
          </w:tcPr>
          <w:p w14:paraId="22687BB1" w14:textId="77777777" w:rsidR="001B1701" w:rsidRPr="00FC610B" w:rsidRDefault="001B1701" w:rsidP="00DE2747">
            <w:pPr>
              <w:rPr>
                <w:color w:val="000000"/>
                <w:sz w:val="18"/>
              </w:rPr>
            </w:pPr>
            <w:r w:rsidRPr="00FC610B">
              <w:rPr>
                <w:color w:val="000000"/>
                <w:sz w:val="18"/>
              </w:rPr>
              <w:t>0.0221589, 0.0361422</w:t>
            </w:r>
          </w:p>
        </w:tc>
        <w:tc>
          <w:tcPr>
            <w:tcW w:w="2154" w:type="dxa"/>
            <w:vMerge/>
            <w:shd w:val="clear" w:color="auto" w:fill="auto"/>
          </w:tcPr>
          <w:p w14:paraId="1D5DEA5A" w14:textId="77777777" w:rsidR="001B1701" w:rsidRPr="00FC610B" w:rsidRDefault="001B1701" w:rsidP="00DE2747">
            <w:pPr>
              <w:rPr>
                <w:color w:val="000000"/>
                <w:sz w:val="18"/>
              </w:rPr>
            </w:pPr>
          </w:p>
        </w:tc>
      </w:tr>
      <w:tr w:rsidR="001B1701" w:rsidRPr="001178B4" w14:paraId="1D06CBB3" w14:textId="77777777" w:rsidTr="00FC610B">
        <w:trPr>
          <w:trHeight w:val="122"/>
        </w:trPr>
        <w:tc>
          <w:tcPr>
            <w:tcW w:w="1404" w:type="dxa"/>
            <w:vMerge/>
            <w:shd w:val="clear" w:color="auto" w:fill="auto"/>
          </w:tcPr>
          <w:p w14:paraId="54AAEBD3" w14:textId="77777777" w:rsidR="001B1701" w:rsidRPr="00FC610B" w:rsidRDefault="001B1701" w:rsidP="00DE2747">
            <w:pPr>
              <w:rPr>
                <w:color w:val="000000"/>
                <w:sz w:val="18"/>
              </w:rPr>
            </w:pPr>
          </w:p>
        </w:tc>
        <w:tc>
          <w:tcPr>
            <w:tcW w:w="1114" w:type="dxa"/>
            <w:vMerge/>
            <w:shd w:val="clear" w:color="auto" w:fill="auto"/>
          </w:tcPr>
          <w:p w14:paraId="3C25D3BF" w14:textId="77777777" w:rsidR="001B1701" w:rsidRPr="00FC610B" w:rsidRDefault="001B1701" w:rsidP="00DE2747">
            <w:pPr>
              <w:rPr>
                <w:color w:val="000000"/>
                <w:sz w:val="18"/>
              </w:rPr>
            </w:pPr>
          </w:p>
        </w:tc>
        <w:tc>
          <w:tcPr>
            <w:tcW w:w="1092" w:type="dxa"/>
            <w:vMerge/>
            <w:tcBorders>
              <w:bottom w:val="nil"/>
            </w:tcBorders>
            <w:shd w:val="clear" w:color="auto" w:fill="auto"/>
          </w:tcPr>
          <w:p w14:paraId="123914EA" w14:textId="77777777" w:rsidR="001B1701" w:rsidRPr="00FC610B" w:rsidRDefault="001B1701" w:rsidP="00DE2747">
            <w:pPr>
              <w:rPr>
                <w:color w:val="000000"/>
                <w:sz w:val="18"/>
              </w:rPr>
            </w:pPr>
          </w:p>
        </w:tc>
        <w:tc>
          <w:tcPr>
            <w:tcW w:w="582" w:type="dxa"/>
            <w:tcBorders>
              <w:bottom w:val="nil"/>
            </w:tcBorders>
            <w:shd w:val="clear" w:color="auto" w:fill="auto"/>
          </w:tcPr>
          <w:p w14:paraId="32E41645"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33736EC" w14:textId="77777777" w:rsidR="001B1701" w:rsidRPr="00FC610B" w:rsidRDefault="001B1701" w:rsidP="00DE2747">
            <w:pPr>
              <w:rPr>
                <w:color w:val="000000"/>
                <w:sz w:val="18"/>
              </w:rPr>
            </w:pPr>
            <w:r w:rsidRPr="00FC610B">
              <w:rPr>
                <w:color w:val="000000"/>
                <w:sz w:val="18"/>
              </w:rPr>
              <w:t>0.0384315</w:t>
            </w:r>
          </w:p>
        </w:tc>
        <w:tc>
          <w:tcPr>
            <w:tcW w:w="2196" w:type="dxa"/>
            <w:tcBorders>
              <w:top w:val="nil"/>
              <w:bottom w:val="nil"/>
            </w:tcBorders>
            <w:shd w:val="clear" w:color="auto" w:fill="auto"/>
          </w:tcPr>
          <w:p w14:paraId="2842DE1E" w14:textId="77777777" w:rsidR="001B1701" w:rsidRPr="00FC610B" w:rsidRDefault="001B1701" w:rsidP="00DE2747">
            <w:pPr>
              <w:rPr>
                <w:color w:val="000000"/>
                <w:sz w:val="18"/>
              </w:rPr>
            </w:pPr>
            <w:r w:rsidRPr="00FC610B">
              <w:rPr>
                <w:color w:val="000000"/>
                <w:sz w:val="18"/>
              </w:rPr>
              <w:t>0.0276104, 0.0492526</w:t>
            </w:r>
          </w:p>
        </w:tc>
        <w:tc>
          <w:tcPr>
            <w:tcW w:w="2154" w:type="dxa"/>
            <w:vMerge/>
            <w:shd w:val="clear" w:color="auto" w:fill="auto"/>
          </w:tcPr>
          <w:p w14:paraId="284FEB68" w14:textId="77777777" w:rsidR="001B1701" w:rsidRPr="00FC610B" w:rsidRDefault="001B1701" w:rsidP="00DE2747">
            <w:pPr>
              <w:rPr>
                <w:color w:val="000000"/>
                <w:sz w:val="18"/>
              </w:rPr>
            </w:pPr>
          </w:p>
        </w:tc>
      </w:tr>
      <w:tr w:rsidR="001B1701" w:rsidRPr="001178B4" w14:paraId="4DC8DC4E" w14:textId="77777777" w:rsidTr="00FC610B">
        <w:trPr>
          <w:trHeight w:val="124"/>
        </w:trPr>
        <w:tc>
          <w:tcPr>
            <w:tcW w:w="1404" w:type="dxa"/>
            <w:vMerge/>
            <w:shd w:val="clear" w:color="auto" w:fill="auto"/>
          </w:tcPr>
          <w:p w14:paraId="28C1607B" w14:textId="77777777" w:rsidR="001B1701" w:rsidRPr="00FC610B" w:rsidRDefault="001B1701" w:rsidP="00DE2747">
            <w:pPr>
              <w:rPr>
                <w:color w:val="000000"/>
                <w:sz w:val="18"/>
              </w:rPr>
            </w:pPr>
          </w:p>
        </w:tc>
        <w:tc>
          <w:tcPr>
            <w:tcW w:w="1114" w:type="dxa"/>
            <w:vMerge/>
            <w:shd w:val="clear" w:color="auto" w:fill="auto"/>
          </w:tcPr>
          <w:p w14:paraId="1D9F08FB"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92844CB"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18E4281E"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3E3D0DB" w14:textId="77777777" w:rsidR="001B1701" w:rsidRPr="00FC610B" w:rsidRDefault="001B1701" w:rsidP="00DE2747">
            <w:pPr>
              <w:rPr>
                <w:color w:val="000000"/>
                <w:sz w:val="18"/>
              </w:rPr>
            </w:pPr>
            <w:r w:rsidRPr="00FC610B">
              <w:rPr>
                <w:color w:val="000000"/>
                <w:sz w:val="18"/>
              </w:rPr>
              <w:t>-0.0019701</w:t>
            </w:r>
          </w:p>
        </w:tc>
        <w:tc>
          <w:tcPr>
            <w:tcW w:w="2196" w:type="dxa"/>
            <w:tcBorders>
              <w:top w:val="nil"/>
              <w:bottom w:val="nil"/>
            </w:tcBorders>
            <w:shd w:val="clear" w:color="auto" w:fill="auto"/>
          </w:tcPr>
          <w:p w14:paraId="55D01FC0" w14:textId="77777777" w:rsidR="001B1701" w:rsidRPr="00FC610B" w:rsidRDefault="001B1701" w:rsidP="00DE2747">
            <w:pPr>
              <w:rPr>
                <w:color w:val="000000"/>
                <w:sz w:val="18"/>
              </w:rPr>
            </w:pPr>
            <w:r w:rsidRPr="00FC610B">
              <w:rPr>
                <w:color w:val="000000"/>
                <w:sz w:val="18"/>
              </w:rPr>
              <w:t>-0.012041, 0.0081007</w:t>
            </w:r>
          </w:p>
        </w:tc>
        <w:tc>
          <w:tcPr>
            <w:tcW w:w="2154" w:type="dxa"/>
            <w:vMerge/>
            <w:shd w:val="clear" w:color="auto" w:fill="auto"/>
          </w:tcPr>
          <w:p w14:paraId="2C5ED973" w14:textId="77777777" w:rsidR="001B1701" w:rsidRPr="00FC610B" w:rsidRDefault="001B1701" w:rsidP="00DE2747">
            <w:pPr>
              <w:rPr>
                <w:color w:val="000000"/>
                <w:sz w:val="18"/>
              </w:rPr>
            </w:pPr>
          </w:p>
        </w:tc>
      </w:tr>
      <w:tr w:rsidR="001B1701" w:rsidRPr="001178B4" w14:paraId="5343783E" w14:textId="77777777" w:rsidTr="00FC610B">
        <w:trPr>
          <w:trHeight w:val="122"/>
        </w:trPr>
        <w:tc>
          <w:tcPr>
            <w:tcW w:w="1404" w:type="dxa"/>
            <w:vMerge/>
            <w:shd w:val="clear" w:color="auto" w:fill="auto"/>
          </w:tcPr>
          <w:p w14:paraId="2DB879C6" w14:textId="77777777" w:rsidR="001B1701" w:rsidRPr="00FC610B" w:rsidRDefault="001B1701" w:rsidP="00DE2747">
            <w:pPr>
              <w:rPr>
                <w:color w:val="000000"/>
                <w:sz w:val="18"/>
              </w:rPr>
            </w:pPr>
          </w:p>
        </w:tc>
        <w:tc>
          <w:tcPr>
            <w:tcW w:w="1114" w:type="dxa"/>
            <w:vMerge/>
            <w:shd w:val="clear" w:color="auto" w:fill="auto"/>
          </w:tcPr>
          <w:p w14:paraId="192467D1" w14:textId="77777777" w:rsidR="001B1701" w:rsidRPr="00FC610B" w:rsidRDefault="001B1701" w:rsidP="00DE2747">
            <w:pPr>
              <w:rPr>
                <w:color w:val="000000"/>
                <w:sz w:val="18"/>
              </w:rPr>
            </w:pPr>
          </w:p>
        </w:tc>
        <w:tc>
          <w:tcPr>
            <w:tcW w:w="1092" w:type="dxa"/>
            <w:vMerge/>
            <w:shd w:val="clear" w:color="auto" w:fill="auto"/>
          </w:tcPr>
          <w:p w14:paraId="24AF69F6" w14:textId="77777777" w:rsidR="001B1701" w:rsidRPr="00FC610B" w:rsidRDefault="001B1701" w:rsidP="00DE2747">
            <w:pPr>
              <w:rPr>
                <w:color w:val="000000"/>
                <w:sz w:val="18"/>
              </w:rPr>
            </w:pPr>
          </w:p>
        </w:tc>
        <w:tc>
          <w:tcPr>
            <w:tcW w:w="582" w:type="dxa"/>
            <w:shd w:val="clear" w:color="auto" w:fill="auto"/>
          </w:tcPr>
          <w:p w14:paraId="7880BC35"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DC14625" w14:textId="77777777" w:rsidR="001B1701" w:rsidRPr="00FC610B" w:rsidRDefault="001B1701" w:rsidP="00DE2747">
            <w:pPr>
              <w:rPr>
                <w:color w:val="000000"/>
                <w:sz w:val="18"/>
              </w:rPr>
            </w:pPr>
            <w:r w:rsidRPr="00FC610B">
              <w:rPr>
                <w:color w:val="000000"/>
                <w:sz w:val="18"/>
              </w:rPr>
              <w:t>0.0210478</w:t>
            </w:r>
          </w:p>
        </w:tc>
        <w:tc>
          <w:tcPr>
            <w:tcW w:w="2196" w:type="dxa"/>
            <w:tcBorders>
              <w:top w:val="nil"/>
              <w:bottom w:val="nil"/>
            </w:tcBorders>
            <w:shd w:val="clear" w:color="auto" w:fill="auto"/>
          </w:tcPr>
          <w:p w14:paraId="7AACF43F" w14:textId="77777777" w:rsidR="001B1701" w:rsidRPr="00FC610B" w:rsidRDefault="001B1701" w:rsidP="00DE2747">
            <w:pPr>
              <w:rPr>
                <w:color w:val="000000"/>
                <w:sz w:val="18"/>
              </w:rPr>
            </w:pPr>
            <w:r w:rsidRPr="00FC610B">
              <w:rPr>
                <w:color w:val="000000"/>
                <w:sz w:val="18"/>
              </w:rPr>
              <w:t>0.01099, 0.0311057</w:t>
            </w:r>
          </w:p>
        </w:tc>
        <w:tc>
          <w:tcPr>
            <w:tcW w:w="2154" w:type="dxa"/>
            <w:vMerge/>
            <w:shd w:val="clear" w:color="auto" w:fill="auto"/>
          </w:tcPr>
          <w:p w14:paraId="58230A00" w14:textId="77777777" w:rsidR="001B1701" w:rsidRPr="00FC610B" w:rsidRDefault="001B1701" w:rsidP="00DE2747">
            <w:pPr>
              <w:rPr>
                <w:color w:val="000000"/>
                <w:sz w:val="18"/>
              </w:rPr>
            </w:pPr>
          </w:p>
        </w:tc>
      </w:tr>
      <w:tr w:rsidR="001B1701" w:rsidRPr="001178B4" w14:paraId="414CF858" w14:textId="77777777" w:rsidTr="00FC610B">
        <w:trPr>
          <w:trHeight w:val="122"/>
        </w:trPr>
        <w:tc>
          <w:tcPr>
            <w:tcW w:w="1404" w:type="dxa"/>
            <w:vMerge/>
            <w:shd w:val="clear" w:color="auto" w:fill="auto"/>
          </w:tcPr>
          <w:p w14:paraId="5E68BEF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373A8EE"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7249511"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1177888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1BCF38A" w14:textId="77777777" w:rsidR="001B1701" w:rsidRPr="00FC610B" w:rsidRDefault="001B1701" w:rsidP="00DE2747">
            <w:pPr>
              <w:rPr>
                <w:color w:val="000000"/>
                <w:sz w:val="18"/>
              </w:rPr>
            </w:pPr>
            <w:r w:rsidRPr="00FC610B">
              <w:rPr>
                <w:color w:val="000000"/>
                <w:sz w:val="18"/>
              </w:rPr>
              <w:t>0.0550058</w:t>
            </w:r>
          </w:p>
        </w:tc>
        <w:tc>
          <w:tcPr>
            <w:tcW w:w="2196" w:type="dxa"/>
            <w:tcBorders>
              <w:top w:val="nil"/>
              <w:bottom w:val="single" w:sz="4" w:space="0" w:color="auto"/>
            </w:tcBorders>
            <w:shd w:val="clear" w:color="auto" w:fill="auto"/>
          </w:tcPr>
          <w:p w14:paraId="38D7C8D4" w14:textId="77777777" w:rsidR="001B1701" w:rsidRPr="00FC610B" w:rsidRDefault="001B1701" w:rsidP="00DE2747">
            <w:pPr>
              <w:rPr>
                <w:color w:val="000000"/>
                <w:sz w:val="18"/>
              </w:rPr>
            </w:pPr>
            <w:r w:rsidRPr="00FC610B">
              <w:rPr>
                <w:color w:val="000000"/>
                <w:sz w:val="18"/>
              </w:rPr>
              <w:t>0.0449414, 0.0650701</w:t>
            </w:r>
          </w:p>
        </w:tc>
        <w:tc>
          <w:tcPr>
            <w:tcW w:w="2154" w:type="dxa"/>
            <w:vMerge/>
            <w:tcBorders>
              <w:bottom w:val="single" w:sz="4" w:space="0" w:color="auto"/>
            </w:tcBorders>
            <w:shd w:val="clear" w:color="auto" w:fill="auto"/>
          </w:tcPr>
          <w:p w14:paraId="494042BC" w14:textId="77777777" w:rsidR="001B1701" w:rsidRPr="00FC610B" w:rsidRDefault="001B1701" w:rsidP="00DE2747">
            <w:pPr>
              <w:rPr>
                <w:color w:val="000000"/>
                <w:sz w:val="18"/>
              </w:rPr>
            </w:pPr>
          </w:p>
        </w:tc>
      </w:tr>
      <w:tr w:rsidR="001B1701" w:rsidRPr="001178B4" w14:paraId="5B05E755" w14:textId="77777777" w:rsidTr="00FC610B">
        <w:trPr>
          <w:trHeight w:val="122"/>
        </w:trPr>
        <w:tc>
          <w:tcPr>
            <w:tcW w:w="1404" w:type="dxa"/>
            <w:vMerge/>
            <w:shd w:val="clear" w:color="auto" w:fill="auto"/>
          </w:tcPr>
          <w:p w14:paraId="40E01DD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70E57AB9" w14:textId="77777777" w:rsidR="001B1701" w:rsidRPr="00FC610B" w:rsidRDefault="001B1701" w:rsidP="00DE2747">
            <w:pPr>
              <w:rPr>
                <w:color w:val="000000"/>
                <w:sz w:val="18"/>
              </w:rPr>
            </w:pPr>
            <w:r w:rsidRPr="00FC610B">
              <w:rPr>
                <w:color w:val="000000"/>
                <w:sz w:val="18"/>
              </w:rPr>
              <w:t>SES-PD</w:t>
            </w:r>
          </w:p>
        </w:tc>
        <w:tc>
          <w:tcPr>
            <w:tcW w:w="1092" w:type="dxa"/>
            <w:vMerge w:val="restart"/>
            <w:tcBorders>
              <w:top w:val="single" w:sz="4" w:space="0" w:color="auto"/>
            </w:tcBorders>
            <w:shd w:val="clear" w:color="auto" w:fill="auto"/>
          </w:tcPr>
          <w:p w14:paraId="2EA1FF33" w14:textId="77777777" w:rsidR="001B1701" w:rsidRPr="00FC610B" w:rsidRDefault="001B1701" w:rsidP="00DE2747">
            <w:pPr>
              <w:rPr>
                <w:color w:val="000000"/>
                <w:sz w:val="18"/>
              </w:rPr>
            </w:pPr>
            <w:r w:rsidRPr="00FC610B">
              <w:rPr>
                <w:color w:val="000000"/>
                <w:sz w:val="18"/>
              </w:rPr>
              <w:t xml:space="preserve">Mean host </w:t>
            </w:r>
            <w:r w:rsidRPr="00FC610B">
              <w:rPr>
                <w:color w:val="000000"/>
                <w:sz w:val="18"/>
              </w:rPr>
              <w:lastRenderedPageBreak/>
              <w:t>body length</w:t>
            </w:r>
          </w:p>
        </w:tc>
        <w:tc>
          <w:tcPr>
            <w:tcW w:w="582" w:type="dxa"/>
            <w:tcBorders>
              <w:top w:val="single" w:sz="4" w:space="0" w:color="auto"/>
              <w:bottom w:val="nil"/>
            </w:tcBorders>
            <w:shd w:val="clear" w:color="auto" w:fill="auto"/>
          </w:tcPr>
          <w:p w14:paraId="17C801E6" w14:textId="77777777" w:rsidR="001B1701" w:rsidRPr="00FC610B" w:rsidRDefault="001B1701" w:rsidP="00DE2747">
            <w:pPr>
              <w:rPr>
                <w:color w:val="000000"/>
                <w:sz w:val="18"/>
              </w:rPr>
            </w:pPr>
            <w:r w:rsidRPr="00FC610B">
              <w:rPr>
                <w:color w:val="000000"/>
                <w:sz w:val="18"/>
              </w:rPr>
              <w:lastRenderedPageBreak/>
              <w:t>Q2</w:t>
            </w:r>
          </w:p>
        </w:tc>
        <w:tc>
          <w:tcPr>
            <w:tcW w:w="1914" w:type="dxa"/>
            <w:tcBorders>
              <w:top w:val="single" w:sz="4" w:space="0" w:color="auto"/>
              <w:bottom w:val="nil"/>
            </w:tcBorders>
            <w:shd w:val="clear" w:color="auto" w:fill="auto"/>
          </w:tcPr>
          <w:p w14:paraId="6EFD9B22" w14:textId="77777777" w:rsidR="001B1701" w:rsidRPr="00FC610B" w:rsidRDefault="001B1701" w:rsidP="00DE2747">
            <w:pPr>
              <w:rPr>
                <w:color w:val="000000"/>
                <w:sz w:val="18"/>
              </w:rPr>
            </w:pPr>
            <w:r w:rsidRPr="00FC610B">
              <w:rPr>
                <w:color w:val="000000"/>
                <w:sz w:val="20"/>
              </w:rPr>
              <w:t>-0.9680191</w:t>
            </w:r>
          </w:p>
        </w:tc>
        <w:tc>
          <w:tcPr>
            <w:tcW w:w="2196" w:type="dxa"/>
            <w:tcBorders>
              <w:top w:val="single" w:sz="4" w:space="0" w:color="auto"/>
              <w:bottom w:val="nil"/>
            </w:tcBorders>
            <w:shd w:val="clear" w:color="auto" w:fill="auto"/>
          </w:tcPr>
          <w:p w14:paraId="12356B9A" w14:textId="77777777" w:rsidR="001B1701" w:rsidRPr="00FC610B" w:rsidRDefault="001B1701" w:rsidP="00DE2747">
            <w:pPr>
              <w:rPr>
                <w:color w:val="000000"/>
                <w:sz w:val="18"/>
              </w:rPr>
            </w:pPr>
            <w:r w:rsidRPr="00FC610B">
              <w:rPr>
                <w:color w:val="000000"/>
                <w:sz w:val="20"/>
              </w:rPr>
              <w:t>-1.6079538, -0.3280843</w:t>
            </w:r>
          </w:p>
        </w:tc>
        <w:tc>
          <w:tcPr>
            <w:tcW w:w="2154" w:type="dxa"/>
            <w:vMerge w:val="restart"/>
            <w:tcBorders>
              <w:top w:val="single" w:sz="4" w:space="0" w:color="auto"/>
            </w:tcBorders>
            <w:shd w:val="clear" w:color="auto" w:fill="auto"/>
          </w:tcPr>
          <w:p w14:paraId="266DBD5A"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w:t>
            </w:r>
            <w:r w:rsidRPr="00FC610B">
              <w:rPr>
                <w:color w:val="000000"/>
                <w:sz w:val="18"/>
              </w:rPr>
              <w:lastRenderedPageBreak/>
              <w:t>compared to 1</w:t>
            </w:r>
            <w:r w:rsidRPr="00FC610B">
              <w:rPr>
                <w:color w:val="000000"/>
                <w:sz w:val="18"/>
                <w:vertAlign w:val="superscript"/>
              </w:rPr>
              <w:t>st</w:t>
            </w:r>
            <w:r w:rsidRPr="00FC610B">
              <w:rPr>
                <w:color w:val="000000"/>
                <w:sz w:val="18"/>
              </w:rPr>
              <w:t xml:space="preserve"> quartile category</w:t>
            </w:r>
          </w:p>
        </w:tc>
      </w:tr>
      <w:tr w:rsidR="001B1701" w:rsidRPr="001178B4" w14:paraId="7377F841" w14:textId="77777777" w:rsidTr="00FC610B">
        <w:trPr>
          <w:trHeight w:val="122"/>
        </w:trPr>
        <w:tc>
          <w:tcPr>
            <w:tcW w:w="1404" w:type="dxa"/>
            <w:vMerge/>
            <w:shd w:val="clear" w:color="auto" w:fill="auto"/>
          </w:tcPr>
          <w:p w14:paraId="0C888638" w14:textId="77777777" w:rsidR="001B1701" w:rsidRPr="00FC610B" w:rsidRDefault="001B1701" w:rsidP="00DE2747">
            <w:pPr>
              <w:rPr>
                <w:color w:val="000000"/>
                <w:sz w:val="18"/>
              </w:rPr>
            </w:pPr>
          </w:p>
        </w:tc>
        <w:tc>
          <w:tcPr>
            <w:tcW w:w="1114" w:type="dxa"/>
            <w:vMerge/>
            <w:shd w:val="clear" w:color="auto" w:fill="auto"/>
          </w:tcPr>
          <w:p w14:paraId="6C91B9C1" w14:textId="77777777" w:rsidR="001B1701" w:rsidRPr="00FC610B" w:rsidRDefault="001B1701" w:rsidP="00DE2747">
            <w:pPr>
              <w:rPr>
                <w:color w:val="000000"/>
                <w:sz w:val="18"/>
              </w:rPr>
            </w:pPr>
          </w:p>
        </w:tc>
        <w:tc>
          <w:tcPr>
            <w:tcW w:w="1092" w:type="dxa"/>
            <w:vMerge/>
            <w:shd w:val="clear" w:color="auto" w:fill="auto"/>
          </w:tcPr>
          <w:p w14:paraId="2D900FC9" w14:textId="77777777" w:rsidR="001B1701" w:rsidRPr="00FC610B" w:rsidRDefault="001B1701" w:rsidP="00DE2747">
            <w:pPr>
              <w:rPr>
                <w:color w:val="000000"/>
                <w:sz w:val="18"/>
              </w:rPr>
            </w:pPr>
          </w:p>
        </w:tc>
        <w:tc>
          <w:tcPr>
            <w:tcW w:w="582" w:type="dxa"/>
            <w:tcBorders>
              <w:top w:val="nil"/>
              <w:bottom w:val="nil"/>
            </w:tcBorders>
            <w:shd w:val="clear" w:color="auto" w:fill="auto"/>
          </w:tcPr>
          <w:p w14:paraId="0ABA5070"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28AC97EE" w14:textId="77777777" w:rsidR="001B1701" w:rsidRPr="00FC610B" w:rsidRDefault="001B1701" w:rsidP="00DE2747">
            <w:pPr>
              <w:rPr>
                <w:color w:val="000000"/>
                <w:sz w:val="18"/>
              </w:rPr>
            </w:pPr>
            <w:r w:rsidRPr="00FC610B">
              <w:rPr>
                <w:color w:val="000000"/>
                <w:sz w:val="20"/>
              </w:rPr>
              <w:t>-1.4574457</w:t>
            </w:r>
          </w:p>
        </w:tc>
        <w:tc>
          <w:tcPr>
            <w:tcW w:w="2196" w:type="dxa"/>
            <w:tcBorders>
              <w:top w:val="nil"/>
              <w:bottom w:val="nil"/>
            </w:tcBorders>
            <w:shd w:val="clear" w:color="auto" w:fill="auto"/>
          </w:tcPr>
          <w:p w14:paraId="004D44A1" w14:textId="77777777" w:rsidR="001B1701" w:rsidRPr="00FC610B" w:rsidRDefault="001B1701" w:rsidP="00DE2747">
            <w:pPr>
              <w:rPr>
                <w:color w:val="000000"/>
                <w:sz w:val="18"/>
              </w:rPr>
            </w:pPr>
            <w:r w:rsidRPr="00FC610B">
              <w:rPr>
                <w:color w:val="000000"/>
                <w:sz w:val="20"/>
              </w:rPr>
              <w:t>-2.0262805, -0.8886109</w:t>
            </w:r>
          </w:p>
        </w:tc>
        <w:tc>
          <w:tcPr>
            <w:tcW w:w="2154" w:type="dxa"/>
            <w:vMerge/>
            <w:shd w:val="clear" w:color="auto" w:fill="auto"/>
          </w:tcPr>
          <w:p w14:paraId="2F4E8CB0" w14:textId="77777777" w:rsidR="001B1701" w:rsidRPr="00FC610B" w:rsidRDefault="001B1701" w:rsidP="00DE2747">
            <w:pPr>
              <w:rPr>
                <w:color w:val="000000"/>
                <w:sz w:val="18"/>
              </w:rPr>
            </w:pPr>
          </w:p>
        </w:tc>
      </w:tr>
      <w:tr w:rsidR="001B1701" w:rsidRPr="001178B4" w14:paraId="56E76378" w14:textId="77777777" w:rsidTr="00FC610B">
        <w:trPr>
          <w:trHeight w:val="122"/>
        </w:trPr>
        <w:tc>
          <w:tcPr>
            <w:tcW w:w="1404" w:type="dxa"/>
            <w:vMerge/>
            <w:shd w:val="clear" w:color="auto" w:fill="auto"/>
          </w:tcPr>
          <w:p w14:paraId="5C7BC64E" w14:textId="77777777" w:rsidR="001B1701" w:rsidRPr="00FC610B" w:rsidRDefault="001B1701" w:rsidP="00DE2747">
            <w:pPr>
              <w:rPr>
                <w:color w:val="000000"/>
                <w:sz w:val="18"/>
              </w:rPr>
            </w:pPr>
          </w:p>
        </w:tc>
        <w:tc>
          <w:tcPr>
            <w:tcW w:w="1114" w:type="dxa"/>
            <w:vMerge/>
            <w:shd w:val="clear" w:color="auto" w:fill="auto"/>
          </w:tcPr>
          <w:p w14:paraId="13737F5F" w14:textId="77777777" w:rsidR="001B1701" w:rsidRPr="00FC610B" w:rsidRDefault="001B1701" w:rsidP="00DE2747">
            <w:pPr>
              <w:rPr>
                <w:color w:val="000000"/>
                <w:sz w:val="18"/>
              </w:rPr>
            </w:pPr>
          </w:p>
        </w:tc>
        <w:tc>
          <w:tcPr>
            <w:tcW w:w="1092" w:type="dxa"/>
            <w:vMerge/>
            <w:tcBorders>
              <w:bottom w:val="nil"/>
            </w:tcBorders>
            <w:shd w:val="clear" w:color="auto" w:fill="auto"/>
          </w:tcPr>
          <w:p w14:paraId="50EA1B9A" w14:textId="77777777" w:rsidR="001B1701" w:rsidRPr="00FC610B" w:rsidRDefault="001B1701" w:rsidP="00DE2747">
            <w:pPr>
              <w:rPr>
                <w:color w:val="000000"/>
                <w:sz w:val="18"/>
              </w:rPr>
            </w:pPr>
          </w:p>
        </w:tc>
        <w:tc>
          <w:tcPr>
            <w:tcW w:w="582" w:type="dxa"/>
            <w:tcBorders>
              <w:top w:val="nil"/>
              <w:bottom w:val="nil"/>
            </w:tcBorders>
            <w:shd w:val="clear" w:color="auto" w:fill="auto"/>
          </w:tcPr>
          <w:p w14:paraId="4031D6B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5306CFF2" w14:textId="77777777" w:rsidR="001B1701" w:rsidRPr="00FC610B" w:rsidRDefault="001B1701" w:rsidP="00DE2747">
            <w:pPr>
              <w:rPr>
                <w:color w:val="000000"/>
                <w:sz w:val="18"/>
              </w:rPr>
            </w:pPr>
            <w:r w:rsidRPr="00FC610B">
              <w:rPr>
                <w:color w:val="000000"/>
                <w:sz w:val="20"/>
              </w:rPr>
              <w:t>-3.6327163</w:t>
            </w:r>
          </w:p>
        </w:tc>
        <w:tc>
          <w:tcPr>
            <w:tcW w:w="2196" w:type="dxa"/>
            <w:tcBorders>
              <w:top w:val="nil"/>
              <w:bottom w:val="nil"/>
            </w:tcBorders>
            <w:shd w:val="clear" w:color="auto" w:fill="auto"/>
          </w:tcPr>
          <w:p w14:paraId="476449DC" w14:textId="77777777" w:rsidR="001B1701" w:rsidRPr="00FC610B" w:rsidRDefault="001B1701" w:rsidP="00DE2747">
            <w:pPr>
              <w:rPr>
                <w:color w:val="000000"/>
                <w:sz w:val="18"/>
              </w:rPr>
            </w:pPr>
            <w:r w:rsidRPr="00FC610B">
              <w:rPr>
                <w:color w:val="000000"/>
                <w:sz w:val="20"/>
              </w:rPr>
              <w:t>-4.77928, -2.4861527</w:t>
            </w:r>
          </w:p>
        </w:tc>
        <w:tc>
          <w:tcPr>
            <w:tcW w:w="2154" w:type="dxa"/>
            <w:vMerge/>
            <w:shd w:val="clear" w:color="auto" w:fill="auto"/>
          </w:tcPr>
          <w:p w14:paraId="6D7259AE" w14:textId="77777777" w:rsidR="001B1701" w:rsidRPr="00FC610B" w:rsidRDefault="001B1701" w:rsidP="00DE2747">
            <w:pPr>
              <w:rPr>
                <w:color w:val="000000"/>
                <w:sz w:val="18"/>
              </w:rPr>
            </w:pPr>
          </w:p>
        </w:tc>
      </w:tr>
      <w:tr w:rsidR="001B1701" w:rsidRPr="001178B4" w14:paraId="05908065" w14:textId="77777777" w:rsidTr="00FC610B">
        <w:trPr>
          <w:trHeight w:val="122"/>
        </w:trPr>
        <w:tc>
          <w:tcPr>
            <w:tcW w:w="1404" w:type="dxa"/>
            <w:vMerge/>
            <w:shd w:val="clear" w:color="auto" w:fill="auto"/>
          </w:tcPr>
          <w:p w14:paraId="05DFC4CB" w14:textId="77777777" w:rsidR="001B1701" w:rsidRPr="00FC610B" w:rsidRDefault="001B1701" w:rsidP="00DE2747">
            <w:pPr>
              <w:rPr>
                <w:color w:val="000000"/>
                <w:sz w:val="18"/>
              </w:rPr>
            </w:pPr>
          </w:p>
        </w:tc>
        <w:tc>
          <w:tcPr>
            <w:tcW w:w="1114" w:type="dxa"/>
            <w:vMerge/>
            <w:shd w:val="clear" w:color="auto" w:fill="auto"/>
          </w:tcPr>
          <w:p w14:paraId="748D5D2F"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6E3CD22D"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bottom w:val="nil"/>
            </w:tcBorders>
            <w:shd w:val="clear" w:color="auto" w:fill="auto"/>
          </w:tcPr>
          <w:p w14:paraId="2E57FD2A"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097EEA2" w14:textId="77777777" w:rsidR="001B1701" w:rsidRPr="00FC610B" w:rsidRDefault="001B1701" w:rsidP="00DE2747">
            <w:pPr>
              <w:rPr>
                <w:color w:val="000000"/>
                <w:sz w:val="18"/>
              </w:rPr>
            </w:pPr>
            <w:r w:rsidRPr="00FC610B">
              <w:rPr>
                <w:color w:val="000000"/>
                <w:sz w:val="20"/>
              </w:rPr>
              <w:t>-0.8936799</w:t>
            </w:r>
          </w:p>
        </w:tc>
        <w:tc>
          <w:tcPr>
            <w:tcW w:w="2196" w:type="dxa"/>
            <w:tcBorders>
              <w:top w:val="nil"/>
              <w:bottom w:val="nil"/>
            </w:tcBorders>
            <w:shd w:val="clear" w:color="auto" w:fill="auto"/>
          </w:tcPr>
          <w:p w14:paraId="5FAA5D12" w14:textId="77777777" w:rsidR="001B1701" w:rsidRPr="00FC610B" w:rsidRDefault="001B1701" w:rsidP="00DE2747">
            <w:pPr>
              <w:rPr>
                <w:color w:val="000000"/>
                <w:sz w:val="18"/>
              </w:rPr>
            </w:pPr>
            <w:r w:rsidRPr="00FC610B">
              <w:rPr>
                <w:color w:val="000000"/>
                <w:sz w:val="20"/>
              </w:rPr>
              <w:t>-1.5891787, -0.1981812</w:t>
            </w:r>
          </w:p>
        </w:tc>
        <w:tc>
          <w:tcPr>
            <w:tcW w:w="2154" w:type="dxa"/>
            <w:vMerge/>
            <w:shd w:val="clear" w:color="auto" w:fill="auto"/>
          </w:tcPr>
          <w:p w14:paraId="25C1596D" w14:textId="77777777" w:rsidR="001B1701" w:rsidRPr="00FC610B" w:rsidRDefault="001B1701" w:rsidP="00DE2747">
            <w:pPr>
              <w:rPr>
                <w:color w:val="000000"/>
                <w:sz w:val="18"/>
              </w:rPr>
            </w:pPr>
          </w:p>
        </w:tc>
      </w:tr>
      <w:tr w:rsidR="001B1701" w:rsidRPr="001178B4" w14:paraId="550415C7" w14:textId="77777777" w:rsidTr="00FC610B">
        <w:trPr>
          <w:trHeight w:val="122"/>
        </w:trPr>
        <w:tc>
          <w:tcPr>
            <w:tcW w:w="1404" w:type="dxa"/>
            <w:vMerge/>
            <w:shd w:val="clear" w:color="auto" w:fill="auto"/>
          </w:tcPr>
          <w:p w14:paraId="139A5559" w14:textId="77777777" w:rsidR="001B1701" w:rsidRPr="00FC610B" w:rsidRDefault="001B1701" w:rsidP="00DE2747">
            <w:pPr>
              <w:rPr>
                <w:color w:val="000000"/>
                <w:sz w:val="18"/>
              </w:rPr>
            </w:pPr>
          </w:p>
        </w:tc>
        <w:tc>
          <w:tcPr>
            <w:tcW w:w="1114" w:type="dxa"/>
            <w:vMerge/>
            <w:shd w:val="clear" w:color="auto" w:fill="auto"/>
          </w:tcPr>
          <w:p w14:paraId="22C8E2B8" w14:textId="77777777" w:rsidR="001B1701" w:rsidRPr="00FC610B" w:rsidRDefault="001B1701" w:rsidP="00DE2747">
            <w:pPr>
              <w:rPr>
                <w:color w:val="000000"/>
                <w:sz w:val="18"/>
              </w:rPr>
            </w:pPr>
          </w:p>
        </w:tc>
        <w:tc>
          <w:tcPr>
            <w:tcW w:w="1092" w:type="dxa"/>
            <w:vMerge/>
            <w:shd w:val="clear" w:color="auto" w:fill="auto"/>
          </w:tcPr>
          <w:p w14:paraId="0FAE66D7"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0AC103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3F6B3BE" w14:textId="77777777" w:rsidR="001B1701" w:rsidRPr="00FC610B" w:rsidRDefault="001B1701" w:rsidP="00DE2747">
            <w:pPr>
              <w:rPr>
                <w:color w:val="000000"/>
                <w:sz w:val="18"/>
              </w:rPr>
            </w:pPr>
            <w:r w:rsidRPr="00FC610B">
              <w:rPr>
                <w:color w:val="000000"/>
                <w:sz w:val="20"/>
              </w:rPr>
              <w:t>-2.2616954</w:t>
            </w:r>
          </w:p>
        </w:tc>
        <w:tc>
          <w:tcPr>
            <w:tcW w:w="2196" w:type="dxa"/>
            <w:tcBorders>
              <w:top w:val="nil"/>
              <w:bottom w:val="nil"/>
            </w:tcBorders>
            <w:shd w:val="clear" w:color="auto" w:fill="auto"/>
          </w:tcPr>
          <w:p w14:paraId="3A5A6ED8" w14:textId="77777777" w:rsidR="001B1701" w:rsidRPr="00FC610B" w:rsidRDefault="001B1701" w:rsidP="00DE2747">
            <w:pPr>
              <w:rPr>
                <w:color w:val="000000"/>
                <w:sz w:val="18"/>
              </w:rPr>
            </w:pPr>
            <w:r w:rsidRPr="00FC610B">
              <w:rPr>
                <w:color w:val="000000"/>
                <w:sz w:val="20"/>
              </w:rPr>
              <w:t>-2.90301, -1.6203809</w:t>
            </w:r>
          </w:p>
        </w:tc>
        <w:tc>
          <w:tcPr>
            <w:tcW w:w="2154" w:type="dxa"/>
            <w:vMerge/>
            <w:shd w:val="clear" w:color="auto" w:fill="auto"/>
          </w:tcPr>
          <w:p w14:paraId="3A5B20BF" w14:textId="77777777" w:rsidR="001B1701" w:rsidRPr="00FC610B" w:rsidRDefault="001B1701" w:rsidP="00DE2747">
            <w:pPr>
              <w:rPr>
                <w:color w:val="000000"/>
                <w:sz w:val="18"/>
              </w:rPr>
            </w:pPr>
          </w:p>
        </w:tc>
      </w:tr>
      <w:tr w:rsidR="001B1701" w:rsidRPr="001178B4" w14:paraId="45632713" w14:textId="77777777" w:rsidTr="00FC610B">
        <w:trPr>
          <w:trHeight w:val="122"/>
        </w:trPr>
        <w:tc>
          <w:tcPr>
            <w:tcW w:w="1404" w:type="dxa"/>
            <w:vMerge/>
            <w:shd w:val="clear" w:color="auto" w:fill="auto"/>
          </w:tcPr>
          <w:p w14:paraId="18C45DB2" w14:textId="77777777" w:rsidR="001B1701" w:rsidRPr="00FC610B" w:rsidRDefault="001B1701" w:rsidP="00DE2747">
            <w:pPr>
              <w:rPr>
                <w:color w:val="000000"/>
                <w:sz w:val="18"/>
              </w:rPr>
            </w:pPr>
          </w:p>
        </w:tc>
        <w:tc>
          <w:tcPr>
            <w:tcW w:w="1114" w:type="dxa"/>
            <w:vMerge/>
            <w:shd w:val="clear" w:color="auto" w:fill="auto"/>
          </w:tcPr>
          <w:p w14:paraId="404B2671" w14:textId="77777777" w:rsidR="001B1701" w:rsidRPr="00FC610B" w:rsidRDefault="001B1701" w:rsidP="00DE2747">
            <w:pPr>
              <w:rPr>
                <w:color w:val="000000"/>
                <w:sz w:val="18"/>
              </w:rPr>
            </w:pPr>
          </w:p>
        </w:tc>
        <w:tc>
          <w:tcPr>
            <w:tcW w:w="1092" w:type="dxa"/>
            <w:vMerge/>
            <w:tcBorders>
              <w:bottom w:val="nil"/>
            </w:tcBorders>
            <w:shd w:val="clear" w:color="auto" w:fill="auto"/>
          </w:tcPr>
          <w:p w14:paraId="1E0EA068"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22C8A1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1B9E200" w14:textId="77777777" w:rsidR="001B1701" w:rsidRPr="00FC610B" w:rsidRDefault="001B1701" w:rsidP="00DE2747">
            <w:pPr>
              <w:rPr>
                <w:color w:val="000000"/>
                <w:sz w:val="18"/>
              </w:rPr>
            </w:pPr>
            <w:r w:rsidRPr="00FC610B">
              <w:rPr>
                <w:color w:val="000000"/>
                <w:sz w:val="20"/>
              </w:rPr>
              <w:t>-2.3225065</w:t>
            </w:r>
          </w:p>
        </w:tc>
        <w:tc>
          <w:tcPr>
            <w:tcW w:w="2196" w:type="dxa"/>
            <w:tcBorders>
              <w:top w:val="nil"/>
              <w:bottom w:val="nil"/>
            </w:tcBorders>
            <w:shd w:val="clear" w:color="auto" w:fill="auto"/>
          </w:tcPr>
          <w:p w14:paraId="032017CF" w14:textId="77777777" w:rsidR="001B1701" w:rsidRPr="00FC610B" w:rsidRDefault="001B1701" w:rsidP="00DE2747">
            <w:pPr>
              <w:rPr>
                <w:color w:val="000000"/>
                <w:sz w:val="18"/>
              </w:rPr>
            </w:pPr>
            <w:r w:rsidRPr="00FC610B">
              <w:rPr>
                <w:color w:val="000000"/>
                <w:sz w:val="20"/>
              </w:rPr>
              <w:t>-3.1887804, -1.4562327</w:t>
            </w:r>
          </w:p>
        </w:tc>
        <w:tc>
          <w:tcPr>
            <w:tcW w:w="2154" w:type="dxa"/>
            <w:vMerge/>
            <w:shd w:val="clear" w:color="auto" w:fill="auto"/>
          </w:tcPr>
          <w:p w14:paraId="013E12C8" w14:textId="77777777" w:rsidR="001B1701" w:rsidRPr="00FC610B" w:rsidRDefault="001B1701" w:rsidP="00DE2747">
            <w:pPr>
              <w:rPr>
                <w:color w:val="000000"/>
                <w:sz w:val="18"/>
              </w:rPr>
            </w:pPr>
          </w:p>
        </w:tc>
      </w:tr>
      <w:tr w:rsidR="001B1701" w:rsidRPr="001178B4" w14:paraId="569EBB5E" w14:textId="77777777" w:rsidTr="00FC610B">
        <w:trPr>
          <w:trHeight w:val="122"/>
        </w:trPr>
        <w:tc>
          <w:tcPr>
            <w:tcW w:w="1404" w:type="dxa"/>
            <w:vMerge/>
            <w:shd w:val="clear" w:color="auto" w:fill="auto"/>
          </w:tcPr>
          <w:p w14:paraId="07DED905" w14:textId="77777777" w:rsidR="001B1701" w:rsidRPr="00FC610B" w:rsidRDefault="001B1701" w:rsidP="00DE2747">
            <w:pPr>
              <w:rPr>
                <w:color w:val="000000"/>
                <w:sz w:val="18"/>
              </w:rPr>
            </w:pPr>
          </w:p>
        </w:tc>
        <w:tc>
          <w:tcPr>
            <w:tcW w:w="1114" w:type="dxa"/>
            <w:vMerge/>
            <w:shd w:val="clear" w:color="auto" w:fill="auto"/>
          </w:tcPr>
          <w:p w14:paraId="0B38426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8572123"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bottom w:val="nil"/>
            </w:tcBorders>
            <w:shd w:val="clear" w:color="auto" w:fill="auto"/>
          </w:tcPr>
          <w:p w14:paraId="119F0167"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C057D0D" w14:textId="77777777" w:rsidR="001B1701" w:rsidRPr="00FC610B" w:rsidRDefault="001B1701" w:rsidP="00DE2747">
            <w:pPr>
              <w:rPr>
                <w:color w:val="000000"/>
                <w:sz w:val="18"/>
              </w:rPr>
            </w:pPr>
            <w:r w:rsidRPr="00FC610B">
              <w:rPr>
                <w:color w:val="000000"/>
                <w:sz w:val="20"/>
              </w:rPr>
              <w:t>-0.7854338</w:t>
            </w:r>
          </w:p>
        </w:tc>
        <w:tc>
          <w:tcPr>
            <w:tcW w:w="2196" w:type="dxa"/>
            <w:tcBorders>
              <w:top w:val="nil"/>
              <w:bottom w:val="nil"/>
            </w:tcBorders>
            <w:shd w:val="clear" w:color="auto" w:fill="auto"/>
          </w:tcPr>
          <w:p w14:paraId="199B0AC8" w14:textId="77777777" w:rsidR="001B1701" w:rsidRPr="00FC610B" w:rsidRDefault="001B1701" w:rsidP="00DE2747">
            <w:pPr>
              <w:rPr>
                <w:color w:val="000000"/>
                <w:sz w:val="18"/>
              </w:rPr>
            </w:pPr>
            <w:r w:rsidRPr="00FC610B">
              <w:rPr>
                <w:color w:val="000000"/>
                <w:sz w:val="20"/>
              </w:rPr>
              <w:t>-1.394371, -0.1764966</w:t>
            </w:r>
          </w:p>
        </w:tc>
        <w:tc>
          <w:tcPr>
            <w:tcW w:w="2154" w:type="dxa"/>
            <w:vMerge/>
            <w:shd w:val="clear" w:color="auto" w:fill="auto"/>
          </w:tcPr>
          <w:p w14:paraId="6BF950D4" w14:textId="77777777" w:rsidR="001B1701" w:rsidRPr="00FC610B" w:rsidRDefault="001B1701" w:rsidP="00DE2747">
            <w:pPr>
              <w:rPr>
                <w:color w:val="000000"/>
                <w:sz w:val="18"/>
              </w:rPr>
            </w:pPr>
          </w:p>
        </w:tc>
      </w:tr>
      <w:tr w:rsidR="001B1701" w:rsidRPr="001178B4" w14:paraId="153BC63E" w14:textId="77777777" w:rsidTr="00FC610B">
        <w:trPr>
          <w:trHeight w:val="122"/>
        </w:trPr>
        <w:tc>
          <w:tcPr>
            <w:tcW w:w="1404" w:type="dxa"/>
            <w:vMerge/>
            <w:shd w:val="clear" w:color="auto" w:fill="auto"/>
          </w:tcPr>
          <w:p w14:paraId="2286E3C9" w14:textId="77777777" w:rsidR="001B1701" w:rsidRPr="00FC610B" w:rsidRDefault="001B1701" w:rsidP="00DE2747">
            <w:pPr>
              <w:rPr>
                <w:color w:val="000000"/>
                <w:sz w:val="18"/>
              </w:rPr>
            </w:pPr>
          </w:p>
        </w:tc>
        <w:tc>
          <w:tcPr>
            <w:tcW w:w="1114" w:type="dxa"/>
            <w:vMerge/>
            <w:shd w:val="clear" w:color="auto" w:fill="auto"/>
          </w:tcPr>
          <w:p w14:paraId="2BDD594F" w14:textId="77777777" w:rsidR="001B1701" w:rsidRPr="00FC610B" w:rsidRDefault="001B1701" w:rsidP="00DE2747">
            <w:pPr>
              <w:rPr>
                <w:color w:val="000000"/>
                <w:sz w:val="18"/>
              </w:rPr>
            </w:pPr>
          </w:p>
        </w:tc>
        <w:tc>
          <w:tcPr>
            <w:tcW w:w="1092" w:type="dxa"/>
            <w:vMerge/>
            <w:shd w:val="clear" w:color="auto" w:fill="auto"/>
          </w:tcPr>
          <w:p w14:paraId="65B7E385" w14:textId="77777777" w:rsidR="001B1701" w:rsidRPr="00FC610B" w:rsidRDefault="001B1701" w:rsidP="00DE2747">
            <w:pPr>
              <w:rPr>
                <w:color w:val="000000"/>
                <w:sz w:val="18"/>
              </w:rPr>
            </w:pPr>
          </w:p>
        </w:tc>
        <w:tc>
          <w:tcPr>
            <w:tcW w:w="582" w:type="dxa"/>
            <w:tcBorders>
              <w:top w:val="nil"/>
              <w:bottom w:val="nil"/>
            </w:tcBorders>
            <w:shd w:val="clear" w:color="auto" w:fill="auto"/>
          </w:tcPr>
          <w:p w14:paraId="5AA04B84"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27DFDDD" w14:textId="77777777" w:rsidR="001B1701" w:rsidRPr="00FC610B" w:rsidRDefault="001B1701" w:rsidP="00DE2747">
            <w:pPr>
              <w:rPr>
                <w:color w:val="000000"/>
                <w:sz w:val="18"/>
              </w:rPr>
            </w:pPr>
            <w:r w:rsidRPr="00FC610B">
              <w:rPr>
                <w:color w:val="000000"/>
                <w:sz w:val="20"/>
              </w:rPr>
              <w:t>-0.4861553</w:t>
            </w:r>
          </w:p>
        </w:tc>
        <w:tc>
          <w:tcPr>
            <w:tcW w:w="2196" w:type="dxa"/>
            <w:tcBorders>
              <w:top w:val="nil"/>
              <w:bottom w:val="nil"/>
            </w:tcBorders>
            <w:shd w:val="clear" w:color="auto" w:fill="auto"/>
          </w:tcPr>
          <w:p w14:paraId="4680EB3D" w14:textId="77777777" w:rsidR="001B1701" w:rsidRPr="00FC610B" w:rsidRDefault="001B1701" w:rsidP="00DE2747">
            <w:pPr>
              <w:rPr>
                <w:color w:val="000000"/>
                <w:sz w:val="18"/>
              </w:rPr>
            </w:pPr>
            <w:r w:rsidRPr="00FC610B">
              <w:rPr>
                <w:color w:val="000000"/>
                <w:sz w:val="20"/>
              </w:rPr>
              <w:t>-1.0943073, 0.1219967</w:t>
            </w:r>
          </w:p>
        </w:tc>
        <w:tc>
          <w:tcPr>
            <w:tcW w:w="2154" w:type="dxa"/>
            <w:vMerge/>
            <w:shd w:val="clear" w:color="auto" w:fill="auto"/>
          </w:tcPr>
          <w:p w14:paraId="5ACD68D6" w14:textId="77777777" w:rsidR="001B1701" w:rsidRPr="00FC610B" w:rsidRDefault="001B1701" w:rsidP="00DE2747">
            <w:pPr>
              <w:rPr>
                <w:color w:val="000000"/>
                <w:sz w:val="18"/>
              </w:rPr>
            </w:pPr>
          </w:p>
        </w:tc>
      </w:tr>
      <w:tr w:rsidR="001B1701" w:rsidRPr="001178B4" w14:paraId="5444F0CB" w14:textId="77777777" w:rsidTr="00FC610B">
        <w:trPr>
          <w:trHeight w:val="122"/>
        </w:trPr>
        <w:tc>
          <w:tcPr>
            <w:tcW w:w="1404" w:type="dxa"/>
            <w:vMerge/>
            <w:tcBorders>
              <w:bottom w:val="single" w:sz="4" w:space="0" w:color="auto"/>
            </w:tcBorders>
            <w:shd w:val="clear" w:color="auto" w:fill="auto"/>
          </w:tcPr>
          <w:p w14:paraId="3130EC9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3CF18CA3"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19AD2800" w14:textId="77777777" w:rsidR="001B1701" w:rsidRPr="00FC610B" w:rsidRDefault="001B1701" w:rsidP="00DE2747">
            <w:pPr>
              <w:rPr>
                <w:color w:val="000000"/>
                <w:sz w:val="18"/>
              </w:rPr>
            </w:pPr>
          </w:p>
        </w:tc>
        <w:tc>
          <w:tcPr>
            <w:tcW w:w="582" w:type="dxa"/>
            <w:tcBorders>
              <w:top w:val="nil"/>
              <w:bottom w:val="single" w:sz="4" w:space="0" w:color="auto"/>
            </w:tcBorders>
            <w:shd w:val="clear" w:color="auto" w:fill="auto"/>
          </w:tcPr>
          <w:p w14:paraId="22E45939"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2D3FB5A7" w14:textId="77777777" w:rsidR="001B1701" w:rsidRPr="00FC610B" w:rsidRDefault="001B1701" w:rsidP="00DE2747">
            <w:pPr>
              <w:rPr>
                <w:color w:val="000000"/>
                <w:sz w:val="18"/>
              </w:rPr>
            </w:pPr>
            <w:r w:rsidRPr="00FC610B">
              <w:rPr>
                <w:color w:val="000000"/>
                <w:sz w:val="20"/>
              </w:rPr>
              <w:t>1.9586667</w:t>
            </w:r>
          </w:p>
        </w:tc>
        <w:tc>
          <w:tcPr>
            <w:tcW w:w="2196" w:type="dxa"/>
            <w:tcBorders>
              <w:top w:val="nil"/>
              <w:bottom w:val="single" w:sz="4" w:space="0" w:color="auto"/>
            </w:tcBorders>
            <w:shd w:val="clear" w:color="auto" w:fill="auto"/>
          </w:tcPr>
          <w:p w14:paraId="00288843" w14:textId="77777777" w:rsidR="001B1701" w:rsidRPr="00FC610B" w:rsidRDefault="001B1701" w:rsidP="00DE2747">
            <w:pPr>
              <w:rPr>
                <w:color w:val="000000"/>
                <w:sz w:val="18"/>
              </w:rPr>
            </w:pPr>
            <w:r w:rsidRPr="00FC610B">
              <w:rPr>
                <w:color w:val="000000"/>
                <w:sz w:val="20"/>
              </w:rPr>
              <w:t>1.350123, 2.5672105</w:t>
            </w:r>
          </w:p>
        </w:tc>
        <w:tc>
          <w:tcPr>
            <w:tcW w:w="2154" w:type="dxa"/>
            <w:vMerge/>
            <w:tcBorders>
              <w:bottom w:val="single" w:sz="4" w:space="0" w:color="auto"/>
            </w:tcBorders>
            <w:shd w:val="clear" w:color="auto" w:fill="auto"/>
          </w:tcPr>
          <w:p w14:paraId="2E00157C" w14:textId="77777777" w:rsidR="001B1701" w:rsidRPr="00FC610B" w:rsidRDefault="001B1701" w:rsidP="00DE2747">
            <w:pPr>
              <w:rPr>
                <w:color w:val="000000"/>
                <w:sz w:val="18"/>
              </w:rPr>
            </w:pPr>
          </w:p>
        </w:tc>
      </w:tr>
      <w:tr w:rsidR="001B1701" w:rsidRPr="001178B4" w14:paraId="0E6A0156" w14:textId="77777777" w:rsidTr="00FC610B">
        <w:tc>
          <w:tcPr>
            <w:tcW w:w="1404" w:type="dxa"/>
            <w:vMerge w:val="restart"/>
            <w:tcBorders>
              <w:top w:val="single" w:sz="4" w:space="0" w:color="auto"/>
            </w:tcBorders>
            <w:shd w:val="clear" w:color="auto" w:fill="auto"/>
          </w:tcPr>
          <w:p w14:paraId="73D66D31" w14:textId="77777777" w:rsidR="001B1701" w:rsidRPr="00FC610B" w:rsidRDefault="001B1701" w:rsidP="00DE2747">
            <w:pPr>
              <w:rPr>
                <w:color w:val="000000"/>
                <w:sz w:val="18"/>
              </w:rPr>
            </w:pPr>
            <w:r w:rsidRPr="00FC610B">
              <w:rPr>
                <w:color w:val="000000"/>
                <w:sz w:val="18"/>
              </w:rPr>
              <w:t>Both</w:t>
            </w:r>
          </w:p>
        </w:tc>
        <w:tc>
          <w:tcPr>
            <w:tcW w:w="1114" w:type="dxa"/>
            <w:tcBorders>
              <w:top w:val="single" w:sz="4" w:space="0" w:color="auto"/>
              <w:bottom w:val="nil"/>
            </w:tcBorders>
            <w:shd w:val="clear" w:color="auto" w:fill="auto"/>
          </w:tcPr>
          <w:p w14:paraId="0427DBA7"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674" w:type="dxa"/>
            <w:gridSpan w:val="2"/>
            <w:vMerge w:val="restart"/>
            <w:tcBorders>
              <w:top w:val="single" w:sz="4" w:space="0" w:color="auto"/>
            </w:tcBorders>
            <w:shd w:val="clear" w:color="auto" w:fill="auto"/>
          </w:tcPr>
          <w:p w14:paraId="08224A0C" w14:textId="77777777" w:rsidR="001B1701" w:rsidRPr="00FC610B" w:rsidRDefault="001B1701" w:rsidP="00DE2747">
            <w:pPr>
              <w:rPr>
                <w:color w:val="000000"/>
                <w:sz w:val="18"/>
              </w:rPr>
            </w:pPr>
            <w:r w:rsidRPr="00FC610B">
              <w:rPr>
                <w:color w:val="000000"/>
                <w:sz w:val="18"/>
              </w:rPr>
              <w:t>Geographic group (ref=”warm”)</w:t>
            </w:r>
          </w:p>
        </w:tc>
        <w:tc>
          <w:tcPr>
            <w:tcW w:w="1914" w:type="dxa"/>
            <w:tcBorders>
              <w:top w:val="single" w:sz="4" w:space="0" w:color="auto"/>
              <w:bottom w:val="nil"/>
            </w:tcBorders>
            <w:shd w:val="clear" w:color="auto" w:fill="auto"/>
          </w:tcPr>
          <w:p w14:paraId="267F6090" w14:textId="77777777" w:rsidR="001B1701" w:rsidRPr="00FC610B" w:rsidRDefault="001B1701" w:rsidP="00DE2747">
            <w:pPr>
              <w:rPr>
                <w:color w:val="000000"/>
                <w:sz w:val="18"/>
              </w:rPr>
            </w:pPr>
            <w:r w:rsidRPr="00FC610B">
              <w:rPr>
                <w:color w:val="000000"/>
                <w:sz w:val="18"/>
              </w:rPr>
              <w:t>0.4052638</w:t>
            </w:r>
          </w:p>
        </w:tc>
        <w:tc>
          <w:tcPr>
            <w:tcW w:w="2196" w:type="dxa"/>
            <w:tcBorders>
              <w:top w:val="single" w:sz="4" w:space="0" w:color="auto"/>
              <w:bottom w:val="nil"/>
            </w:tcBorders>
            <w:shd w:val="clear" w:color="auto" w:fill="auto"/>
          </w:tcPr>
          <w:p w14:paraId="7FA8429C" w14:textId="77777777" w:rsidR="001B1701" w:rsidRPr="00FC610B" w:rsidRDefault="001B1701" w:rsidP="00DE2747">
            <w:pPr>
              <w:rPr>
                <w:color w:val="000000"/>
                <w:sz w:val="18"/>
              </w:rPr>
            </w:pPr>
            <w:r w:rsidRPr="00FC610B">
              <w:rPr>
                <w:color w:val="000000"/>
                <w:sz w:val="18"/>
              </w:rPr>
              <w:t>0.361268, 0.4492741</w:t>
            </w:r>
          </w:p>
        </w:tc>
        <w:tc>
          <w:tcPr>
            <w:tcW w:w="2154" w:type="dxa"/>
            <w:tcBorders>
              <w:top w:val="single" w:sz="4" w:space="0" w:color="auto"/>
              <w:bottom w:val="nil"/>
            </w:tcBorders>
            <w:shd w:val="clear" w:color="auto" w:fill="auto"/>
          </w:tcPr>
          <w:p w14:paraId="751053C1"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for cool group</w:t>
            </w:r>
          </w:p>
        </w:tc>
      </w:tr>
      <w:tr w:rsidR="001B1701" w:rsidRPr="001178B4" w14:paraId="027C64D0" w14:textId="77777777" w:rsidTr="00FC610B">
        <w:tc>
          <w:tcPr>
            <w:tcW w:w="1404" w:type="dxa"/>
            <w:vMerge/>
            <w:shd w:val="clear" w:color="auto" w:fill="auto"/>
          </w:tcPr>
          <w:p w14:paraId="13C1FB37"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13CF1E96" w14:textId="77777777" w:rsidR="001B1701" w:rsidRPr="00FC610B" w:rsidRDefault="001B1701" w:rsidP="00DE2747">
            <w:pPr>
              <w:rPr>
                <w:color w:val="000000"/>
                <w:sz w:val="18"/>
              </w:rPr>
            </w:pPr>
            <w:r w:rsidRPr="00FC610B">
              <w:rPr>
                <w:color w:val="000000"/>
                <w:sz w:val="18"/>
              </w:rPr>
              <w:t>G</w:t>
            </w:r>
          </w:p>
        </w:tc>
        <w:tc>
          <w:tcPr>
            <w:tcW w:w="1674" w:type="dxa"/>
            <w:gridSpan w:val="2"/>
            <w:vMerge/>
            <w:shd w:val="clear" w:color="auto" w:fill="auto"/>
          </w:tcPr>
          <w:p w14:paraId="0BD51D6A"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09D61279" w14:textId="77777777" w:rsidR="001B1701" w:rsidRPr="00FC610B" w:rsidRDefault="001B1701" w:rsidP="00DE2747">
            <w:pPr>
              <w:rPr>
                <w:color w:val="000000"/>
                <w:sz w:val="18"/>
              </w:rPr>
            </w:pPr>
            <w:r w:rsidRPr="00FC610B">
              <w:rPr>
                <w:color w:val="000000"/>
                <w:sz w:val="18"/>
              </w:rPr>
              <w:t>0.2775012</w:t>
            </w:r>
          </w:p>
        </w:tc>
        <w:tc>
          <w:tcPr>
            <w:tcW w:w="2196" w:type="dxa"/>
            <w:tcBorders>
              <w:top w:val="nil"/>
              <w:bottom w:val="nil"/>
            </w:tcBorders>
            <w:shd w:val="clear" w:color="auto" w:fill="auto"/>
          </w:tcPr>
          <w:p w14:paraId="748F70D0" w14:textId="77777777" w:rsidR="001B1701" w:rsidRPr="00FC610B" w:rsidRDefault="001B1701" w:rsidP="00DE2747">
            <w:pPr>
              <w:rPr>
                <w:color w:val="000000"/>
                <w:sz w:val="18"/>
              </w:rPr>
            </w:pPr>
            <w:r w:rsidRPr="00FC610B">
              <w:rPr>
                <w:color w:val="000000"/>
                <w:sz w:val="18"/>
              </w:rPr>
              <w:t>0.187575, 0.3676597</w:t>
            </w:r>
          </w:p>
        </w:tc>
        <w:tc>
          <w:tcPr>
            <w:tcW w:w="2154" w:type="dxa"/>
            <w:tcBorders>
              <w:top w:val="nil"/>
              <w:bottom w:val="nil"/>
            </w:tcBorders>
            <w:shd w:val="clear" w:color="auto" w:fill="auto"/>
          </w:tcPr>
          <w:p w14:paraId="3DE7D8FE" w14:textId="77777777" w:rsidR="001B1701" w:rsidRPr="00FC610B" w:rsidRDefault="001B1701" w:rsidP="00DE2747">
            <w:pPr>
              <w:rPr>
                <w:color w:val="000000"/>
                <w:sz w:val="18"/>
              </w:rPr>
            </w:pPr>
            <w:r w:rsidRPr="00FC610B">
              <w:rPr>
                <w:color w:val="000000"/>
                <w:sz w:val="18"/>
              </w:rPr>
              <w:t>Log odds ratio for cool group</w:t>
            </w:r>
          </w:p>
        </w:tc>
      </w:tr>
      <w:tr w:rsidR="001B1701" w:rsidRPr="001178B4" w14:paraId="2501C44D" w14:textId="77777777" w:rsidTr="00FC610B">
        <w:tc>
          <w:tcPr>
            <w:tcW w:w="1404" w:type="dxa"/>
            <w:vMerge/>
            <w:shd w:val="clear" w:color="auto" w:fill="auto"/>
          </w:tcPr>
          <w:p w14:paraId="79343F8C"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6476E2B5" w14:textId="77777777" w:rsidR="001B1701" w:rsidRPr="00FC610B" w:rsidRDefault="001B1701" w:rsidP="00DE2747">
            <w:pPr>
              <w:rPr>
                <w:color w:val="000000"/>
                <w:sz w:val="18"/>
              </w:rPr>
            </w:pPr>
            <w:r w:rsidRPr="00FC610B">
              <w:rPr>
                <w:color w:val="000000"/>
                <w:sz w:val="18"/>
              </w:rPr>
              <w:t>PD</w:t>
            </w:r>
          </w:p>
        </w:tc>
        <w:tc>
          <w:tcPr>
            <w:tcW w:w="1674" w:type="dxa"/>
            <w:gridSpan w:val="2"/>
            <w:vMerge/>
            <w:shd w:val="clear" w:color="auto" w:fill="auto"/>
          </w:tcPr>
          <w:p w14:paraId="3FE42C7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2F8AD4F5" w14:textId="77777777" w:rsidR="001B1701" w:rsidRPr="00FC610B" w:rsidRDefault="001B1701" w:rsidP="00DE2747">
            <w:pPr>
              <w:rPr>
                <w:color w:val="000000"/>
                <w:sz w:val="18"/>
              </w:rPr>
            </w:pPr>
            <w:r w:rsidRPr="00FC610B">
              <w:rPr>
                <w:color w:val="000000"/>
                <w:sz w:val="18"/>
              </w:rPr>
              <w:t>0.2072072</w:t>
            </w:r>
          </w:p>
        </w:tc>
        <w:tc>
          <w:tcPr>
            <w:tcW w:w="2196" w:type="dxa"/>
            <w:tcBorders>
              <w:top w:val="nil"/>
              <w:bottom w:val="nil"/>
            </w:tcBorders>
            <w:shd w:val="clear" w:color="auto" w:fill="auto"/>
          </w:tcPr>
          <w:p w14:paraId="7C187AEA" w14:textId="77777777" w:rsidR="001B1701" w:rsidRPr="00FC610B" w:rsidRDefault="001B1701" w:rsidP="00DE2747">
            <w:pPr>
              <w:rPr>
                <w:color w:val="000000"/>
                <w:sz w:val="18"/>
              </w:rPr>
            </w:pPr>
            <w:r w:rsidRPr="00FC610B">
              <w:rPr>
                <w:color w:val="000000"/>
                <w:sz w:val="18"/>
              </w:rPr>
              <w:t>0.1407433, 0.2736711</w:t>
            </w:r>
          </w:p>
        </w:tc>
        <w:tc>
          <w:tcPr>
            <w:tcW w:w="2154" w:type="dxa"/>
            <w:tcBorders>
              <w:top w:val="nil"/>
              <w:bottom w:val="nil"/>
            </w:tcBorders>
            <w:shd w:val="clear" w:color="auto" w:fill="auto"/>
          </w:tcPr>
          <w:p w14:paraId="523060E3"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for cool group</w:t>
            </w:r>
          </w:p>
        </w:tc>
      </w:tr>
      <w:tr w:rsidR="001B1701" w:rsidRPr="001178B4" w14:paraId="74FB4F8A" w14:textId="77777777" w:rsidTr="00FC610B">
        <w:tc>
          <w:tcPr>
            <w:tcW w:w="1404" w:type="dxa"/>
            <w:vMerge/>
            <w:shd w:val="clear" w:color="auto" w:fill="auto"/>
          </w:tcPr>
          <w:p w14:paraId="4FD47DA9"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25E5A55F" w14:textId="77777777" w:rsidR="001B1701" w:rsidRPr="00FC610B" w:rsidRDefault="001B1701" w:rsidP="00DE2747">
            <w:pPr>
              <w:rPr>
                <w:color w:val="000000"/>
                <w:sz w:val="18"/>
              </w:rPr>
            </w:pPr>
            <w:r w:rsidRPr="00FC610B">
              <w:rPr>
                <w:color w:val="000000"/>
                <w:sz w:val="18"/>
              </w:rPr>
              <w:t>SPD</w:t>
            </w:r>
          </w:p>
        </w:tc>
        <w:tc>
          <w:tcPr>
            <w:tcW w:w="1674" w:type="dxa"/>
            <w:gridSpan w:val="2"/>
            <w:vMerge/>
            <w:shd w:val="clear" w:color="auto" w:fill="auto"/>
          </w:tcPr>
          <w:p w14:paraId="7605F35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5D555BE5" w14:textId="77777777" w:rsidR="001B1701" w:rsidRPr="00FC610B" w:rsidRDefault="001B1701" w:rsidP="00DE2747">
            <w:pPr>
              <w:rPr>
                <w:color w:val="000000"/>
                <w:sz w:val="18"/>
              </w:rPr>
            </w:pPr>
            <w:r w:rsidRPr="00FC610B">
              <w:rPr>
                <w:color w:val="000000"/>
                <w:sz w:val="18"/>
              </w:rPr>
              <w:t>0.0027182</w:t>
            </w:r>
          </w:p>
        </w:tc>
        <w:tc>
          <w:tcPr>
            <w:tcW w:w="2196" w:type="dxa"/>
            <w:tcBorders>
              <w:top w:val="nil"/>
              <w:bottom w:val="nil"/>
            </w:tcBorders>
            <w:shd w:val="clear" w:color="auto" w:fill="auto"/>
          </w:tcPr>
          <w:p w14:paraId="2EB353CF" w14:textId="77777777" w:rsidR="001B1701" w:rsidRPr="00FC610B" w:rsidRDefault="001B1701" w:rsidP="00DE2747">
            <w:pPr>
              <w:rPr>
                <w:color w:val="000000"/>
                <w:sz w:val="18"/>
              </w:rPr>
            </w:pPr>
            <w:r w:rsidRPr="00FC610B">
              <w:rPr>
                <w:color w:val="000000"/>
                <w:sz w:val="18"/>
              </w:rPr>
              <w:t>-0.0027517, 0.008188</w:t>
            </w:r>
          </w:p>
        </w:tc>
        <w:tc>
          <w:tcPr>
            <w:tcW w:w="2154" w:type="dxa"/>
            <w:tcBorders>
              <w:top w:val="nil"/>
              <w:bottom w:val="nil"/>
            </w:tcBorders>
            <w:shd w:val="clear" w:color="auto" w:fill="auto"/>
          </w:tcPr>
          <w:p w14:paraId="30A2EA1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for cool group</w:t>
            </w:r>
          </w:p>
        </w:tc>
      </w:tr>
      <w:tr w:rsidR="001B1701" w:rsidRPr="001178B4" w14:paraId="500F9803" w14:textId="77777777" w:rsidTr="00FC610B">
        <w:tc>
          <w:tcPr>
            <w:tcW w:w="1404" w:type="dxa"/>
            <w:vMerge/>
            <w:tcBorders>
              <w:bottom w:val="single" w:sz="8" w:space="0" w:color="000000"/>
            </w:tcBorders>
            <w:shd w:val="clear" w:color="auto" w:fill="auto"/>
          </w:tcPr>
          <w:p w14:paraId="68276382" w14:textId="77777777" w:rsidR="001B1701" w:rsidRPr="00FC610B" w:rsidRDefault="001B1701" w:rsidP="00DE2747">
            <w:pPr>
              <w:rPr>
                <w:color w:val="000000"/>
                <w:sz w:val="18"/>
              </w:rPr>
            </w:pPr>
          </w:p>
        </w:tc>
        <w:tc>
          <w:tcPr>
            <w:tcW w:w="1114" w:type="dxa"/>
            <w:tcBorders>
              <w:top w:val="nil"/>
              <w:bottom w:val="single" w:sz="8" w:space="0" w:color="000000"/>
            </w:tcBorders>
            <w:shd w:val="clear" w:color="auto" w:fill="auto"/>
          </w:tcPr>
          <w:p w14:paraId="4A214E2A" w14:textId="77777777" w:rsidR="001B1701" w:rsidRPr="00FC610B" w:rsidRDefault="001B1701" w:rsidP="00DE2747">
            <w:pPr>
              <w:rPr>
                <w:color w:val="000000"/>
                <w:sz w:val="18"/>
              </w:rPr>
            </w:pPr>
            <w:r w:rsidRPr="00FC610B">
              <w:rPr>
                <w:color w:val="000000"/>
                <w:sz w:val="18"/>
              </w:rPr>
              <w:t>SES-PD</w:t>
            </w:r>
          </w:p>
        </w:tc>
        <w:tc>
          <w:tcPr>
            <w:tcW w:w="1674" w:type="dxa"/>
            <w:gridSpan w:val="2"/>
            <w:vMerge/>
            <w:tcBorders>
              <w:bottom w:val="single" w:sz="8" w:space="0" w:color="000000"/>
            </w:tcBorders>
            <w:shd w:val="clear" w:color="auto" w:fill="auto"/>
          </w:tcPr>
          <w:p w14:paraId="7AC07639" w14:textId="77777777" w:rsidR="001B1701" w:rsidRPr="00FC610B" w:rsidRDefault="001B1701" w:rsidP="00DE2747">
            <w:pPr>
              <w:rPr>
                <w:color w:val="000000"/>
                <w:sz w:val="18"/>
              </w:rPr>
            </w:pPr>
          </w:p>
        </w:tc>
        <w:tc>
          <w:tcPr>
            <w:tcW w:w="1914" w:type="dxa"/>
            <w:tcBorders>
              <w:top w:val="nil"/>
              <w:bottom w:val="single" w:sz="8" w:space="0" w:color="000000"/>
            </w:tcBorders>
            <w:shd w:val="clear" w:color="auto" w:fill="auto"/>
          </w:tcPr>
          <w:p w14:paraId="44846829" w14:textId="77777777" w:rsidR="001B1701" w:rsidRPr="00FC610B" w:rsidRDefault="001B1701" w:rsidP="00DE2747">
            <w:pPr>
              <w:rPr>
                <w:color w:val="000000"/>
                <w:sz w:val="18"/>
              </w:rPr>
            </w:pPr>
            <w:r w:rsidRPr="00FC610B">
              <w:rPr>
                <w:color w:val="000000"/>
                <w:sz w:val="20"/>
              </w:rPr>
              <w:t>-0.7006804</w:t>
            </w:r>
          </w:p>
        </w:tc>
        <w:tc>
          <w:tcPr>
            <w:tcW w:w="2196" w:type="dxa"/>
            <w:tcBorders>
              <w:top w:val="nil"/>
              <w:bottom w:val="single" w:sz="8" w:space="0" w:color="000000"/>
            </w:tcBorders>
            <w:shd w:val="clear" w:color="auto" w:fill="auto"/>
          </w:tcPr>
          <w:p w14:paraId="269CC5B0" w14:textId="77777777" w:rsidR="001B1701" w:rsidRPr="00FC610B" w:rsidRDefault="001B1701" w:rsidP="00DE2747">
            <w:pPr>
              <w:rPr>
                <w:color w:val="000000"/>
                <w:sz w:val="18"/>
              </w:rPr>
            </w:pPr>
            <w:r w:rsidRPr="00FC610B">
              <w:rPr>
                <w:color w:val="000000"/>
                <w:sz w:val="20"/>
              </w:rPr>
              <w:t>-1.0391793, -0.3621815</w:t>
            </w:r>
          </w:p>
        </w:tc>
        <w:tc>
          <w:tcPr>
            <w:tcW w:w="2154" w:type="dxa"/>
            <w:tcBorders>
              <w:bottom w:val="single" w:sz="8" w:space="0" w:color="000000"/>
            </w:tcBorders>
            <w:shd w:val="clear" w:color="auto" w:fill="auto"/>
          </w:tcPr>
          <w:p w14:paraId="6758ADC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for cool group</w:t>
            </w:r>
          </w:p>
        </w:tc>
      </w:tr>
    </w:tbl>
    <w:p w14:paraId="01479A70"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32FC6B04" w14:textId="77777777" w:rsidR="006473CD" w:rsidRPr="006473CD" w:rsidRDefault="006473CD" w:rsidP="006473CD">
      <w:pPr>
        <w:pStyle w:val="BodyText"/>
        <w:rPr>
          <w:rFonts w:ascii="Times New Roman" w:hAnsi="Times New Roman"/>
        </w:rPr>
      </w:pPr>
    </w:p>
    <w:p w14:paraId="18A2585E" w14:textId="77777777" w:rsidR="006473CD" w:rsidRPr="006473CD" w:rsidRDefault="006473CD" w:rsidP="006473CD">
      <w:pPr>
        <w:pStyle w:val="titlersos"/>
        <w:numPr>
          <w:ilvl w:val="0"/>
          <w:numId w:val="0"/>
        </w:numPr>
        <w:rPr>
          <w:rFonts w:ascii="Times New Roman" w:hAnsi="Times New Roman"/>
          <w:b w:val="0"/>
          <w:sz w:val="24"/>
          <w:szCs w:val="24"/>
        </w:rPr>
      </w:pPr>
    </w:p>
    <w:p w14:paraId="2724B9F2" w14:textId="77777777" w:rsidR="006473CD" w:rsidRPr="006473CD" w:rsidRDefault="006473CD" w:rsidP="006473CD">
      <w:pPr>
        <w:pStyle w:val="FirstParagraph"/>
        <w:rPr>
          <w:rFonts w:ascii="Times New Roman" w:hAnsi="Times New Roman"/>
        </w:rPr>
      </w:pPr>
    </w:p>
    <w:p w14:paraId="46FE460D" w14:textId="77777777" w:rsidR="006473CD" w:rsidRPr="006473CD" w:rsidRDefault="006473CD" w:rsidP="006473CD">
      <w:pPr>
        <w:rPr>
          <w:szCs w:val="24"/>
        </w:rPr>
      </w:pPr>
    </w:p>
    <w:p w14:paraId="23D24DB5" w14:textId="77777777" w:rsidR="006473CD" w:rsidRPr="006473CD" w:rsidRDefault="006473CD" w:rsidP="006473CD">
      <w:pPr>
        <w:rPr>
          <w:szCs w:val="24"/>
        </w:rPr>
      </w:pPr>
    </w:p>
    <w:p w14:paraId="55FBE6FA" w14:textId="77777777" w:rsidR="006473CD" w:rsidRPr="006473CD" w:rsidRDefault="006473CD" w:rsidP="006473CD">
      <w:pPr>
        <w:rPr>
          <w:szCs w:val="24"/>
        </w:rPr>
      </w:pPr>
    </w:p>
    <w:p w14:paraId="3BD8F6F0" w14:textId="77777777" w:rsidR="006473CD" w:rsidRPr="006473CD" w:rsidRDefault="006473CD" w:rsidP="006473CD">
      <w:pPr>
        <w:rPr>
          <w:szCs w:val="24"/>
        </w:rPr>
      </w:pPr>
    </w:p>
    <w:p w14:paraId="0D86212B" w14:textId="77777777" w:rsidR="006473CD" w:rsidRPr="006473CD" w:rsidRDefault="006473CD" w:rsidP="006473CD">
      <w:pPr>
        <w:rPr>
          <w:szCs w:val="24"/>
        </w:rPr>
      </w:pPr>
    </w:p>
    <w:p w14:paraId="6DB32923" w14:textId="77777777" w:rsidR="006473CD" w:rsidRDefault="006473CD" w:rsidP="006473CD">
      <w:pPr>
        <w:rPr>
          <w:szCs w:val="24"/>
        </w:rPr>
      </w:pPr>
    </w:p>
    <w:p w14:paraId="0D3E1E9A" w14:textId="77777777" w:rsidR="003542CA" w:rsidRPr="006473CD" w:rsidRDefault="003542CA" w:rsidP="006473CD">
      <w:pPr>
        <w:rPr>
          <w:szCs w:val="24"/>
        </w:rPr>
      </w:pPr>
    </w:p>
    <w:p w14:paraId="2328A93A" w14:textId="77777777" w:rsidR="00EA50D4" w:rsidRDefault="00EA50D4">
      <w:pPr>
        <w:rPr>
          <w:b/>
          <w:szCs w:val="24"/>
        </w:rPr>
      </w:pPr>
      <w:r>
        <w:rPr>
          <w:szCs w:val="24"/>
        </w:rPr>
        <w:br w:type="page"/>
      </w:r>
    </w:p>
    <w:p w14:paraId="69F0E125" w14:textId="77777777"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58FA48CB" w14:textId="77777777" w:rsidR="006473CD" w:rsidRPr="006473CD" w:rsidRDefault="006473CD" w:rsidP="006473CD">
      <w:pPr>
        <w:pStyle w:val="titlersos"/>
        <w:numPr>
          <w:ilvl w:val="0"/>
          <w:numId w:val="0"/>
        </w:numPr>
        <w:rPr>
          <w:rFonts w:ascii="Times New Roman" w:hAnsi="Times New Roman"/>
          <w:b w:val="0"/>
          <w:sz w:val="24"/>
          <w:szCs w:val="24"/>
        </w:rPr>
      </w:pPr>
    </w:p>
    <w:p w14:paraId="14C7735C" w14:textId="77777777" w:rsidR="00B96125" w:rsidRDefault="006473CD" w:rsidP="006473CD">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host, parasite, and environmental traits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[14–18]</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These studies have suggested a number of important factors thought to influence the evolution of host range (Table 1). </w:t>
      </w:r>
    </w:p>
    <w:p w14:paraId="42A13B35" w14:textId="77777777" w:rsidR="00B96125" w:rsidRDefault="00B96125" w:rsidP="006473CD">
      <w:pPr>
        <w:pStyle w:val="titlersos"/>
        <w:numPr>
          <w:ilvl w:val="0"/>
          <w:numId w:val="0"/>
        </w:numPr>
        <w:rPr>
          <w:rFonts w:ascii="Times New Roman" w:hAnsi="Times New Roman"/>
          <w:b w:val="0"/>
          <w:sz w:val="24"/>
          <w:szCs w:val="24"/>
        </w:rPr>
      </w:pPr>
    </w:p>
    <w:p w14:paraId="3E692F3B" w14:textId="77777777" w:rsidR="00B96125" w:rsidRDefault="00B96125" w:rsidP="00B96125">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 xml:space="preserve">Here, we take a different approach, deriving simple mathematical models that incorporate host, parasite, and environmental characteristics that are likely to be generally important to the evolution of parasite </w:t>
      </w:r>
      <w:proofErr w:type="spellStart"/>
      <w:r w:rsidRPr="006473CD">
        <w:rPr>
          <w:rFonts w:ascii="Times New Roman" w:hAnsi="Times New Roman"/>
          <w:b w:val="0"/>
          <w:sz w:val="24"/>
          <w:szCs w:val="24"/>
        </w:rPr>
        <w:t>generalism</w:t>
      </w:r>
      <w:proofErr w:type="spellEnd"/>
      <w:r w:rsidRPr="006473CD">
        <w:rPr>
          <w:rFonts w:ascii="Times New Roman" w:hAnsi="Times New Roman"/>
          <w:b w:val="0"/>
          <w:sz w:val="24"/>
          <w:szCs w:val="24"/>
        </w:rPr>
        <w:t>. In particular, we focus on variation in host body size, temperature, and parasite life cycle (</w:t>
      </w:r>
      <w:proofErr w:type="spellStart"/>
      <w:r w:rsidRPr="006473CD">
        <w:rPr>
          <w:rFonts w:ascii="Times New Roman" w:hAnsi="Times New Roman"/>
          <w:b w:val="0"/>
          <w:sz w:val="24"/>
          <w:szCs w:val="24"/>
        </w:rPr>
        <w:t>endo</w:t>
      </w:r>
      <w:proofErr w:type="spellEnd"/>
      <w:r w:rsidRPr="006473CD">
        <w:rPr>
          <w:rFonts w:ascii="Times New Roman" w:hAnsi="Times New Roman"/>
          <w:b w:val="0"/>
          <w:sz w:val="24"/>
          <w:szCs w:val="24"/>
        </w:rPr>
        <w:t xml:space="preserve">- vs. </w:t>
      </w:r>
      <w:proofErr w:type="spellStart"/>
      <w:r w:rsidRPr="006473CD">
        <w:rPr>
          <w:rFonts w:ascii="Times New Roman" w:hAnsi="Times New Roman"/>
          <w:b w:val="0"/>
          <w:sz w:val="24"/>
          <w:szCs w:val="24"/>
        </w:rPr>
        <w:t>ectoparasite</w:t>
      </w:r>
      <w:proofErr w:type="spellEnd"/>
      <w:r w:rsidRPr="006473CD">
        <w:rPr>
          <w:rFonts w:ascii="Times New Roman" w:hAnsi="Times New Roman"/>
          <w:b w:val="0"/>
          <w:sz w:val="24"/>
          <w:szCs w:val="24"/>
        </w:rPr>
        <w:t xml:space="preserve">). </w:t>
      </w:r>
    </w:p>
    <w:p w14:paraId="6445AF24" w14:textId="77777777" w:rsidR="006473CD" w:rsidRPr="006473CD" w:rsidRDefault="00B96125" w:rsidP="00284EB9">
      <w:pPr>
        <w:rPr>
          <w:b/>
          <w:szCs w:val="24"/>
        </w:rPr>
      </w:pPr>
      <w:proofErr w:type="gramStart"/>
      <w:r w:rsidRPr="00284EB9">
        <w:rPr>
          <w:szCs w:val="24"/>
          <w:highlight w:val="yellow"/>
        </w:rPr>
        <w:t>there</w:t>
      </w:r>
      <w:proofErr w:type="gramEnd"/>
      <w:r w:rsidRPr="00284EB9">
        <w:rPr>
          <w:szCs w:val="24"/>
          <w:highlight w:val="yellow"/>
        </w:rPr>
        <w:t xml:space="preserve"> is a</w:t>
      </w:r>
      <w:r w:rsidR="00525D84" w:rsidRPr="00284EB9">
        <w:rPr>
          <w:highlight w:val="yellow"/>
        </w:rPr>
        <w:t xml:space="preserve">nother study which uses </w:t>
      </w:r>
      <w:proofErr w:type="spellStart"/>
      <w:r w:rsidR="00525D84" w:rsidRPr="00284EB9">
        <w:rPr>
          <w:highlight w:val="yellow"/>
        </w:rPr>
        <w:t>allometric</w:t>
      </w:r>
      <w:proofErr w:type="spellEnd"/>
      <w:r w:rsidR="00525D84" w:rsidRPr="00284EB9">
        <w:rPr>
          <w:highlight w:val="yellow"/>
        </w:rPr>
        <w:t xml:space="preserve"> scaling to think about parasites (abundance</w:t>
      </w:r>
      <w:r w:rsidR="00F20EA0" w:rsidRPr="00284EB9">
        <w:rPr>
          <w:highlight w:val="yellow"/>
        </w:rPr>
        <w:t xml:space="preserve"> and size but not diversity, would be good to add this as contrast to our approach but supporting use of </w:t>
      </w:r>
      <w:proofErr w:type="spellStart"/>
      <w:r w:rsidR="00F20EA0" w:rsidRPr="00284EB9">
        <w:rPr>
          <w:highlight w:val="yellow"/>
        </w:rPr>
        <w:t>allometry</w:t>
      </w:r>
      <w:proofErr w:type="spellEnd"/>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14:paraId="605CE792" w14:textId="77777777" w:rsidR="00D774E2" w:rsidRDefault="00D774E2" w:rsidP="006473CD">
      <w:pPr>
        <w:pStyle w:val="titlersos"/>
        <w:numPr>
          <w:ilvl w:val="0"/>
          <w:numId w:val="0"/>
        </w:numPr>
        <w:rPr>
          <w:rFonts w:ascii="Times New Roman" w:hAnsi="Times New Roman"/>
          <w:b w:val="0"/>
          <w:sz w:val="24"/>
          <w:szCs w:val="24"/>
        </w:rPr>
      </w:pPr>
    </w:p>
    <w:p w14:paraId="672CB0AA" w14:textId="77777777"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w:t>
      </w:r>
      <w:proofErr w:type="spellStart"/>
      <w:r w:rsidR="00CC17CD">
        <w:rPr>
          <w:rFonts w:ascii="Times New Roman" w:hAnsi="Times New Roman"/>
          <w:b w:val="0"/>
          <w:sz w:val="24"/>
          <w:szCs w:val="24"/>
        </w:rPr>
        <w:t>endo</w:t>
      </w:r>
      <w:proofErr w:type="spellEnd"/>
      <w:r w:rsidR="00CC17CD">
        <w:rPr>
          <w:rFonts w:ascii="Times New Roman" w:hAnsi="Times New Roman"/>
          <w:b w:val="0"/>
          <w:sz w:val="24"/>
          <w:szCs w:val="24"/>
        </w:rPr>
        <w:t xml:space="preserve">- vs. </w:t>
      </w:r>
      <w:proofErr w:type="spellStart"/>
      <w:r w:rsidR="00CC17CD">
        <w:rPr>
          <w:rFonts w:ascii="Times New Roman" w:hAnsi="Times New Roman"/>
          <w:b w:val="0"/>
          <w:sz w:val="24"/>
          <w:szCs w:val="24"/>
        </w:rPr>
        <w:t>ectoparasitism</w:t>
      </w:r>
      <w:proofErr w:type="spellEnd"/>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should have a wider host range than </w:t>
      </w:r>
      <w:proofErr w:type="spellStart"/>
      <w:r w:rsidR="00CC17CD">
        <w:rPr>
          <w:rFonts w:ascii="Times New Roman" w:hAnsi="Times New Roman"/>
          <w:b w:val="0"/>
          <w:sz w:val="24"/>
          <w:szCs w:val="24"/>
        </w:rPr>
        <w:t>ectoparasites</w:t>
      </w:r>
      <w:proofErr w:type="spellEnd"/>
      <w:r w:rsidR="00CC17CD">
        <w:rPr>
          <w:rFonts w:ascii="Times New Roman" w:hAnsi="Times New Roman"/>
          <w:b w:val="0"/>
          <w:sz w:val="24"/>
          <w:szCs w:val="24"/>
        </w:rPr>
        <w:t xml:space="preserve">. Second,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(be they directly or </w:t>
      </w:r>
      <w:proofErr w:type="spellStart"/>
      <w:r w:rsidR="00CC17CD">
        <w:rPr>
          <w:rFonts w:ascii="Times New Roman" w:hAnsi="Times New Roman"/>
          <w:b w:val="0"/>
          <w:sz w:val="24"/>
          <w:szCs w:val="24"/>
        </w:rPr>
        <w:t>trophically</w:t>
      </w:r>
      <w:proofErr w:type="spellEnd"/>
      <w:r w:rsidR="00CC17CD">
        <w:rPr>
          <w:rFonts w:ascii="Times New Roman" w:hAnsi="Times New Roman"/>
          <w:b w:val="0"/>
          <w:sz w:val="24"/>
          <w:szCs w:val="24"/>
        </w:rPr>
        <w:t xml:space="preserve"> transmitted), increasing host body size and increasing the similarity of body size between hosts both increase the likelihood of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evolving. Third,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is most likely when the hosts have intermediate body size</w:t>
      </w:r>
      <w:r w:rsidR="00354210">
        <w:rPr>
          <w:rFonts w:ascii="Times New Roman" w:hAnsi="Times New Roman"/>
          <w:b w:val="0"/>
          <w:sz w:val="24"/>
          <w:szCs w:val="24"/>
        </w:rPr>
        <w:t xml:space="preserve">, or when the variation in body size is very large. Fourth, regardless of transmission mode or life cycle, </w:t>
      </w:r>
      <w:proofErr w:type="spellStart"/>
      <w:r w:rsidR="00354210">
        <w:rPr>
          <w:rFonts w:ascii="Times New Roman" w:hAnsi="Times New Roman"/>
          <w:b w:val="0"/>
          <w:sz w:val="24"/>
          <w:szCs w:val="24"/>
        </w:rPr>
        <w:t>generalism</w:t>
      </w:r>
      <w:proofErr w:type="spellEnd"/>
      <w:r w:rsidR="00354210">
        <w:rPr>
          <w:rFonts w:ascii="Times New Roman" w:hAnsi="Times New Roman"/>
          <w:b w:val="0"/>
          <w:sz w:val="24"/>
          <w:szCs w:val="24"/>
        </w:rPr>
        <w:t xml:space="preserve">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w:t>
      </w:r>
      <w:proofErr w:type="spellStart"/>
      <w:r w:rsidR="00B96125">
        <w:rPr>
          <w:rFonts w:ascii="Times New Roman" w:hAnsi="Times New Roman"/>
          <w:b w:val="0"/>
          <w:sz w:val="24"/>
          <w:szCs w:val="24"/>
        </w:rPr>
        <w:t>allometric</w:t>
      </w:r>
      <w:proofErr w:type="spellEnd"/>
      <w:r w:rsidR="00B96125">
        <w:rPr>
          <w:rFonts w:ascii="Times New Roman" w:hAnsi="Times New Roman"/>
          <w:b w:val="0"/>
          <w:sz w:val="24"/>
          <w:szCs w:val="24"/>
        </w:rPr>
        <w:t xml:space="preserve"> modelling (Table 1), but allow for more nuanced predictions such as the non-linear relationship between </w:t>
      </w:r>
      <w:proofErr w:type="spellStart"/>
      <w:r w:rsidR="00B96125">
        <w:rPr>
          <w:rFonts w:ascii="Times New Roman" w:hAnsi="Times New Roman"/>
          <w:b w:val="0"/>
          <w:sz w:val="24"/>
          <w:szCs w:val="24"/>
        </w:rPr>
        <w:t>ectoparasite</w:t>
      </w:r>
      <w:proofErr w:type="spellEnd"/>
      <w:r w:rsidR="00B96125">
        <w:rPr>
          <w:rFonts w:ascii="Times New Roman" w:hAnsi="Times New Roman"/>
          <w:b w:val="0"/>
          <w:sz w:val="24"/>
          <w:szCs w:val="24"/>
        </w:rPr>
        <w:t xml:space="preserve"> richness and host body size.</w:t>
      </w:r>
    </w:p>
    <w:p w14:paraId="388267CA" w14:textId="77777777" w:rsidR="00B96125" w:rsidRDefault="00B96125" w:rsidP="006473CD">
      <w:pPr>
        <w:pStyle w:val="titlersos"/>
        <w:numPr>
          <w:ilvl w:val="0"/>
          <w:numId w:val="0"/>
        </w:numPr>
        <w:rPr>
          <w:rFonts w:ascii="Times New Roman" w:hAnsi="Times New Roman"/>
          <w:b w:val="0"/>
          <w:sz w:val="24"/>
          <w:szCs w:val="24"/>
        </w:rPr>
      </w:pPr>
    </w:p>
    <w:p w14:paraId="7DD477C9" w14:textId="77777777"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a database of host-parasite interactions. We measured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based on number of hosts (degree and G), and also looked 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which a </w:t>
      </w:r>
      <w:proofErr w:type="gramStart"/>
      <w:r w:rsidR="00F70940">
        <w:rPr>
          <w:rFonts w:ascii="Times New Roman" w:hAnsi="Times New Roman"/>
          <w:b w:val="0"/>
          <w:sz w:val="24"/>
          <w:szCs w:val="24"/>
        </w:rPr>
        <w:t>parasite which infects more distantly related hosts</w:t>
      </w:r>
      <w:proofErr w:type="gramEnd"/>
      <w:r w:rsidR="00F70940">
        <w:rPr>
          <w:rFonts w:ascii="Times New Roman" w:hAnsi="Times New Roman"/>
          <w:b w:val="0"/>
          <w:sz w:val="24"/>
          <w:szCs w:val="24"/>
        </w:rPr>
        <w:t xml:space="preserve"> is considered more generalist than a parasite infecting closely related hosts. Therefore, we assumed that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is more likely under the same conditions as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that is scaled to remove the association with number of hosts (SES-PD), which tests whether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w:t>
      </w:r>
      <w:commentRangeStart w:id="689"/>
      <w:r w:rsidR="00D84FD8">
        <w:rPr>
          <w:rFonts w:ascii="Times New Roman" w:hAnsi="Times New Roman"/>
          <w:b w:val="0"/>
          <w:sz w:val="24"/>
          <w:szCs w:val="24"/>
        </w:rPr>
        <w:t xml:space="preserve">in itself </w:t>
      </w:r>
      <w:commentRangeEnd w:id="689"/>
      <w:r w:rsidR="00D84FD8">
        <w:rPr>
          <w:rStyle w:val="CommentReference"/>
          <w:rFonts w:ascii="Times New Roman" w:hAnsi="Times New Roman"/>
          <w:b w:val="0"/>
        </w:rPr>
        <w:commentReference w:id="689"/>
      </w:r>
      <w:r w:rsidR="00D84FD8">
        <w:rPr>
          <w:rFonts w:ascii="Times New Roman" w:hAnsi="Times New Roman"/>
          <w:b w:val="0"/>
          <w:sz w:val="24"/>
          <w:szCs w:val="24"/>
        </w:rPr>
        <w:t xml:space="preserve">matches the model predictions. </w:t>
      </w:r>
    </w:p>
    <w:p w14:paraId="5B045E31" w14:textId="77777777" w:rsidR="00D84FD8" w:rsidRDefault="00D84FD8" w:rsidP="006473CD">
      <w:pPr>
        <w:pStyle w:val="titlersos"/>
        <w:numPr>
          <w:ilvl w:val="0"/>
          <w:numId w:val="0"/>
        </w:numPr>
        <w:rPr>
          <w:rFonts w:ascii="Times New Roman" w:hAnsi="Times New Roman"/>
          <w:b w:val="0"/>
          <w:sz w:val="24"/>
          <w:szCs w:val="24"/>
        </w:rPr>
      </w:pPr>
    </w:p>
    <w:p w14:paraId="519E6786" w14:textId="77777777"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metrics. However, for geography/temperature, SES-PD had the opposite relationship to the other metrics, perhaps revealing </w:t>
      </w:r>
      <w:r w:rsidR="00D54EFD">
        <w:rPr>
          <w:rFonts w:ascii="Times New Roman" w:hAnsi="Times New Roman"/>
          <w:b w:val="0"/>
          <w:sz w:val="24"/>
          <w:szCs w:val="24"/>
        </w:rPr>
        <w:t xml:space="preserve">a difference between phylogenetic </w:t>
      </w:r>
      <w:proofErr w:type="spellStart"/>
      <w:r w:rsidR="00D54EFD">
        <w:rPr>
          <w:rFonts w:ascii="Times New Roman" w:hAnsi="Times New Roman"/>
          <w:b w:val="0"/>
          <w:sz w:val="24"/>
          <w:szCs w:val="24"/>
        </w:rPr>
        <w:t>generalism</w:t>
      </w:r>
      <w:proofErr w:type="spellEnd"/>
      <w:r w:rsidR="00D54EFD">
        <w:rPr>
          <w:rFonts w:ascii="Times New Roman" w:hAnsi="Times New Roman"/>
          <w:b w:val="0"/>
          <w:sz w:val="24"/>
          <w:szCs w:val="24"/>
        </w:rPr>
        <w:t xml:space="preserve"> and parasite richness.</w:t>
      </w:r>
    </w:p>
    <w:p w14:paraId="44F664D5" w14:textId="77777777" w:rsidR="005859F2" w:rsidRDefault="005859F2" w:rsidP="006473CD">
      <w:pPr>
        <w:pStyle w:val="titlersos"/>
        <w:numPr>
          <w:ilvl w:val="0"/>
          <w:numId w:val="0"/>
        </w:numPr>
        <w:rPr>
          <w:rFonts w:ascii="Times New Roman" w:hAnsi="Times New Roman"/>
          <w:b w:val="0"/>
          <w:sz w:val="24"/>
          <w:szCs w:val="24"/>
        </w:rPr>
      </w:pPr>
    </w:p>
    <w:p w14:paraId="3B872176" w14:textId="77777777"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14:paraId="4A1B7CCA" w14:textId="77777777" w:rsidR="005859F2" w:rsidRPr="00246C30" w:rsidRDefault="005859F2" w:rsidP="005859F2">
      <w:pPr>
        <w:pStyle w:val="ListParagraph"/>
        <w:numPr>
          <w:ilvl w:val="1"/>
          <w:numId w:val="27"/>
        </w:numPr>
        <w:rPr>
          <w:szCs w:val="24"/>
        </w:rPr>
      </w:pPr>
      <w:proofErr w:type="gramStart"/>
      <w:r>
        <w:t>for</w:t>
      </w:r>
      <w:proofErr w:type="gramEnd"/>
      <w:r>
        <w:t xml:space="preserve"> </w:t>
      </w:r>
      <w:proofErr w:type="spellStart"/>
      <w:r>
        <w:t>ectotherms</w:t>
      </w:r>
      <w:proofErr w:type="spellEnd"/>
      <w:r>
        <w:t xml:space="preserve">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f so, increased temperature mig</w:t>
      </w:r>
      <w:r w:rsidRPr="00322E3D">
        <w:t>h</w:t>
      </w:r>
      <w:r>
        <w:t>t</w:t>
      </w:r>
      <w:r w:rsidRPr="00322E3D">
        <w:t xml:space="preserve"> (via immunity) protect from infection and </w:t>
      </w:r>
      <w:r>
        <w:t>so, comparatively, reduce morta</w:t>
      </w:r>
      <w:r w:rsidRPr="00322E3D">
        <w:t>lity</w:t>
      </w:r>
    </w:p>
    <w:p w14:paraId="1B8F31D1" w14:textId="77777777" w:rsidR="005859F2" w:rsidRPr="006473CD" w:rsidRDefault="005859F2" w:rsidP="005859F2">
      <w:pPr>
        <w:pStyle w:val="ListParagraph"/>
        <w:numPr>
          <w:ilvl w:val="1"/>
          <w:numId w:val="27"/>
        </w:numPr>
        <w:rPr>
          <w:szCs w:val="24"/>
        </w:rPr>
      </w:pPr>
      <w:r w:rsidRPr="006473CD">
        <w:rPr>
          <w:szCs w:val="24"/>
        </w:rPr>
        <w:t xml:space="preserve">Issue with interpretation host traits model: in reality, what the model says is that, in a community with more species of similar body size, generalist parasites are likely to be able to invade. This is not the information that we can glean from the host-parasite </w:t>
      </w:r>
      <w:r w:rsidRPr="006473CD">
        <w:rPr>
          <w:szCs w:val="24"/>
        </w:rPr>
        <w:lastRenderedPageBreak/>
        <w:t xml:space="preserve">association database, because it gives no information about the </w:t>
      </w:r>
      <w:r w:rsidRPr="006473CD">
        <w:rPr>
          <w:i/>
          <w:szCs w:val="24"/>
        </w:rPr>
        <w:t>potential</w:t>
      </w:r>
      <w:r w:rsidRPr="006473CD">
        <w:rPr>
          <w:szCs w:val="24"/>
        </w:rPr>
        <w:t xml:space="preserve"> hosts within an environment.</w:t>
      </w:r>
    </w:p>
    <w:p w14:paraId="5F76EFFF" w14:textId="77777777" w:rsidR="00DC2380" w:rsidRDefault="005859F2" w:rsidP="00284EB9">
      <w:pPr>
        <w:pStyle w:val="ListParagraph"/>
        <w:numPr>
          <w:ilvl w:val="1"/>
          <w:numId w:val="27"/>
        </w:numPr>
        <w:rPr>
          <w:szCs w:val="24"/>
        </w:rPr>
      </w:pPr>
      <w:r w:rsidRPr="00246C30">
        <w:rPr>
          <w:szCs w:val="24"/>
        </w:rPr>
        <w:t xml:space="preserve">Difficulty of testing predictions for </w:t>
      </w:r>
      <w:proofErr w:type="spellStart"/>
      <w:r w:rsidRPr="00246C30">
        <w:rPr>
          <w:szCs w:val="24"/>
        </w:rPr>
        <w:t>ectoparasites</w:t>
      </w:r>
      <w:proofErr w:type="spellEnd"/>
      <w:r w:rsidRPr="00246C30">
        <w:rPr>
          <w:szCs w:val="24"/>
        </w:rPr>
        <w:t xml:space="preserve"> because those predictions are more sensitive to other parameter values. </w:t>
      </w:r>
    </w:p>
    <w:p w14:paraId="70E1F801" w14:textId="77777777" w:rsidR="00DC2380" w:rsidRDefault="00DC2380" w:rsidP="00284EB9">
      <w:pPr>
        <w:pStyle w:val="ListParagraph"/>
        <w:numPr>
          <w:ilvl w:val="1"/>
          <w:numId w:val="27"/>
        </w:numPr>
        <w:rPr>
          <w:szCs w:val="24"/>
        </w:rPr>
      </w:pPr>
      <w:r>
        <w:rPr>
          <w:szCs w:val="24"/>
        </w:rPr>
        <w:t xml:space="preserve">Limitations of </w:t>
      </w:r>
      <w:proofErr w:type="spellStart"/>
      <w:r>
        <w:rPr>
          <w:szCs w:val="24"/>
        </w:rPr>
        <w:t>endo</w:t>
      </w:r>
      <w:proofErr w:type="spellEnd"/>
      <w:r>
        <w:rPr>
          <w:szCs w:val="24"/>
        </w:rPr>
        <w:t>/</w:t>
      </w:r>
      <w:proofErr w:type="spellStart"/>
      <w:r>
        <w:rPr>
          <w:szCs w:val="24"/>
        </w:rPr>
        <w:t>ecto</w:t>
      </w:r>
      <w:proofErr w:type="spellEnd"/>
      <w:r>
        <w:rPr>
          <w:szCs w:val="24"/>
        </w:rPr>
        <w:t xml:space="preserve"> division when GI is possibly kind of </w:t>
      </w:r>
      <w:proofErr w:type="spellStart"/>
      <w:r>
        <w:rPr>
          <w:szCs w:val="24"/>
        </w:rPr>
        <w:t>ecto</w:t>
      </w:r>
      <w:proofErr w:type="spellEnd"/>
    </w:p>
    <w:p w14:paraId="27F42D8F" w14:textId="77777777" w:rsidR="005859F2" w:rsidRPr="00DC2380" w:rsidRDefault="00DC2380" w:rsidP="00284EB9">
      <w:pPr>
        <w:pStyle w:val="ListParagraph"/>
        <w:numPr>
          <w:ilvl w:val="2"/>
          <w:numId w:val="27"/>
        </w:numPr>
        <w:rPr>
          <w:szCs w:val="24"/>
        </w:rPr>
      </w:pPr>
      <w:r>
        <w:rPr>
          <w:szCs w:val="24"/>
        </w:rPr>
        <w:t xml:space="preserve">But </w:t>
      </w:r>
      <w:proofErr w:type="spellStart"/>
      <w:r>
        <w:rPr>
          <w:szCs w:val="24"/>
        </w:rPr>
        <w:t>Poulin</w:t>
      </w:r>
      <w:proofErr w:type="spellEnd"/>
      <w:r>
        <w:rPr>
          <w:szCs w:val="24"/>
        </w:rPr>
        <w:t xml:space="preserve"> also found a difference in the relationship between parasite richness and ecological traits for </w:t>
      </w:r>
      <w:proofErr w:type="spellStart"/>
      <w:r>
        <w:rPr>
          <w:szCs w:val="24"/>
        </w:rPr>
        <w:t>endos</w:t>
      </w:r>
      <w:proofErr w:type="spellEnd"/>
      <w:r>
        <w:rPr>
          <w:szCs w:val="24"/>
        </w:rPr>
        <w:t xml:space="preserve"> </w:t>
      </w:r>
      <w:proofErr w:type="spellStart"/>
      <w:r>
        <w:rPr>
          <w:szCs w:val="24"/>
        </w:rPr>
        <w:t>vs</w:t>
      </w:r>
      <w:proofErr w:type="spellEnd"/>
      <w:r>
        <w:rPr>
          <w:szCs w:val="24"/>
        </w:rPr>
        <w:t xml:space="preserve"> </w:t>
      </w:r>
      <w:proofErr w:type="spellStart"/>
      <w:r>
        <w:rPr>
          <w:szCs w:val="24"/>
        </w:rPr>
        <w:t>ectos</w:t>
      </w:r>
      <w:proofErr w:type="spellEnd"/>
      <w:r>
        <w:rPr>
          <w:szCs w:val="24"/>
        </w:rPr>
        <w:t xml:space="preserve"> (</w:t>
      </w:r>
      <w:proofErr w:type="spellStart"/>
      <w:r>
        <w:rPr>
          <w:szCs w:val="24"/>
        </w:rPr>
        <w:t>ectos</w:t>
      </w:r>
      <w:proofErr w:type="spellEnd"/>
      <w:r>
        <w:rPr>
          <w:szCs w:val="24"/>
        </w:rPr>
        <w:t xml:space="preserve"> showing no relationship with the traits examined) </w:t>
      </w:r>
      <w:r w:rsidRPr="001A1E01">
        <w:rPr>
          <w:szCs w:val="24"/>
        </w:rPr>
        <w:t>http://www.jstor.org/stable/2937061?seq=1#page_scan_tab_contents</w:t>
      </w:r>
    </w:p>
    <w:p w14:paraId="5D848FB4" w14:textId="77777777" w:rsidR="00D54EFD" w:rsidRDefault="00D54EFD" w:rsidP="006473CD">
      <w:pPr>
        <w:pStyle w:val="titlersos"/>
        <w:numPr>
          <w:ilvl w:val="0"/>
          <w:numId w:val="0"/>
        </w:numPr>
        <w:rPr>
          <w:rFonts w:ascii="Times New Roman" w:hAnsi="Times New Roman"/>
          <w:b w:val="0"/>
          <w:sz w:val="24"/>
          <w:szCs w:val="24"/>
        </w:rPr>
      </w:pPr>
    </w:p>
    <w:p w14:paraId="4189D48B" w14:textId="77777777"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14:paraId="5FAB9E67" w14:textId="77777777" w:rsidR="00D54EFD" w:rsidRDefault="00D54EFD" w:rsidP="006473CD">
      <w:pPr>
        <w:pStyle w:val="titlersos"/>
        <w:numPr>
          <w:ilvl w:val="0"/>
          <w:numId w:val="0"/>
        </w:numPr>
        <w:rPr>
          <w:rFonts w:ascii="Times New Roman" w:hAnsi="Times New Roman"/>
          <w:b w:val="0"/>
          <w:sz w:val="24"/>
          <w:szCs w:val="24"/>
        </w:rPr>
      </w:pPr>
    </w:p>
    <w:p w14:paraId="55E8C150" w14:textId="77777777"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As expected in the model, for </w:t>
      </w:r>
      <w:proofErr w:type="spellStart"/>
      <w:r>
        <w:rPr>
          <w:rFonts w:ascii="Times New Roman" w:hAnsi="Times New Roman"/>
          <w:b w:val="0"/>
          <w:sz w:val="24"/>
          <w:szCs w:val="24"/>
        </w:rPr>
        <w:t>endoparasites</w:t>
      </w:r>
      <w:proofErr w:type="spellEnd"/>
      <w:r>
        <w:rPr>
          <w:rFonts w:ascii="Times New Roman" w:hAnsi="Times New Roman"/>
          <w:b w:val="0"/>
          <w:sz w:val="24"/>
          <w:szCs w:val="24"/>
        </w:rPr>
        <w:t xml:space="preserve">, the coefficient of variation of host body size had the strongest relationship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The effect of maximum host body size was also positively correlated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while mean body size tended to have a small negative correlation with </w:t>
      </w:r>
      <w:proofErr w:type="spellStart"/>
      <w:r>
        <w:rPr>
          <w:rFonts w:ascii="Times New Roman" w:hAnsi="Times New Roman"/>
          <w:b w:val="0"/>
          <w:sz w:val="24"/>
          <w:szCs w:val="24"/>
        </w:rPr>
        <w:t>generalism</w:t>
      </w:r>
      <w:proofErr w:type="spellEnd"/>
      <w:r>
        <w:rPr>
          <w:rFonts w:ascii="Times New Roman" w:hAnsi="Times New Roman"/>
          <w:b w:val="0"/>
          <w:sz w:val="24"/>
          <w:szCs w:val="24"/>
        </w:rPr>
        <w:t>.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w:t>
      </w:r>
      <w:proofErr w:type="spellStart"/>
      <w:r w:rsidRPr="00D54EFD">
        <w:rPr>
          <w:rFonts w:ascii="Times New Roman" w:hAnsi="Times New Roman"/>
          <w:b w:val="0"/>
          <w:sz w:val="24"/>
          <w:szCs w:val="24"/>
        </w:rPr>
        <w:t>generalism</w:t>
      </w:r>
      <w:proofErr w:type="spellEnd"/>
      <w:r w:rsidRPr="00D54EFD">
        <w:rPr>
          <w:rFonts w:ascii="Times New Roman" w:hAnsi="Times New Roman"/>
          <w:b w:val="0"/>
          <w:sz w:val="24"/>
          <w:szCs w:val="24"/>
        </w:rPr>
        <w:t xml:space="preserve"> increases in the dataset because there are more small-bodied hosts than large-bodied hosts.</w:t>
      </w:r>
    </w:p>
    <w:p w14:paraId="5D4D097B" w14:textId="77777777" w:rsidR="005859F2" w:rsidRDefault="005859F2" w:rsidP="006473CD">
      <w:pPr>
        <w:pStyle w:val="titlersos"/>
        <w:numPr>
          <w:ilvl w:val="0"/>
          <w:numId w:val="0"/>
        </w:numPr>
        <w:rPr>
          <w:rFonts w:ascii="Times New Roman" w:hAnsi="Times New Roman"/>
          <w:b w:val="0"/>
          <w:sz w:val="24"/>
          <w:szCs w:val="24"/>
        </w:rPr>
      </w:pPr>
    </w:p>
    <w:p w14:paraId="6F719157" w14:textId="77777777"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14:paraId="72E1B8C1" w14:textId="77777777"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14:paraId="5879B195" w14:textId="77777777" w:rsidR="00246C30" w:rsidRPr="00246C30" w:rsidRDefault="005859F2" w:rsidP="00246C30">
      <w:pPr>
        <w:pStyle w:val="ListParagraph"/>
        <w:numPr>
          <w:ilvl w:val="1"/>
          <w:numId w:val="27"/>
        </w:numPr>
        <w:rPr>
          <w:szCs w:val="24"/>
        </w:rPr>
      </w:pPr>
      <w:r>
        <w:t xml:space="preserve">Amy: Also, are there interactions going on, i.e., </w:t>
      </w:r>
      <w:proofErr w:type="spellStart"/>
      <w:r>
        <w:t>endoparasites</w:t>
      </w:r>
      <w:proofErr w:type="spellEnd"/>
      <w:r>
        <w:t xml:space="preserve"> (wider host range) in warmer waters (narrower host range) – does this types of thing partly explain why the results are a bit noisy?</w:t>
      </w:r>
    </w:p>
    <w:p w14:paraId="4F9E8981" w14:textId="77777777" w:rsidR="00246C30" w:rsidRPr="00246C30" w:rsidRDefault="005859F2" w:rsidP="00246C30">
      <w:pPr>
        <w:pStyle w:val="ListParagraph"/>
        <w:numPr>
          <w:ilvl w:val="1"/>
          <w:numId w:val="27"/>
        </w:numPr>
        <w:rPr>
          <w:szCs w:val="24"/>
        </w:rPr>
      </w:pPr>
      <w:r w:rsidDel="005859F2">
        <w:rPr>
          <w:szCs w:val="24"/>
        </w:rPr>
        <w:t xml:space="preserve"> </w:t>
      </w:r>
      <w:r w:rsidR="00246C30" w:rsidRPr="00322E3D">
        <w:t>(</w:t>
      </w:r>
      <w:proofErr w:type="gramStart"/>
      <w:r w:rsidR="00246C30" w:rsidRPr="00322E3D">
        <w:t>identifying</w:t>
      </w:r>
      <w:proofErr w:type="gramEnd"/>
      <w:r w:rsidR="00246C30" w:rsidRPr="00322E3D">
        <w:t xml:space="preserve"> what is a species of parasite is difficult to begin with which would obviously affect measures of parasite host range, and see Walker et al in this issue)</w:t>
      </w:r>
    </w:p>
    <w:p w14:paraId="100DF4AE" w14:textId="77777777" w:rsidR="00246C30" w:rsidRPr="00194D56" w:rsidRDefault="00246C30" w:rsidP="00246C30">
      <w:pPr>
        <w:pStyle w:val="ListParagraph"/>
        <w:ind w:left="1440"/>
      </w:pPr>
      <w:r w:rsidRPr="003542CA">
        <w:t xml:space="preserve">Phenotypic plasticity is important characteristic of generalist parasites </w:t>
      </w:r>
    </w:p>
    <w:p w14:paraId="02707063" w14:textId="77777777" w:rsidR="00246C30" w:rsidRPr="00322E3D" w:rsidRDefault="00246C30" w:rsidP="00246C30">
      <w:pPr>
        <w:pStyle w:val="ListParagraph"/>
        <w:ind w:left="1440"/>
      </w:pPr>
      <w:r w:rsidRPr="00194D56">
        <w:t xml:space="preserve">Smith et al 2008 Costa Rica 171 morphs but COI revealed another 142 </w:t>
      </w:r>
      <w:proofErr w:type="spellStart"/>
      <w:r w:rsidRPr="00194D56">
        <w:t>spp</w:t>
      </w:r>
      <w:proofErr w:type="spellEnd"/>
      <w:r w:rsidRPr="00194D56">
        <w:t xml:space="preserve">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14:paraId="2E9429C8" w14:textId="77777777"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14:paraId="0513B0C2" w14:textId="77777777" w:rsidR="00246C30" w:rsidRPr="00246C30" w:rsidRDefault="006473CD" w:rsidP="00246C30">
      <w:pPr>
        <w:pStyle w:val="ListParagraph"/>
        <w:numPr>
          <w:ilvl w:val="1"/>
          <w:numId w:val="27"/>
        </w:numPr>
        <w:rPr>
          <w:szCs w:val="24"/>
        </w:rPr>
      </w:pPr>
      <w:r w:rsidRPr="00246C30">
        <w:t xml:space="preserve">We have a problem of very little data for </w:t>
      </w:r>
      <w:proofErr w:type="spellStart"/>
      <w:r w:rsidRPr="00246C30">
        <w:t>endoparasites</w:t>
      </w:r>
      <w:proofErr w:type="spellEnd"/>
      <w:r w:rsidRPr="00246C30">
        <w:t xml:space="preserve"> with direct life cycles. Correlation between traits – so generally </w:t>
      </w:r>
      <w:proofErr w:type="spellStart"/>
      <w:r w:rsidRPr="00246C30">
        <w:t>ectos</w:t>
      </w:r>
      <w:proofErr w:type="spellEnd"/>
      <w:r w:rsidRPr="00246C30">
        <w:t xml:space="preserve"> have direct and </w:t>
      </w:r>
      <w:proofErr w:type="spellStart"/>
      <w:r w:rsidRPr="00246C30">
        <w:t>endos</w:t>
      </w:r>
      <w:proofErr w:type="spellEnd"/>
      <w:r w:rsidRPr="00246C30">
        <w:t xml:space="preserve"> have complex.</w:t>
      </w:r>
      <w:r w:rsidR="00246C30">
        <w:t xml:space="preserve"> </w:t>
      </w:r>
    </w:p>
    <w:p w14:paraId="5F70B773" w14:textId="77777777" w:rsidR="00246C30" w:rsidRDefault="006473CD" w:rsidP="00246C30">
      <w:pPr>
        <w:pStyle w:val="ListParagraph"/>
        <w:numPr>
          <w:ilvl w:val="1"/>
          <w:numId w:val="27"/>
        </w:numPr>
        <w:rPr>
          <w:szCs w:val="24"/>
        </w:rPr>
      </w:pPr>
      <w:r w:rsidRPr="00246C30">
        <w:rPr>
          <w:szCs w:val="24"/>
        </w:rPr>
        <w:t xml:space="preserve">There is also a ton of missing data on the parasite traits – many of these parasites have hardly been studied. Perhaps this introduces a bias if parasites that are better studied are more likely to be included, and </w:t>
      </w:r>
      <w:proofErr w:type="gramStart"/>
      <w:r w:rsidRPr="00246C30">
        <w:rPr>
          <w:szCs w:val="24"/>
        </w:rPr>
        <w:t>better studied</w:t>
      </w:r>
      <w:proofErr w:type="gramEnd"/>
      <w:r w:rsidRPr="00246C30">
        <w:rPr>
          <w:szCs w:val="24"/>
        </w:rPr>
        <w:t xml:space="preserve"> parasites are more likely to have been found in more hosts.</w:t>
      </w:r>
    </w:p>
    <w:p w14:paraId="023AA0BB" w14:textId="77777777" w:rsidR="00246C30" w:rsidRPr="001A04F2" w:rsidRDefault="006473CD" w:rsidP="005859F2">
      <w:pPr>
        <w:pStyle w:val="ListParagraph"/>
        <w:numPr>
          <w:ilvl w:val="1"/>
          <w:numId w:val="27"/>
        </w:numPr>
        <w:rPr>
          <w:szCs w:val="24"/>
        </w:rPr>
      </w:pPr>
      <w:proofErr w:type="spellStart"/>
      <w:r w:rsidRPr="005859F2">
        <w:rPr>
          <w:szCs w:val="24"/>
        </w:rPr>
        <w:t>Generalism</w:t>
      </w:r>
      <w:proofErr w:type="spellEnd"/>
      <w:r w:rsidRPr="005859F2">
        <w:rPr>
          <w:szCs w:val="24"/>
        </w:rPr>
        <w:t xml:space="preserve"> indices would be more informative if had abundance or prevalence data.</w:t>
      </w:r>
      <w:r w:rsidR="00BE2A36" w:rsidRPr="005859F2">
        <w:rPr>
          <w:szCs w:val="24"/>
        </w:rPr>
        <w:t xml:space="preserve"> What is the meaning of phylogenet</w:t>
      </w:r>
      <w:r w:rsidR="00BE2A36" w:rsidRPr="001A04F2">
        <w:rPr>
          <w:szCs w:val="24"/>
        </w:rPr>
        <w:t xml:space="preserve">ic </w:t>
      </w:r>
      <w:proofErr w:type="spellStart"/>
      <w:r w:rsidR="00BE2A36" w:rsidRPr="001A04F2">
        <w:rPr>
          <w:szCs w:val="24"/>
        </w:rPr>
        <w:t>vs</w:t>
      </w:r>
      <w:proofErr w:type="spellEnd"/>
      <w:r w:rsidR="00BE2A36" w:rsidRPr="001A04F2">
        <w:rPr>
          <w:szCs w:val="24"/>
        </w:rPr>
        <w:t xml:space="preserve"> structural diversity/</w:t>
      </w:r>
      <w:proofErr w:type="spellStart"/>
      <w:r w:rsidR="00BE2A36" w:rsidRPr="001A04F2">
        <w:rPr>
          <w:szCs w:val="24"/>
        </w:rPr>
        <w:t>generalism</w:t>
      </w:r>
      <w:proofErr w:type="spellEnd"/>
      <w:r w:rsidR="00BE2A36" w:rsidRPr="001A04F2">
        <w:rPr>
          <w:szCs w:val="24"/>
        </w:rPr>
        <w:t xml:space="preserve"> metrics in relation to the model?</w:t>
      </w:r>
    </w:p>
    <w:p w14:paraId="1E34D345" w14:textId="77777777" w:rsidR="006473CD" w:rsidRDefault="006473CD" w:rsidP="00246C30">
      <w:pPr>
        <w:pStyle w:val="ListParagraph"/>
        <w:numPr>
          <w:ilvl w:val="1"/>
          <w:numId w:val="27"/>
        </w:numPr>
        <w:rPr>
          <w:szCs w:val="24"/>
        </w:rPr>
      </w:pPr>
      <w:r w:rsidRPr="00246C30">
        <w:rPr>
          <w:szCs w:val="24"/>
        </w:rPr>
        <w:t>Only include fish hosts.</w:t>
      </w:r>
    </w:p>
    <w:p w14:paraId="6B99AD6C" w14:textId="77777777" w:rsidR="008E0C63" w:rsidRDefault="008E0C63" w:rsidP="00246C30">
      <w:pPr>
        <w:pStyle w:val="ListParagraph"/>
        <w:numPr>
          <w:ilvl w:val="1"/>
          <w:numId w:val="27"/>
        </w:numPr>
        <w:rPr>
          <w:szCs w:val="24"/>
        </w:rPr>
      </w:pPr>
      <w:r>
        <w:rPr>
          <w:szCs w:val="24"/>
        </w:rPr>
        <w:t xml:space="preserve">Categorizing </w:t>
      </w:r>
      <w:proofErr w:type="spellStart"/>
      <w:r>
        <w:rPr>
          <w:szCs w:val="24"/>
        </w:rPr>
        <w:t>ectos</w:t>
      </w:r>
      <w:proofErr w:type="spellEnd"/>
      <w:r>
        <w:rPr>
          <w:szCs w:val="24"/>
        </w:rPr>
        <w:t xml:space="preserve"> by quartiles potentially limiting.</w:t>
      </w:r>
    </w:p>
    <w:p w14:paraId="019EF14A" w14:textId="77777777" w:rsidR="00DC2380" w:rsidRDefault="00DC2380" w:rsidP="00284EB9">
      <w:pPr>
        <w:rPr>
          <w:szCs w:val="24"/>
        </w:rPr>
      </w:pPr>
    </w:p>
    <w:p w14:paraId="499B4A78" w14:textId="77777777" w:rsidR="00FE471D" w:rsidRDefault="00FE471D" w:rsidP="00FE471D">
      <w:pPr>
        <w:rPr>
          <w:szCs w:val="24"/>
        </w:rPr>
      </w:pPr>
      <w:r>
        <w:rPr>
          <w:szCs w:val="24"/>
        </w:rPr>
        <w:t xml:space="preserve">The model predictions are somewhat supported by a dataset of fish parasites, but also demonstrate what additional data would be useful to collect in these types of datasets. If we had information on parasite abundance then this could be investigated alongside </w:t>
      </w:r>
      <w:proofErr w:type="spellStart"/>
      <w:r>
        <w:rPr>
          <w:szCs w:val="24"/>
        </w:rPr>
        <w:t>generalism</w:t>
      </w:r>
      <w:proofErr w:type="spellEnd"/>
      <w:r>
        <w:rPr>
          <w:szCs w:val="24"/>
        </w:rPr>
        <w:t xml:space="preserve"> as they are likely to be linked, and we could also then look at the relative differences in abundance as part of the measure of </w:t>
      </w:r>
      <w:proofErr w:type="spellStart"/>
      <w:r>
        <w:rPr>
          <w:szCs w:val="24"/>
        </w:rPr>
        <w:t>generalism</w:t>
      </w:r>
      <w:proofErr w:type="spellEnd"/>
      <w:r>
        <w:rPr>
          <w:szCs w:val="24"/>
        </w:rPr>
        <w:t xml:space="preserve">.   </w:t>
      </w:r>
    </w:p>
    <w:p w14:paraId="6584CC56" w14:textId="77777777" w:rsidR="00FE471D" w:rsidRDefault="00FE471D" w:rsidP="00284EB9">
      <w:pPr>
        <w:rPr>
          <w:szCs w:val="24"/>
        </w:rPr>
      </w:pPr>
    </w:p>
    <w:p w14:paraId="329FF661" w14:textId="77777777" w:rsidR="00DC2380" w:rsidRPr="00DC2380" w:rsidRDefault="00DC2380" w:rsidP="00284EB9">
      <w:pPr>
        <w:rPr>
          <w:szCs w:val="24"/>
        </w:rPr>
      </w:pPr>
    </w:p>
    <w:p w14:paraId="3DBBB9BC" w14:textId="56FC61B5" w:rsidR="00FE471D" w:rsidRPr="005801E3" w:rsidRDefault="00F35980" w:rsidP="00FE471D">
      <w:pPr>
        <w:rPr>
          <w:szCs w:val="24"/>
        </w:rPr>
      </w:pPr>
      <w:r>
        <w:rPr>
          <w:szCs w:val="24"/>
        </w:rPr>
        <w:lastRenderedPageBreak/>
        <w:t xml:space="preserve">Overall: using an </w:t>
      </w:r>
      <w:proofErr w:type="spellStart"/>
      <w:r>
        <w:rPr>
          <w:szCs w:val="24"/>
        </w:rPr>
        <w:t>allometric</w:t>
      </w:r>
      <w:proofErr w:type="spellEnd"/>
      <w:r>
        <w:rPr>
          <w:szCs w:val="24"/>
        </w:rPr>
        <w:t xml:space="preserve">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w:t>
      </w:r>
      <w:proofErr w:type="spellStart"/>
      <w:r>
        <w:rPr>
          <w:szCs w:val="24"/>
        </w:rPr>
        <w:t>cospeciation</w:t>
      </w:r>
      <w:proofErr w:type="spellEnd"/>
      <w:r>
        <w:rPr>
          <w:szCs w:val="24"/>
        </w:rPr>
        <w:t xml:space="preserve"> </w:t>
      </w:r>
      <w:r>
        <w:rPr>
          <w:szCs w:val="24"/>
        </w:rPr>
        <w:fldChar w:fldCharType="begin" w:fldLock="1"/>
      </w:r>
      <w:r w:rsidR="000E617C">
        <w:rPr>
          <w:szCs w:val="24"/>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Pr>
          <w:szCs w:val="24"/>
        </w:rPr>
        <w:fldChar w:fldCharType="separate"/>
      </w:r>
      <w:r w:rsidRPr="00F35980">
        <w:rPr>
          <w:noProof/>
          <w:szCs w:val="24"/>
        </w:rPr>
        <w:t>[11]</w:t>
      </w:r>
      <w:r>
        <w:rPr>
          <w:szCs w:val="24"/>
        </w:rPr>
        <w:fldChar w:fldCharType="end"/>
      </w:r>
      <w:r>
        <w:rPr>
          <w:szCs w:val="24"/>
        </w:rPr>
        <w:t>).</w:t>
      </w:r>
      <w:r w:rsidR="00FE471D">
        <w:rPr>
          <w:szCs w:val="24"/>
        </w:rPr>
        <w:t xml:space="preserve"> By using a </w:t>
      </w:r>
      <w:proofErr w:type="gramStart"/>
      <w:r w:rsidR="00FE471D">
        <w:rPr>
          <w:szCs w:val="24"/>
        </w:rPr>
        <w:t>model which</w:t>
      </w:r>
      <w:proofErr w:type="gramEnd"/>
      <w:r w:rsidR="00FE471D">
        <w:rPr>
          <w:szCs w:val="24"/>
        </w:rPr>
        <w:t xml:space="preserve"> uses </w:t>
      </w:r>
      <w:proofErr w:type="spellStart"/>
      <w:r w:rsidR="00FE471D">
        <w:rPr>
          <w:szCs w:val="24"/>
        </w:rPr>
        <w:t>allometric</w:t>
      </w:r>
      <w:proofErr w:type="spellEnd"/>
      <w:r w:rsidR="00FE471D">
        <w:rPr>
          <w:szCs w:val="24"/>
        </w:rPr>
        <w:t xml:space="preserve"> scaling theory, we can demonstrate a mechanistic effect of certain traits on parasite host range and strengthen or challenge existing hypotheses that are based on other areas of ecological theory.</w:t>
      </w:r>
    </w:p>
    <w:p w14:paraId="65D13A9C" w14:textId="77777777" w:rsidR="00F35980" w:rsidRDefault="00F35980" w:rsidP="005801E3">
      <w:pPr>
        <w:rPr>
          <w:szCs w:val="24"/>
        </w:rPr>
      </w:pPr>
    </w:p>
    <w:p w14:paraId="26C2604B" w14:textId="77777777" w:rsidR="00FE471D" w:rsidRDefault="00FE471D" w:rsidP="005801E3">
      <w:pPr>
        <w:rPr>
          <w:szCs w:val="24"/>
        </w:rPr>
      </w:pPr>
      <w:r>
        <w:rPr>
          <w:szCs w:val="24"/>
        </w:rPr>
        <w:t>How does this relate to transmission?</w:t>
      </w:r>
      <w:r w:rsidR="00CC2C96">
        <w:rPr>
          <w:szCs w:val="24"/>
        </w:rPr>
        <w:t xml:space="preserve"> The evolution of host range is closely linked to transmission, particularly in regards to reservoir hosts, </w:t>
      </w:r>
      <w:proofErr w:type="spellStart"/>
      <w:r w:rsidR="00CC2C96">
        <w:rPr>
          <w:szCs w:val="24"/>
        </w:rPr>
        <w:t>spillover</w:t>
      </w:r>
      <w:proofErr w:type="spellEnd"/>
      <w:r w:rsidR="00CC2C96">
        <w:rPr>
          <w:szCs w:val="24"/>
        </w:rPr>
        <w:t xml:space="preserve">/emergence, and changes in virulence. </w:t>
      </w:r>
      <w:proofErr w:type="gramStart"/>
      <w:r w:rsidR="00CC2C96">
        <w:rPr>
          <w:szCs w:val="24"/>
        </w:rPr>
        <w:t>As outlined in the beginning of the introduction.</w:t>
      </w:r>
      <w:proofErr w:type="gramEnd"/>
    </w:p>
    <w:p w14:paraId="09F4ED20" w14:textId="77777777" w:rsidR="001243E9" w:rsidRDefault="001243E9" w:rsidP="006473CD">
      <w:pPr>
        <w:rPr>
          <w:ins w:id="690" w:author="Clay Cressler" w:date="2016-06-13T15:51:00Z"/>
          <w:szCs w:val="24"/>
        </w:rPr>
      </w:pPr>
    </w:p>
    <w:p w14:paraId="7E6AC7B0" w14:textId="576D3EE4" w:rsidR="006473CD" w:rsidRDefault="009872BF" w:rsidP="006473CD">
      <w:pPr>
        <w:rPr>
          <w:szCs w:val="24"/>
        </w:rPr>
      </w:pPr>
      <w:ins w:id="691" w:author="Clay Cressler" w:date="2016-06-20T19:46:00Z">
        <w:r>
          <w:rPr>
            <w:szCs w:val="24"/>
          </w:rPr>
          <w:t>CEC: DISCUSSION</w:t>
        </w:r>
      </w:ins>
    </w:p>
    <w:p w14:paraId="617B940F" w14:textId="77777777" w:rsidR="00E10E83" w:rsidRDefault="00E10E83" w:rsidP="006473CD">
      <w:pPr>
        <w:rPr>
          <w:szCs w:val="24"/>
        </w:rPr>
      </w:pPr>
    </w:p>
    <w:p w14:paraId="71FB2010" w14:textId="45801A1A" w:rsidR="00A51431" w:rsidRDefault="003627AC" w:rsidP="006473CD">
      <w:pPr>
        <w:rPr>
          <w:szCs w:val="24"/>
        </w:rPr>
      </w:pPr>
      <w:r>
        <w:rPr>
          <w:szCs w:val="24"/>
        </w:rPr>
        <w:t xml:space="preserve">At the most general level, a parasite’s host range is likely to be shaped by trade-offs between its ability to infect multiple hosts and its fitness on each host </w:t>
      </w:r>
      <w:ins w:id="692" w:author="JG Walker" w:date="2016-07-01T13:58:00Z">
        <w:r w:rsidR="000E617C">
          <w:rPr>
            <w:szCs w:val="24"/>
          </w:rPr>
          <w:fldChar w:fldCharType="begin" w:fldLock="1"/>
        </w:r>
      </w:ins>
      <w:r w:rsidR="000E617C">
        <w:rPr>
          <w:szCs w:val="24"/>
        </w:rPr>
        <w:instrText>ADDIN CSL_CITATION { "citationItems" : [ { "id" : "ITEM-1", "itemData" : { "DOI" : "10.1098/rspb.2004.2837", "ISSN" : "0962-8452", "PMID" : "15475340", "abstract" : "Diversification in agricultural cropping patterns is widely practised to delay the build-up of virulent races that can overcome host resistance in pathogen populations. This can lead to balanced polymorphism, but the long-term consequences of this strategy for the evolution of crop pathogen populations are still unclear. The widespread occurrence of sibling species and reproductively isolated sub-species among fungal and oomycete plant pathogens suggests that evolutionary divergence is common. This paper develops a mathematical model of host-pathogen interactions using a simple framework of two hosts to analyse the influences of sympatric host heterogeneity on the long-term evolutionary behaviour of plant pathogens. Using adaptive dynamics, which assumes that sequential mutations induce small changes in pathogen fitness, we show that evolutionary outcomes strongly depend on the shape of the trade-off curve between pathogen transmission on sympatric hosts. In particular, we determine the conditions under which the evolutionary branching of a monomorphic into a dimorphic population occurs, as well as the conditions that lead to the evolution of specialist (single host range) or generalist (multiple host range) pathogen populations.", "author" : [ { "dropping-particle" : "", "family" : "Gudelj", "given" : "I", "non-dropping-particle" : "", "parse-names" : false, "suffix" : "" }, { "dropping-particle" : "", "family" : "Bosch", "given" : "Frank", "non-dropping-particle" : "Van den", "parse-names" : false, "suffix" : "" }, { "dropping-particle" : "", "family" : "Gilligan", "given" : "Christopher A", "non-dropping-particle" : "", "parse-names" : false, "suffix" : "" } ], "container-title" : "Proceedings of the Royal Society of London B: Biological Sciences", "id" : "ITEM-1", "issue" : "1553", "issued" : { "date-parts" : [ [ "2004" ] ] }, "page" : "2187-2194", "title" : "Transmission rates and adaptive evolution of pathogens in sympatric heterogeneous plant populations", "type" : "article-journal", "volume" : "271" }, "uris" : [ "http://www.mendeley.com/documents/?uuid=340f282e-5508-4c24-8c17-e4a66e7d81ce" ] } ], "mendeley" : { "formattedCitation" : "[40]", "plainTextFormattedCitation" : "[40]" }, "properties" : { "noteIndex" : 0 }, "schema" : "https://github.com/citation-style-language/schema/raw/master/csl-citation.json" }</w:instrText>
      </w:r>
      <w:r w:rsidR="000E617C">
        <w:rPr>
          <w:szCs w:val="24"/>
        </w:rPr>
        <w:fldChar w:fldCharType="separate"/>
      </w:r>
      <w:r w:rsidR="000E617C" w:rsidRPr="000E617C">
        <w:rPr>
          <w:noProof/>
          <w:szCs w:val="24"/>
        </w:rPr>
        <w:t>[40]</w:t>
      </w:r>
      <w:ins w:id="693" w:author="JG Walker" w:date="2016-07-01T13:58:00Z">
        <w:r w:rsidR="000E617C">
          <w:rPr>
            <w:szCs w:val="24"/>
          </w:rPr>
          <w:fldChar w:fldCharType="end"/>
        </w:r>
      </w:ins>
      <w:r w:rsidR="006C3F5A">
        <w:rPr>
          <w:szCs w:val="24"/>
        </w:rPr>
        <w:t>(</w:t>
      </w:r>
      <w:commentRangeStart w:id="694"/>
      <w:proofErr w:type="spellStart"/>
      <w:r>
        <w:rPr>
          <w:szCs w:val="24"/>
        </w:rPr>
        <w:t>Gudelj</w:t>
      </w:r>
      <w:proofErr w:type="spellEnd"/>
      <w:r>
        <w:rPr>
          <w:szCs w:val="24"/>
        </w:rPr>
        <w:t xml:space="preserve"> et al. 2004</w:t>
      </w:r>
      <w:commentRangeEnd w:id="694"/>
      <w:r>
        <w:rPr>
          <w:rStyle w:val="CommentReference"/>
        </w:rPr>
        <w:commentReference w:id="694"/>
      </w:r>
      <w:r w:rsidR="006C3F5A">
        <w:rPr>
          <w:szCs w:val="24"/>
        </w:rPr>
        <w:t>)</w:t>
      </w:r>
      <w:r w:rsidR="00A51431">
        <w:rPr>
          <w:szCs w:val="24"/>
        </w:rPr>
        <w:t xml:space="preserve">. Here we quantified that trade-off using the parameter </w:t>
      </w:r>
      <w:r w:rsidR="00A51431">
        <w:rPr>
          <w:i/>
          <w:szCs w:val="24"/>
        </w:rPr>
        <w:t>a</w:t>
      </w:r>
      <w:r w:rsidR="00A51431">
        <w:rPr>
          <w:szCs w:val="24"/>
        </w:rPr>
        <w:t xml:space="preserve">, which reduced the shedding rate of a generalist parasite to a fraction of that of a specialist parasite. Such a reduction in shedding might be caused by a reduction in infection intensity, as other studies have shown that generalist parasites </w:t>
      </w:r>
      <w:r w:rsidR="00F7469B">
        <w:rPr>
          <w:szCs w:val="24"/>
        </w:rPr>
        <w:t xml:space="preserve">often </w:t>
      </w:r>
      <w:r w:rsidR="00A51431">
        <w:rPr>
          <w:szCs w:val="24"/>
        </w:rPr>
        <w:t>have lower infection intensities than specialists (</w:t>
      </w:r>
      <w:commentRangeStart w:id="695"/>
      <w:proofErr w:type="spellStart"/>
      <w:r w:rsidR="00A51431">
        <w:rPr>
          <w:szCs w:val="24"/>
        </w:rPr>
        <w:t>Poulin</w:t>
      </w:r>
      <w:proofErr w:type="spellEnd"/>
      <w:r w:rsidR="00A51431">
        <w:rPr>
          <w:szCs w:val="24"/>
        </w:rPr>
        <w:t xml:space="preserve"> 1998</w:t>
      </w:r>
      <w:commentRangeEnd w:id="695"/>
      <w:r w:rsidR="00A51431">
        <w:rPr>
          <w:rStyle w:val="CommentReference"/>
        </w:rPr>
        <w:commentReference w:id="695"/>
      </w:r>
      <w:r w:rsidR="00A51431">
        <w:rPr>
          <w:szCs w:val="24"/>
        </w:rPr>
        <w:t xml:space="preserve">, </w:t>
      </w:r>
      <w:commentRangeStart w:id="696"/>
      <w:proofErr w:type="spellStart"/>
      <w:r w:rsidR="00A51431">
        <w:rPr>
          <w:szCs w:val="24"/>
        </w:rPr>
        <w:t>Garamszegi</w:t>
      </w:r>
      <w:proofErr w:type="spellEnd"/>
      <w:r w:rsidR="00A51431">
        <w:rPr>
          <w:szCs w:val="24"/>
        </w:rPr>
        <w:t xml:space="preserve"> 2006</w:t>
      </w:r>
      <w:commentRangeEnd w:id="696"/>
      <w:r w:rsidR="00A51431">
        <w:rPr>
          <w:rStyle w:val="CommentReference"/>
        </w:rPr>
        <w:commentReference w:id="696"/>
      </w:r>
      <w:r w:rsidR="00A51431">
        <w:rPr>
          <w:szCs w:val="24"/>
        </w:rPr>
        <w:t>)</w:t>
      </w:r>
      <w:r w:rsidR="00F7469B">
        <w:rPr>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when it is specialized (</w:t>
      </w:r>
      <w:commentRangeStart w:id="697"/>
      <w:r w:rsidR="00F7469B">
        <w:rPr>
          <w:szCs w:val="24"/>
        </w:rPr>
        <w:t>Ebert 1998</w:t>
      </w:r>
      <w:commentRangeEnd w:id="697"/>
      <w:r w:rsidR="006C3F5A">
        <w:rPr>
          <w:rStyle w:val="CommentReference"/>
        </w:rPr>
        <w:commentReference w:id="697"/>
      </w:r>
      <w:r w:rsidR="00F7469B">
        <w:rPr>
          <w:szCs w:val="24"/>
        </w:rPr>
        <w:t xml:space="preserve">). </w:t>
      </w:r>
      <w:r w:rsidR="006C3F5A">
        <w:rPr>
          <w:szCs w:val="24"/>
        </w:rPr>
        <w:t xml:space="preserve">However, fitness trade-offs are notoriously challenging to measure, </w:t>
      </w:r>
      <w:r>
        <w:rPr>
          <w:szCs w:val="24"/>
        </w:rPr>
        <w:t>so assessing the importance of such trade-offs to the evolution of host range in any large host-parasite dataset is practically impossible.</w:t>
      </w:r>
    </w:p>
    <w:p w14:paraId="796731CC" w14:textId="77777777" w:rsidR="00A51431" w:rsidRDefault="00A51431" w:rsidP="006473CD">
      <w:pPr>
        <w:rPr>
          <w:szCs w:val="24"/>
        </w:rPr>
      </w:pPr>
    </w:p>
    <w:p w14:paraId="629C32D3" w14:textId="399AD9F2" w:rsidR="00AD4348" w:rsidRDefault="003627AC" w:rsidP="006473CD">
      <w:pPr>
        <w:rPr>
          <w:szCs w:val="24"/>
        </w:rPr>
      </w:pPr>
      <w:r>
        <w:rPr>
          <w:szCs w:val="24"/>
        </w:rPr>
        <w:t>As such, many other</w:t>
      </w:r>
      <w:r w:rsidR="00D403BC">
        <w:rPr>
          <w:szCs w:val="24"/>
        </w:rPr>
        <w:t xml:space="preserve"> more easily quantifiable</w:t>
      </w:r>
      <w:r>
        <w:rPr>
          <w:szCs w:val="24"/>
        </w:rPr>
        <w:t xml:space="preserve"> factors have been put forward as plausible determinants of host range (see reviews in </w:t>
      </w:r>
      <w:commentRangeStart w:id="698"/>
      <w:proofErr w:type="spellStart"/>
      <w:r>
        <w:rPr>
          <w:szCs w:val="24"/>
        </w:rPr>
        <w:t>Poulin</w:t>
      </w:r>
      <w:proofErr w:type="spellEnd"/>
      <w:r>
        <w:rPr>
          <w:szCs w:val="24"/>
        </w:rPr>
        <w:t xml:space="preserve"> 2011</w:t>
      </w:r>
      <w:commentRangeEnd w:id="698"/>
      <w:r>
        <w:rPr>
          <w:rStyle w:val="CommentReference"/>
        </w:rPr>
        <w:commentReference w:id="698"/>
      </w:r>
      <w:r>
        <w:rPr>
          <w:szCs w:val="24"/>
        </w:rPr>
        <w:t xml:space="preserve">, </w:t>
      </w:r>
      <w:commentRangeStart w:id="699"/>
      <w:proofErr w:type="spellStart"/>
      <w:r>
        <w:rPr>
          <w:szCs w:val="24"/>
        </w:rPr>
        <w:t>Schmid-Hempel</w:t>
      </w:r>
      <w:proofErr w:type="spellEnd"/>
      <w:r>
        <w:rPr>
          <w:szCs w:val="24"/>
        </w:rPr>
        <w:t xml:space="preserve"> 201</w:t>
      </w:r>
      <w:del w:id="700" w:author="Clay Cressler" w:date="2016-07-14T12:55:00Z">
        <w:r w:rsidDel="005A2329">
          <w:rPr>
            <w:szCs w:val="24"/>
          </w:rPr>
          <w:delText>3</w:delText>
        </w:r>
        <w:commentRangeEnd w:id="699"/>
        <w:r w:rsidDel="005A2329">
          <w:rPr>
            <w:rStyle w:val="CommentReference"/>
          </w:rPr>
          <w:commentReference w:id="699"/>
        </w:r>
        <w:r w:rsidR="00AD4348" w:rsidDel="005A2329">
          <w:rPr>
            <w:szCs w:val="24"/>
          </w:rPr>
          <w:delText>)</w:delText>
        </w:r>
      </w:del>
      <w:ins w:id="701" w:author="Clay Cressler" w:date="2016-07-14T12:55:00Z">
        <w:r w:rsidR="005A2329">
          <w:rPr>
            <w:szCs w:val="24"/>
          </w:rPr>
          <w:t>1</w:t>
        </w:r>
      </w:ins>
      <w:r w:rsidR="00AD4348">
        <w:rPr>
          <w:szCs w:val="24"/>
        </w:rPr>
        <w:t>, such as phylogenetic constraint, transmission mode, virulence, host availability, and host immunity. Each of these factors likely influences the trade-off between host range and fitness in each host. For example, host range might be influenced by phylogeny if there the fitness cost of infecting multiple hosts is lower when the hosts are closely related (</w:t>
      </w:r>
      <w:commentRangeStart w:id="702"/>
      <w:proofErr w:type="spellStart"/>
      <w:r w:rsidR="00AD4348">
        <w:rPr>
          <w:szCs w:val="24"/>
        </w:rPr>
        <w:t>Poulin</w:t>
      </w:r>
      <w:proofErr w:type="spellEnd"/>
      <w:r w:rsidR="00AD4348">
        <w:rPr>
          <w:szCs w:val="24"/>
        </w:rPr>
        <w:t xml:space="preserve"> 1992</w:t>
      </w:r>
      <w:commentRangeEnd w:id="702"/>
      <w:r w:rsidR="00AD4348">
        <w:rPr>
          <w:rStyle w:val="CommentReference"/>
        </w:rPr>
        <w:commentReference w:id="702"/>
      </w:r>
      <w:r w:rsidR="00AD4348">
        <w:rPr>
          <w:szCs w:val="24"/>
        </w:rPr>
        <w:t xml:space="preserve">). And while each of these factors has some empirical support, it is unclear how general any one of them might be. </w:t>
      </w:r>
    </w:p>
    <w:p w14:paraId="365188FA" w14:textId="77777777" w:rsidR="00AD4348" w:rsidRDefault="00AD4348" w:rsidP="006473CD">
      <w:pPr>
        <w:rPr>
          <w:szCs w:val="24"/>
        </w:rPr>
      </w:pPr>
    </w:p>
    <w:p w14:paraId="5CEBFDA8" w14:textId="1BC606CF" w:rsidR="00E10E83" w:rsidRDefault="00AD4348" w:rsidP="006473CD">
      <w:pPr>
        <w:rPr>
          <w:szCs w:val="24"/>
        </w:rPr>
      </w:pPr>
      <w:r>
        <w:rPr>
          <w:szCs w:val="24"/>
        </w:rPr>
        <w:t>However, in almost all cases</w:t>
      </w:r>
      <w:r w:rsidR="00E10E83">
        <w:rPr>
          <w:szCs w:val="24"/>
        </w:rPr>
        <w:t xml:space="preserve">, the models explaining how </w:t>
      </w:r>
      <w:r w:rsidR="00D403BC">
        <w:rPr>
          <w:szCs w:val="24"/>
        </w:rPr>
        <w:t>a proposed factor</w:t>
      </w:r>
      <w:r w:rsidR="00E10E83">
        <w:rPr>
          <w:szCs w:val="24"/>
        </w:rPr>
        <w:t xml:space="preserve"> </w:t>
      </w:r>
      <w:r w:rsidR="00D403BC">
        <w:rPr>
          <w:szCs w:val="24"/>
        </w:rPr>
        <w:t xml:space="preserve">is thought to </w:t>
      </w:r>
      <w:r w:rsidR="00E10E83">
        <w:rPr>
          <w:szCs w:val="24"/>
        </w:rPr>
        <w:t>affect host range evolution are verbal</w:t>
      </w:r>
      <w:r w:rsidR="00E8526D">
        <w:rPr>
          <w:szCs w:val="24"/>
        </w:rPr>
        <w:t xml:space="preserve">. </w:t>
      </w:r>
      <w:r w:rsidR="007237AD">
        <w:rPr>
          <w:szCs w:val="24"/>
        </w:rPr>
        <w:t xml:space="preserve">While these verbal </w:t>
      </w:r>
      <w:r w:rsidR="003627AC">
        <w:rPr>
          <w:szCs w:val="24"/>
        </w:rPr>
        <w:t>models</w:t>
      </w:r>
      <w:r w:rsidR="007237AD">
        <w:rPr>
          <w:szCs w:val="24"/>
        </w:rPr>
        <w:t xml:space="preserve"> are often intuitively appealing, it is difficult for such </w:t>
      </w:r>
      <w:r w:rsidR="00D403BC">
        <w:rPr>
          <w:szCs w:val="24"/>
        </w:rPr>
        <w:t>models</w:t>
      </w:r>
      <w:r w:rsidR="007237AD">
        <w:rPr>
          <w:szCs w:val="24"/>
        </w:rPr>
        <w:t xml:space="preserve"> to consider the dynamical feedbacks that can occur between factors, which can ultimately impact the validity and generality of the model predictions. Thus, a</w:t>
      </w:r>
      <w:r w:rsidR="00E8526D">
        <w:rPr>
          <w:szCs w:val="24"/>
        </w:rPr>
        <w:t xml:space="preserve">n important benefit of studying host range evolution using mathematical models is that the analysis can help illuminate the strengths and weaknesses of </w:t>
      </w:r>
      <w:r w:rsidR="007237AD">
        <w:rPr>
          <w:szCs w:val="24"/>
        </w:rPr>
        <w:t xml:space="preserve">such </w:t>
      </w:r>
      <w:r w:rsidR="00E8526D">
        <w:rPr>
          <w:szCs w:val="24"/>
        </w:rPr>
        <w:t>verbal theories.</w:t>
      </w:r>
    </w:p>
    <w:p w14:paraId="3BBD91BF" w14:textId="77777777" w:rsidR="009872BF" w:rsidRDefault="009872BF" w:rsidP="006473CD">
      <w:pPr>
        <w:rPr>
          <w:szCs w:val="24"/>
        </w:rPr>
      </w:pPr>
    </w:p>
    <w:p w14:paraId="106D9EBF" w14:textId="77777777" w:rsidR="00980835" w:rsidRDefault="00E30056" w:rsidP="006D21D6">
      <w:pPr>
        <w:rPr>
          <w:szCs w:val="24"/>
        </w:rPr>
      </w:pPr>
      <w:r>
        <w:rPr>
          <w:szCs w:val="24"/>
        </w:rPr>
        <w:t xml:space="preserve">For example, </w:t>
      </w:r>
      <w:r w:rsidR="007057DB">
        <w:rPr>
          <w:szCs w:val="24"/>
        </w:rPr>
        <w:t xml:space="preserve">previous authors have suggested </w:t>
      </w:r>
      <w:r w:rsidR="00915A40">
        <w:rPr>
          <w:szCs w:val="24"/>
        </w:rPr>
        <w:t xml:space="preserve">both </w:t>
      </w:r>
      <w:r w:rsidR="007057DB">
        <w:rPr>
          <w:szCs w:val="24"/>
        </w:rPr>
        <w:t>that host specificity (a narrow range) is more likely to evolve when hosts are abundant</w:t>
      </w:r>
      <w:r w:rsidR="00915A40">
        <w:rPr>
          <w:szCs w:val="24"/>
        </w:rPr>
        <w:t xml:space="preserve"> </w:t>
      </w:r>
      <w:r w:rsidR="006D21D6">
        <w:rPr>
          <w:szCs w:val="24"/>
        </w:rPr>
        <w:t>because increased abundance increases the probability that a specialist will encounter its host (</w:t>
      </w:r>
      <w:commentRangeStart w:id="703"/>
      <w:proofErr w:type="spellStart"/>
      <w:r w:rsidR="005B51B0">
        <w:rPr>
          <w:szCs w:val="24"/>
        </w:rPr>
        <w:t>Combes</w:t>
      </w:r>
      <w:proofErr w:type="spellEnd"/>
      <w:r w:rsidR="005B51B0">
        <w:rPr>
          <w:szCs w:val="24"/>
        </w:rPr>
        <w:t xml:space="preserve"> 2001</w:t>
      </w:r>
      <w:commentRangeEnd w:id="703"/>
      <w:r w:rsidR="005B51B0">
        <w:rPr>
          <w:rStyle w:val="CommentReference"/>
        </w:rPr>
        <w:commentReference w:id="703"/>
      </w:r>
      <w:r w:rsidR="005B51B0">
        <w:rPr>
          <w:szCs w:val="24"/>
        </w:rPr>
        <w:t>,</w:t>
      </w:r>
      <w:commentRangeStart w:id="704"/>
      <w:r w:rsidR="006D21D6">
        <w:rPr>
          <w:szCs w:val="24"/>
        </w:rPr>
        <w:t>Ward 1992</w:t>
      </w:r>
      <w:commentRangeEnd w:id="704"/>
      <w:r w:rsidR="006D21D6">
        <w:rPr>
          <w:rStyle w:val="CommentReference"/>
        </w:rPr>
        <w:commentReference w:id="704"/>
      </w:r>
      <w:r w:rsidR="005B51B0">
        <w:rPr>
          <w:szCs w:val="24"/>
        </w:rPr>
        <w:t xml:space="preserve">). </w:t>
      </w:r>
      <w:r w:rsidR="00980835">
        <w:rPr>
          <w:szCs w:val="24"/>
        </w:rPr>
        <w:t>Our</w:t>
      </w:r>
      <w:r w:rsidR="00D335E5">
        <w:rPr>
          <w:szCs w:val="24"/>
        </w:rPr>
        <w:t xml:space="preserve"> model analyse</w:t>
      </w:r>
      <w:r w:rsidR="005B51B0">
        <w:rPr>
          <w:szCs w:val="24"/>
        </w:rPr>
        <w:t>s reve</w:t>
      </w:r>
      <w:r w:rsidR="00D335E5">
        <w:rPr>
          <w:szCs w:val="24"/>
        </w:rPr>
        <w:t>al</w:t>
      </w:r>
      <w:r w:rsidR="00034292">
        <w:rPr>
          <w:szCs w:val="24"/>
        </w:rPr>
        <w:t xml:space="preserve"> that host abundance </w:t>
      </w:r>
      <w:r w:rsidR="005B51B0">
        <w:rPr>
          <w:szCs w:val="24"/>
        </w:rPr>
        <w:t xml:space="preserve">is unlikely to be </w:t>
      </w:r>
      <w:r w:rsidR="00396C20">
        <w:rPr>
          <w:szCs w:val="24"/>
        </w:rPr>
        <w:t xml:space="preserve">directly relevant to </w:t>
      </w:r>
      <w:r w:rsidR="005B51B0">
        <w:rPr>
          <w:szCs w:val="24"/>
        </w:rPr>
        <w:t xml:space="preserve">the evolution of host range. </w:t>
      </w:r>
      <w:r w:rsidR="00396C20">
        <w:rPr>
          <w:szCs w:val="24"/>
        </w:rPr>
        <w:t xml:space="preserve">This is because parasite fitness </w:t>
      </w:r>
      <w:r w:rsidR="00D335E5">
        <w:rPr>
          <w:szCs w:val="24"/>
        </w:rPr>
        <w:t>depends</w:t>
      </w:r>
      <w:r w:rsidR="00396C20">
        <w:rPr>
          <w:szCs w:val="24"/>
        </w:rPr>
        <w:t xml:space="preserve"> not </w:t>
      </w:r>
      <w:r w:rsidR="00D335E5">
        <w:rPr>
          <w:szCs w:val="24"/>
        </w:rPr>
        <w:t xml:space="preserve">on </w:t>
      </w:r>
      <w:r w:rsidR="00396C20">
        <w:rPr>
          <w:szCs w:val="24"/>
        </w:rPr>
        <w:t xml:space="preserve">the total abundance of hosts, but </w:t>
      </w:r>
      <w:r w:rsidR="00D335E5">
        <w:rPr>
          <w:szCs w:val="24"/>
        </w:rPr>
        <w:t xml:space="preserve">on </w:t>
      </w:r>
      <w:r w:rsidR="00396C20">
        <w:rPr>
          <w:szCs w:val="24"/>
        </w:rPr>
        <w:t xml:space="preserve">the abundance of </w:t>
      </w:r>
      <w:r w:rsidR="00396C20">
        <w:rPr>
          <w:i/>
          <w:szCs w:val="24"/>
        </w:rPr>
        <w:t xml:space="preserve">susceptible </w:t>
      </w:r>
      <w:r w:rsidR="00396C20">
        <w:rPr>
          <w:szCs w:val="24"/>
        </w:rPr>
        <w:t>hosts. The dynamical feedbacks between the host and parasite</w:t>
      </w:r>
      <w:r w:rsidR="00D335E5">
        <w:rPr>
          <w:szCs w:val="24"/>
        </w:rPr>
        <w:t xml:space="preserve"> in these models</w:t>
      </w:r>
      <w:r w:rsidR="00396C20">
        <w:rPr>
          <w:szCs w:val="24"/>
        </w:rPr>
        <w:t xml:space="preserve"> cause the abundance of susceptible hosts to depend on parasite traits, rather than host traits like carrying capacity. Thus whether a generalist parasite can invade does not depend directly on host abundance, which can be seen from the fact that carrying capacity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396C20">
        <w:rPr>
          <w:szCs w:val="24"/>
        </w:rPr>
        <w:t xml:space="preserve"> rarely appears in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396C20">
        <w:rPr>
          <w:szCs w:val="24"/>
        </w:rPr>
        <w:t xml:space="preserve"> values presented in </w:t>
      </w:r>
      <w:r w:rsidR="00396C20">
        <w:rPr>
          <w:szCs w:val="24"/>
        </w:rPr>
        <w:lastRenderedPageBreak/>
        <w:t xml:space="preserve">Table 2. </w:t>
      </w:r>
      <w:r w:rsidR="005B51B0">
        <w:rPr>
          <w:szCs w:val="24"/>
        </w:rPr>
        <w:t xml:space="preserve">The exception is when the parasite actively seeks out hosts, but cannot discriminate between infected hosts (which are a dead-end for those parasites) and susceptible hosts. In that case, generalists are more easily able to invade when </w:t>
      </w:r>
      <w:r w:rsidR="002D71EF">
        <w:rPr>
          <w:szCs w:val="24"/>
        </w:rPr>
        <w:t xml:space="preserve">there is a high probability that a parasite will be lost from the system (i.e., </w:t>
      </w:r>
      <m:oMath>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oMath>
      <w:r w:rsidR="002D71EF">
        <w:rPr>
          <w:szCs w:val="24"/>
        </w:rPr>
        <w:t xml:space="preserve"> is large). Turning that prediction around, specialist parasites will be favoured when it is likely that they are able to come in contact with a host, as suggested by </w:t>
      </w:r>
      <w:r w:rsidR="00980835">
        <w:rPr>
          <w:szCs w:val="24"/>
        </w:rPr>
        <w:t>the verbal theory</w:t>
      </w:r>
      <w:r w:rsidR="002D71EF">
        <w:rPr>
          <w:szCs w:val="24"/>
        </w:rPr>
        <w:t>.</w:t>
      </w:r>
      <w:r w:rsidR="00980835">
        <w:rPr>
          <w:szCs w:val="24"/>
        </w:rPr>
        <w:t xml:space="preserve"> </w:t>
      </w:r>
    </w:p>
    <w:p w14:paraId="586FB5A4" w14:textId="77777777" w:rsidR="00980835" w:rsidRDefault="00980835" w:rsidP="006D21D6">
      <w:pPr>
        <w:rPr>
          <w:szCs w:val="24"/>
        </w:rPr>
      </w:pPr>
    </w:p>
    <w:p w14:paraId="32BCD3C5" w14:textId="0A2DD6A0" w:rsidR="006B370F" w:rsidRDefault="006B370F" w:rsidP="006B370F">
      <w:pPr>
        <w:rPr>
          <w:szCs w:val="24"/>
        </w:rPr>
      </w:pPr>
      <w:r>
        <w:rPr>
          <w:szCs w:val="24"/>
        </w:rPr>
        <w:t xml:space="preserve">There are few host-parasite datasets with the reliable estimates of host abundance needed to directly analyse the relationship between host abundance and parasite specialization. </w:t>
      </w:r>
      <w:commentRangeStart w:id="705"/>
      <w:r>
        <w:rPr>
          <w:szCs w:val="24"/>
        </w:rPr>
        <w:t>V</w:t>
      </w:r>
      <m:oMath>
        <m:acc>
          <m:accPr>
            <m:chr m:val="́"/>
            <m:ctrlPr>
              <w:rPr>
                <w:rFonts w:ascii="Cambria Math" w:hAnsi="Cambria Math"/>
                <w:i/>
                <w:szCs w:val="24"/>
              </w:rPr>
            </m:ctrlPr>
          </m:accPr>
          <m:e>
            <m:r>
              <m:rPr>
                <m:sty m:val="p"/>
              </m:rPr>
              <w:rPr>
                <w:rFonts w:ascii="Cambria Math" w:hAnsi="Cambria Math"/>
                <w:szCs w:val="24"/>
              </w:rPr>
              <m:t>a</m:t>
            </m:r>
          </m:e>
        </m:acc>
      </m:oMath>
      <w:r>
        <w:rPr>
          <w:szCs w:val="24"/>
        </w:rPr>
        <w:t>zquez et al. []</w:t>
      </w:r>
      <w:commentRangeEnd w:id="705"/>
      <w:r>
        <w:rPr>
          <w:rStyle w:val="CommentReference"/>
        </w:rPr>
        <w:commentReference w:id="705"/>
      </w:r>
      <w:r>
        <w:rPr>
          <w:szCs w:val="24"/>
        </w:rPr>
        <w:t xml:space="preserve"> analysed host-parasite interaction networks from 32 ecological communities (7 fish-metazoan parasite datasets, 25 mammal-flea datasets) to show that specialists are more likely to be infecting abundant hosts. Specifically, they showed that the empirically observed distribution of specialism across the networks could be reproduced using a null model of network assembly that assumed that the probability of a link between a randomly chosen host-parasite pair was proportional to the host abundance. In other words, Vazquez et al. showed that abundant hosts are likely to be infected by a large number of parasites, which will include many specialists, whereas </w:t>
      </w:r>
      <w:proofErr w:type="gramStart"/>
      <w:r>
        <w:rPr>
          <w:szCs w:val="24"/>
        </w:rPr>
        <w:t>less abundant hosts will only be infected by generalists</w:t>
      </w:r>
      <w:proofErr w:type="gramEnd"/>
      <w:r>
        <w:rPr>
          <w:szCs w:val="24"/>
        </w:rPr>
        <w:t xml:space="preserve">. </w:t>
      </w:r>
    </w:p>
    <w:p w14:paraId="1114EAAF" w14:textId="77777777" w:rsidR="006B370F" w:rsidRDefault="006B370F" w:rsidP="006B370F">
      <w:pPr>
        <w:rPr>
          <w:szCs w:val="24"/>
        </w:rPr>
      </w:pPr>
    </w:p>
    <w:p w14:paraId="6A7C054D" w14:textId="5EAB11B5" w:rsidR="006B370F" w:rsidRDefault="006B370F" w:rsidP="00787F2D">
      <w:pPr>
        <w:rPr>
          <w:szCs w:val="24"/>
        </w:rPr>
      </w:pPr>
      <w:r>
        <w:rPr>
          <w:szCs w:val="24"/>
        </w:rPr>
        <w:t>It is important to point out that this analysis is difficult to connect with our modelling results, as Vazquez et al. is an analysis of an existing network, whereas our model is better thought of as an attempt to understand how</w:t>
      </w:r>
      <w:r w:rsidR="00787F2D">
        <w:rPr>
          <w:szCs w:val="24"/>
        </w:rPr>
        <w:t xml:space="preserve"> such a network might assemble. Moreover, </w:t>
      </w:r>
      <w:r>
        <w:rPr>
          <w:szCs w:val="24"/>
        </w:rPr>
        <w:t>we did not look at the fates of the specialist parasite in our analysis. Even when a generalist parasite can invade, it does not necessarily dis</w:t>
      </w:r>
      <w:r w:rsidR="00787F2D">
        <w:rPr>
          <w:szCs w:val="24"/>
        </w:rPr>
        <w:t xml:space="preserve">place the specialist parasites – it is possible that the generalist and specialist could coexist, which would then raise questions about the dynamics of </w:t>
      </w:r>
      <w:proofErr w:type="spellStart"/>
      <w:r w:rsidR="00787F2D">
        <w:rPr>
          <w:szCs w:val="24"/>
        </w:rPr>
        <w:t>coinfection</w:t>
      </w:r>
      <w:proofErr w:type="spellEnd"/>
      <w:r w:rsidR="00787F2D">
        <w:rPr>
          <w:szCs w:val="24"/>
        </w:rPr>
        <w:t>. Analysis of such models would likely be a useful avenue for future research, but is beyond the scope of this work.</w:t>
      </w:r>
    </w:p>
    <w:p w14:paraId="7909E5A6" w14:textId="77777777" w:rsidR="006B370F" w:rsidRDefault="006B370F" w:rsidP="006D21D6">
      <w:pPr>
        <w:rPr>
          <w:szCs w:val="24"/>
        </w:rPr>
      </w:pPr>
    </w:p>
    <w:p w14:paraId="538AF4AA" w14:textId="3ABAD0E7" w:rsidR="00787F2D" w:rsidRDefault="00396C20" w:rsidP="006D21D6">
      <w:pPr>
        <w:rPr>
          <w:szCs w:val="24"/>
        </w:rPr>
      </w:pPr>
      <w:r>
        <w:rPr>
          <w:szCs w:val="24"/>
        </w:rPr>
        <w:t xml:space="preserve">However, our model analyses do support the </w:t>
      </w:r>
      <w:r w:rsidR="00D335E5">
        <w:rPr>
          <w:szCs w:val="24"/>
        </w:rPr>
        <w:t xml:space="preserve">general </w:t>
      </w:r>
      <w:r>
        <w:rPr>
          <w:szCs w:val="24"/>
        </w:rPr>
        <w:t xml:space="preserve">prediction </w:t>
      </w:r>
      <w:r w:rsidR="00D335E5">
        <w:rPr>
          <w:szCs w:val="24"/>
        </w:rPr>
        <w:t>that specialists are more likely to be infecting abundant species. Almost all of the models we analysed predicted that gen</w:t>
      </w:r>
      <w:r w:rsidR="00787F2D">
        <w:rPr>
          <w:szCs w:val="24"/>
        </w:rPr>
        <w:t xml:space="preserve">eralists are more likely to be able to invade the system when hosts are large-bodied, </w:t>
      </w:r>
      <w:r w:rsidR="00D335E5">
        <w:rPr>
          <w:szCs w:val="24"/>
        </w:rPr>
        <w:t>and there is strong empirical evidence for a negative relationship between abundance and body size [</w:t>
      </w:r>
      <w:ins w:id="706" w:author="JG Walker" w:date="2016-07-01T13:55:00Z">
        <w:r w:rsidR="000E617C">
          <w:rPr>
            <w:szCs w:val="24"/>
          </w:rPr>
          <w:fldChar w:fldCharType="begin" w:fldLock="1"/>
        </w:r>
      </w:ins>
      <w:r w:rsidR="000E617C">
        <w:rPr>
          <w:szCs w:val="24"/>
        </w:rPr>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rPr>
          <w:szCs w:val="24"/>
        </w:rPr>
        <w:fldChar w:fldCharType="separate"/>
      </w:r>
      <w:r w:rsidR="000E617C" w:rsidRPr="000E617C">
        <w:rPr>
          <w:noProof/>
          <w:szCs w:val="24"/>
        </w:rPr>
        <w:t>[28]</w:t>
      </w:r>
      <w:ins w:id="707" w:author="JG Walker" w:date="2016-07-01T13:55:00Z">
        <w:r w:rsidR="000E617C">
          <w:rPr>
            <w:szCs w:val="24"/>
          </w:rPr>
          <w:fldChar w:fldCharType="end"/>
        </w:r>
      </w:ins>
      <w:del w:id="708" w:author="JG Walker" w:date="2016-07-01T13:55:00Z">
        <w:r w:rsidR="00D335E5" w:rsidDel="000E617C">
          <w:rPr>
            <w:szCs w:val="24"/>
          </w:rPr>
          <w:delText>28</w:delText>
        </w:r>
      </w:del>
      <w:r w:rsidR="00D335E5">
        <w:rPr>
          <w:szCs w:val="24"/>
        </w:rPr>
        <w:t>]. However, the reason for this prediction has nothing to do with the abundance of the host, but instead with the fact that shedding rates are reduced (and mortality rates elevated) in smaller hosts, making it more difficult for a generalist to succeed.</w:t>
      </w:r>
    </w:p>
    <w:p w14:paraId="5E5ACC78" w14:textId="77777777" w:rsidR="00787F2D" w:rsidRDefault="00787F2D" w:rsidP="006D21D6">
      <w:pPr>
        <w:rPr>
          <w:szCs w:val="24"/>
        </w:rPr>
      </w:pPr>
    </w:p>
    <w:p w14:paraId="2EA07D40" w14:textId="608A6C0E" w:rsidR="009872BF" w:rsidRDefault="00787F2D" w:rsidP="006D21D6">
      <w:pPr>
        <w:rPr>
          <w:szCs w:val="24"/>
        </w:rPr>
      </w:pPr>
      <w:r>
        <w:rPr>
          <w:szCs w:val="24"/>
        </w:rPr>
        <w:t>Interestingly, previous verbal models for host range evolution have suggested the correlation between host range and host body size should work in the opposi</w:t>
      </w:r>
      <w:r w:rsidR="00161F5E">
        <w:rPr>
          <w:szCs w:val="24"/>
        </w:rPr>
        <w:t>te direction, with high host specificity evolving when hosts are large-bodied (</w:t>
      </w:r>
      <w:commentRangeStart w:id="709"/>
      <w:proofErr w:type="spellStart"/>
      <w:r w:rsidR="00161F5E">
        <w:rPr>
          <w:szCs w:val="24"/>
        </w:rPr>
        <w:t>Krasnov</w:t>
      </w:r>
      <w:proofErr w:type="spellEnd"/>
      <w:r w:rsidR="00161F5E">
        <w:rPr>
          <w:szCs w:val="24"/>
        </w:rPr>
        <w:t xml:space="preserve"> et al. 2006</w:t>
      </w:r>
      <w:commentRangeEnd w:id="709"/>
      <w:r w:rsidR="00161F5E">
        <w:rPr>
          <w:rStyle w:val="CommentReference"/>
        </w:rPr>
        <w:commentReference w:id="709"/>
      </w:r>
      <w:r w:rsidR="00161F5E">
        <w:rPr>
          <w:szCs w:val="24"/>
        </w:rPr>
        <w:t xml:space="preserve">). The explanation given for this prediction is that large-bodied species are more predictable </w:t>
      </w:r>
      <w:r w:rsidR="00351824">
        <w:rPr>
          <w:szCs w:val="24"/>
        </w:rPr>
        <w:t>in their availability</w:t>
      </w:r>
      <w:r w:rsidR="00161F5E">
        <w:rPr>
          <w:szCs w:val="24"/>
        </w:rPr>
        <w:t xml:space="preserve"> because they are longer-lived than smaller-bodied hosts. However, </w:t>
      </w:r>
      <w:r w:rsidR="00351824">
        <w:rPr>
          <w:szCs w:val="24"/>
        </w:rPr>
        <w:t xml:space="preserve">the predictability of a resource  (in this case, the host) depends on the probability of encountering that resource (Ward 1992), which is determined not by resource lifespan but by abundance. Thus the observed </w:t>
      </w:r>
      <w:proofErr w:type="spellStart"/>
      <w:r w:rsidR="00351824">
        <w:rPr>
          <w:szCs w:val="24"/>
        </w:rPr>
        <w:t>allometric</w:t>
      </w:r>
      <w:proofErr w:type="spellEnd"/>
      <w:r w:rsidR="00351824">
        <w:rPr>
          <w:szCs w:val="24"/>
        </w:rPr>
        <w:t xml:space="preserve"> relationship between body size and abundance would seem to run counter to this verbal model. Nevertheless, </w:t>
      </w:r>
      <w:r w:rsidR="00C6115E">
        <w:rPr>
          <w:szCs w:val="24"/>
        </w:rPr>
        <w:t xml:space="preserve">several studies have shown a negative correlation between mean or maximum host body size and </w:t>
      </w:r>
      <w:proofErr w:type="spellStart"/>
      <w:r w:rsidR="00C6115E">
        <w:rPr>
          <w:szCs w:val="24"/>
        </w:rPr>
        <w:t>generalism</w:t>
      </w:r>
      <w:proofErr w:type="spellEnd"/>
      <w:r w:rsidR="00C6115E">
        <w:rPr>
          <w:szCs w:val="24"/>
        </w:rPr>
        <w:t xml:space="preserve"> (</w:t>
      </w:r>
      <w:commentRangeStart w:id="710"/>
      <w:proofErr w:type="spellStart"/>
      <w:r w:rsidR="00C6115E">
        <w:rPr>
          <w:szCs w:val="24"/>
        </w:rPr>
        <w:t>Sasal</w:t>
      </w:r>
      <w:proofErr w:type="spellEnd"/>
      <w:r w:rsidR="00C6115E">
        <w:rPr>
          <w:szCs w:val="24"/>
        </w:rPr>
        <w:t xml:space="preserve"> et al. 1999, </w:t>
      </w:r>
      <w:proofErr w:type="spellStart"/>
      <w:r w:rsidR="00C6115E">
        <w:rPr>
          <w:szCs w:val="24"/>
        </w:rPr>
        <w:t>Desdevises</w:t>
      </w:r>
      <w:proofErr w:type="spellEnd"/>
      <w:r w:rsidR="00C6115E">
        <w:rPr>
          <w:szCs w:val="24"/>
        </w:rPr>
        <w:t xml:space="preserve"> et al. 2002</w:t>
      </w:r>
      <w:commentRangeEnd w:id="710"/>
      <w:r w:rsidR="00C6115E">
        <w:rPr>
          <w:rStyle w:val="CommentReference"/>
        </w:rPr>
        <w:commentReference w:id="710"/>
      </w:r>
      <w:r w:rsidR="00C6115E">
        <w:rPr>
          <w:szCs w:val="24"/>
        </w:rPr>
        <w:t xml:space="preserve">, </w:t>
      </w:r>
      <w:proofErr w:type="spellStart"/>
      <w:r w:rsidR="00C6115E">
        <w:rPr>
          <w:szCs w:val="24"/>
        </w:rPr>
        <w:t>Krasnov</w:t>
      </w:r>
      <w:proofErr w:type="spellEnd"/>
      <w:r w:rsidR="00C6115E">
        <w:rPr>
          <w:szCs w:val="24"/>
        </w:rPr>
        <w:t xml:space="preserve"> et al. 2006). However, </w:t>
      </w:r>
      <w:r w:rsidR="008D73A7">
        <w:rPr>
          <w:szCs w:val="24"/>
        </w:rPr>
        <w:t>there are some challenges in comparing these data to our own study. For two of these studies, most of the parasites considered were specialists (</w:t>
      </w:r>
      <w:proofErr w:type="spellStart"/>
      <w:r w:rsidR="008D73A7">
        <w:rPr>
          <w:szCs w:val="24"/>
        </w:rPr>
        <w:t>Sasal</w:t>
      </w:r>
      <w:proofErr w:type="spellEnd"/>
      <w:r w:rsidR="008D73A7">
        <w:rPr>
          <w:szCs w:val="24"/>
        </w:rPr>
        <w:t xml:space="preserve"> et al.: 51/74; </w:t>
      </w:r>
      <w:proofErr w:type="spellStart"/>
      <w:r w:rsidR="008D73A7">
        <w:rPr>
          <w:szCs w:val="24"/>
        </w:rPr>
        <w:t>Desdevises</w:t>
      </w:r>
      <w:proofErr w:type="spellEnd"/>
      <w:r w:rsidR="008D73A7">
        <w:rPr>
          <w:szCs w:val="24"/>
        </w:rPr>
        <w:t xml:space="preserve"> et al: 12/21) and the measures </w:t>
      </w:r>
      <w:r w:rsidR="00BB40DA">
        <w:rPr>
          <w:szCs w:val="24"/>
        </w:rPr>
        <w:t xml:space="preserve">of </w:t>
      </w:r>
      <w:proofErr w:type="spellStart"/>
      <w:r w:rsidR="00BB40DA">
        <w:rPr>
          <w:szCs w:val="24"/>
        </w:rPr>
        <w:t>generalism</w:t>
      </w:r>
      <w:proofErr w:type="spellEnd"/>
      <w:r w:rsidR="00BB40DA">
        <w:rPr>
          <w:szCs w:val="24"/>
        </w:rPr>
        <w:t xml:space="preserve"> were </w:t>
      </w:r>
      <w:r w:rsidR="00CE7924">
        <w:rPr>
          <w:szCs w:val="24"/>
        </w:rPr>
        <w:t>coarser</w:t>
      </w:r>
      <w:r w:rsidR="00BB40DA">
        <w:rPr>
          <w:szCs w:val="24"/>
        </w:rPr>
        <w:t xml:space="preserve"> than in our analysis (</w:t>
      </w:r>
      <w:proofErr w:type="spellStart"/>
      <w:r w:rsidR="00BB40DA">
        <w:rPr>
          <w:szCs w:val="24"/>
        </w:rPr>
        <w:t>Sasal</w:t>
      </w:r>
      <w:proofErr w:type="spellEnd"/>
      <w:r w:rsidR="00BB40DA">
        <w:rPr>
          <w:szCs w:val="24"/>
        </w:rPr>
        <w:t xml:space="preserve"> et al: degree only; </w:t>
      </w:r>
      <w:proofErr w:type="spellStart"/>
      <w:r w:rsidR="00BB40DA">
        <w:rPr>
          <w:szCs w:val="24"/>
        </w:rPr>
        <w:t>Desdevises</w:t>
      </w:r>
      <w:proofErr w:type="spellEnd"/>
      <w:r w:rsidR="00BB40DA">
        <w:rPr>
          <w:szCs w:val="24"/>
        </w:rPr>
        <w:t xml:space="preserve"> et al.: qualitative index of </w:t>
      </w:r>
      <w:proofErr w:type="spellStart"/>
      <w:r w:rsidR="00BB40DA">
        <w:rPr>
          <w:szCs w:val="24"/>
        </w:rPr>
        <w:t>generalism</w:t>
      </w:r>
      <w:proofErr w:type="spellEnd"/>
      <w:r w:rsidR="00BB40DA">
        <w:rPr>
          <w:szCs w:val="24"/>
        </w:rPr>
        <w:t xml:space="preserve">). </w:t>
      </w:r>
      <w:proofErr w:type="spellStart"/>
      <w:r w:rsidR="00BB40DA">
        <w:rPr>
          <w:szCs w:val="24"/>
        </w:rPr>
        <w:t>Krasnov</w:t>
      </w:r>
      <w:proofErr w:type="spellEnd"/>
      <w:r w:rsidR="00BB40DA">
        <w:rPr>
          <w:szCs w:val="24"/>
        </w:rPr>
        <w:t xml:space="preserve"> et al. 2006 showed a negative correlation only between mean host body size and the variance in SPD, a metric we did not calculate, as it is considered l</w:t>
      </w:r>
      <w:r w:rsidR="00CE7924">
        <w:rPr>
          <w:szCs w:val="24"/>
        </w:rPr>
        <w:t>ess informative than SPD [35].</w:t>
      </w:r>
    </w:p>
    <w:p w14:paraId="292ADA69" w14:textId="77777777" w:rsidR="009872BF" w:rsidRDefault="009872BF" w:rsidP="006D21D6">
      <w:pPr>
        <w:rPr>
          <w:szCs w:val="24"/>
        </w:rPr>
      </w:pPr>
    </w:p>
    <w:p w14:paraId="441BCA80" w14:textId="5A39E5A0" w:rsidR="005A5223" w:rsidRDefault="005A5223" w:rsidP="005A5223">
      <w:pPr>
        <w:rPr>
          <w:szCs w:val="24"/>
        </w:rPr>
      </w:pPr>
      <w:r>
        <w:rPr>
          <w:szCs w:val="24"/>
        </w:rPr>
        <w:t xml:space="preserve">Virulence is another factor that is thought to affect the evolution of host range. Simple verbal models would suggest that more virulent parasites are more likely to be specialists, as the fitness trade-off for </w:t>
      </w:r>
      <w:r>
        <w:rPr>
          <w:szCs w:val="24"/>
        </w:rPr>
        <w:lastRenderedPageBreak/>
        <w:t>infecting multiple hosts should be steeper (</w:t>
      </w:r>
      <w:proofErr w:type="spellStart"/>
      <w:r>
        <w:rPr>
          <w:szCs w:val="24"/>
        </w:rPr>
        <w:t>Schmid-Hempel</w:t>
      </w:r>
      <w:proofErr w:type="spellEnd"/>
      <w:r>
        <w:rPr>
          <w:szCs w:val="24"/>
        </w:rPr>
        <w:t xml:space="preserve"> 2013). We see evidence for that prediction with some of our models as well (Table 2), as increasing the value of host mortality </w:t>
      </w:r>
      <m:oMath>
        <m:r>
          <w:rPr>
            <w:rFonts w:ascii="Cambria Math" w:hAnsi="Cambria Math"/>
            <w:szCs w:val="24"/>
          </w:rPr>
          <m:t>μ</m:t>
        </m:r>
      </m:oMath>
      <w:r>
        <w:rPr>
          <w:szCs w:val="24"/>
        </w:rPr>
        <w:t xml:space="preserve"> would often act to decrease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However, models for the ev</w:t>
      </w:r>
      <w:proofErr w:type="spellStart"/>
      <w:r>
        <w:rPr>
          <w:szCs w:val="24"/>
        </w:rPr>
        <w:t>olution</w:t>
      </w:r>
      <w:proofErr w:type="spellEnd"/>
      <w:r>
        <w:rPr>
          <w:szCs w:val="24"/>
        </w:rPr>
        <w:t xml:space="preserve"> of virulence </w:t>
      </w:r>
      <w:r w:rsidR="007E1C3B">
        <w:rPr>
          <w:szCs w:val="24"/>
        </w:rPr>
        <w:t xml:space="preserve">often </w:t>
      </w:r>
      <w:r>
        <w:rPr>
          <w:szCs w:val="24"/>
        </w:rPr>
        <w:t>illustrate how feedbacks between host specificity and parasite fitness can drive non-intuitive</w:t>
      </w:r>
      <w:r w:rsidR="007E1C3B">
        <w:rPr>
          <w:szCs w:val="24"/>
        </w:rPr>
        <w:t xml:space="preserve"> outcomes (</w:t>
      </w:r>
      <w:commentRangeStart w:id="711"/>
      <w:r w:rsidR="007E1C3B">
        <w:rPr>
          <w:szCs w:val="24"/>
        </w:rPr>
        <w:t>Kirchner and Roy 2002</w:t>
      </w:r>
      <w:commentRangeEnd w:id="711"/>
      <w:r w:rsidR="007E1C3B">
        <w:rPr>
          <w:rStyle w:val="CommentReference"/>
        </w:rPr>
        <w:commentReference w:id="711"/>
      </w:r>
      <w:r>
        <w:rPr>
          <w:szCs w:val="24"/>
        </w:rPr>
        <w:t xml:space="preserve">). In our modelling framework, if shedding and virulence are linked (a possibility that we did not explore), then a more virulent generalist parasite might actually be more likely to invade. For example, from </w:t>
      </w:r>
      <w:r w:rsidR="007E1C3B">
        <w:rPr>
          <w:szCs w:val="24"/>
        </w:rPr>
        <w:t xml:space="preserve">Table 2,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E1C3B">
        <w:rPr>
          <w:szCs w:val="24"/>
        </w:rPr>
        <w:t xml:space="preserve"> of a generalist when there are two specialist parasites is </w:t>
      </w:r>
    </w:p>
    <w:p w14:paraId="487287B2" w14:textId="794EC476" w:rsidR="007E1C3B" w:rsidRDefault="00054085" w:rsidP="007E1C3B">
      <w:pPr>
        <w:rPr>
          <w:szCs w:val="24"/>
        </w:rPr>
      </w:pPr>
      <m:oMathPara>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7DC1E2B" w14:textId="6EFB286F" w:rsidR="007E1C3B" w:rsidRDefault="007E1C3B" w:rsidP="005A5223">
      <w:pPr>
        <w:rPr>
          <w:szCs w:val="24"/>
        </w:rPr>
      </w:pPr>
      <w:r>
        <w:rPr>
          <w:szCs w:val="24"/>
        </w:rPr>
        <w:t xml:space="preserve">If shedding rate is a function of virulence, then whether increased virulence increases or decreases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depends on the signs of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1</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2</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Pr>
          <w:szCs w:val="24"/>
        </w:rPr>
        <w:t xml:space="preserve">. If the increase in shedding with virulence is large enough, then the virulent generalist can invade. </w:t>
      </w:r>
    </w:p>
    <w:p w14:paraId="150A0FE7" w14:textId="77777777" w:rsidR="006D21D6" w:rsidRDefault="006D21D6" w:rsidP="006473CD">
      <w:pPr>
        <w:rPr>
          <w:szCs w:val="24"/>
        </w:rPr>
      </w:pPr>
    </w:p>
    <w:p w14:paraId="4B2BD8DF" w14:textId="77777777" w:rsidR="001243E9" w:rsidRPr="006473CD" w:rsidRDefault="001243E9" w:rsidP="006473CD">
      <w:pPr>
        <w:rPr>
          <w:szCs w:val="24"/>
        </w:rPr>
      </w:pPr>
    </w:p>
    <w:p w14:paraId="06948987" w14:textId="77777777" w:rsidR="0015787C" w:rsidRDefault="0015787C">
      <w:pPr>
        <w:rPr>
          <w:ins w:id="712" w:author="JG Walker" w:date="2016-07-01T13:48:00Z"/>
          <w:color w:val="323031"/>
          <w:szCs w:val="24"/>
        </w:rPr>
      </w:pPr>
      <w:ins w:id="713" w:author="JG Walker" w:date="2016-07-01T13:48:00Z">
        <w:r>
          <w:rPr>
            <w:color w:val="323031"/>
            <w:szCs w:val="24"/>
          </w:rPr>
          <w:br w:type="page"/>
        </w:r>
      </w:ins>
    </w:p>
    <w:p w14:paraId="6C2BC6AA" w14:textId="310E2454"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Additional Information</w:t>
      </w:r>
    </w:p>
    <w:p w14:paraId="667157EC" w14:textId="77777777" w:rsidR="006473CD" w:rsidRPr="006473CD" w:rsidRDefault="006473CD" w:rsidP="006473CD">
      <w:pPr>
        <w:rPr>
          <w:b/>
          <w:szCs w:val="24"/>
        </w:rPr>
      </w:pPr>
      <w:r w:rsidRPr="006473CD">
        <w:rPr>
          <w:b/>
          <w:szCs w:val="24"/>
        </w:rPr>
        <w:t xml:space="preserve">Information on the following should be included whenever relevant. </w:t>
      </w:r>
    </w:p>
    <w:p w14:paraId="2546F5CB" w14:textId="77777777" w:rsidR="006473CD" w:rsidRPr="006473CD" w:rsidRDefault="006473CD" w:rsidP="006473CD">
      <w:pPr>
        <w:rPr>
          <w:szCs w:val="24"/>
        </w:rPr>
      </w:pPr>
    </w:p>
    <w:p w14:paraId="2E50264B" w14:textId="77777777" w:rsidR="006473CD" w:rsidRPr="006473CD" w:rsidRDefault="006473CD" w:rsidP="006473CD">
      <w:pPr>
        <w:rPr>
          <w:b/>
          <w:szCs w:val="24"/>
        </w:rPr>
      </w:pPr>
      <w:r w:rsidRPr="006473CD">
        <w:rPr>
          <w:b/>
          <w:szCs w:val="24"/>
        </w:rPr>
        <w:t>Acknowledgments</w:t>
      </w:r>
    </w:p>
    <w:p w14:paraId="53D9D1E7" w14:textId="77777777" w:rsidR="006473CD" w:rsidRPr="006473CD" w:rsidRDefault="006473CD" w:rsidP="006473CD">
      <w:pPr>
        <w:rPr>
          <w:szCs w:val="24"/>
        </w:rPr>
      </w:pPr>
      <w:r w:rsidRPr="006473CD">
        <w:rPr>
          <w:color w:val="333333"/>
          <w:szCs w:val="24"/>
          <w:shd w:val="clear" w:color="auto" w:fill="FFFFFF"/>
        </w:rPr>
        <w:t xml:space="preserve">Please acknowledge anyone who contributed to the study but did not meet the authorship </w:t>
      </w:r>
      <w:commentRangeStart w:id="714"/>
      <w:r w:rsidRPr="006473CD">
        <w:rPr>
          <w:color w:val="333333"/>
          <w:szCs w:val="24"/>
          <w:shd w:val="clear" w:color="auto" w:fill="FFFFFF"/>
        </w:rPr>
        <w:t>criteria</w:t>
      </w:r>
      <w:commentRangeEnd w:id="714"/>
      <w:r w:rsidR="00194D56">
        <w:rPr>
          <w:rStyle w:val="CommentReference"/>
        </w:rPr>
        <w:commentReference w:id="714"/>
      </w:r>
      <w:r w:rsidRPr="006473CD">
        <w:rPr>
          <w:color w:val="333333"/>
          <w:szCs w:val="24"/>
          <w:shd w:val="clear" w:color="auto" w:fill="FFFFFF"/>
        </w:rPr>
        <w:t>.</w:t>
      </w:r>
      <w:r w:rsidR="00B34BF1">
        <w:rPr>
          <w:color w:val="333333"/>
          <w:szCs w:val="24"/>
          <w:shd w:val="clear" w:color="auto" w:fill="FFFFFF"/>
        </w:rPr>
        <w:t xml:space="preserve"> </w:t>
      </w:r>
      <w:commentRangeStart w:id="715"/>
      <w:r w:rsidR="00B34BF1">
        <w:rPr>
          <w:color w:val="333333"/>
          <w:szCs w:val="24"/>
          <w:shd w:val="clear" w:color="auto" w:fill="FFFFFF"/>
        </w:rPr>
        <w:t xml:space="preserve">We thank </w:t>
      </w:r>
      <w:proofErr w:type="spellStart"/>
      <w:r w:rsidR="00B34BF1">
        <w:rPr>
          <w:color w:val="333333"/>
          <w:szCs w:val="24"/>
          <w:shd w:val="clear" w:color="auto" w:fill="FFFFFF"/>
        </w:rPr>
        <w:t>Oana</w:t>
      </w:r>
      <w:proofErr w:type="spellEnd"/>
      <w:r w:rsidR="00B34BF1">
        <w:rPr>
          <w:color w:val="333333"/>
          <w:szCs w:val="24"/>
          <w:shd w:val="clear" w:color="auto" w:fill="FFFFFF"/>
        </w:rPr>
        <w:t xml:space="preserve"> </w:t>
      </w:r>
      <w:proofErr w:type="spellStart"/>
      <w:r w:rsidR="00B34BF1">
        <w:rPr>
          <w:color w:val="333333"/>
          <w:szCs w:val="24"/>
          <w:shd w:val="clear" w:color="auto" w:fill="FFFFFF"/>
        </w:rPr>
        <w:t>Paun</w:t>
      </w:r>
      <w:proofErr w:type="spellEnd"/>
      <w:r w:rsidR="00B34BF1">
        <w:rPr>
          <w:color w:val="333333"/>
          <w:szCs w:val="24"/>
          <w:shd w:val="clear" w:color="auto" w:fill="FFFFFF"/>
        </w:rPr>
        <w:t xml:space="preserve"> for assistance in data collection.</w:t>
      </w:r>
      <w:commentRangeEnd w:id="715"/>
      <w:r w:rsidR="00B34BF1">
        <w:rPr>
          <w:rStyle w:val="CommentReference"/>
        </w:rPr>
        <w:commentReference w:id="715"/>
      </w:r>
    </w:p>
    <w:p w14:paraId="66566FC5" w14:textId="77777777" w:rsidR="006473CD" w:rsidRPr="006473CD" w:rsidRDefault="006473CD" w:rsidP="006473CD">
      <w:pPr>
        <w:rPr>
          <w:b/>
          <w:szCs w:val="24"/>
        </w:rPr>
      </w:pPr>
    </w:p>
    <w:p w14:paraId="1D0AC524" w14:textId="77777777" w:rsidR="006473CD" w:rsidRPr="006473CD" w:rsidRDefault="006473CD" w:rsidP="006473CD">
      <w:pPr>
        <w:rPr>
          <w:b/>
          <w:szCs w:val="24"/>
        </w:rPr>
      </w:pPr>
      <w:r w:rsidRPr="006473CD">
        <w:rPr>
          <w:b/>
          <w:szCs w:val="24"/>
        </w:rPr>
        <w:t>Ethics</w:t>
      </w:r>
    </w:p>
    <w:p w14:paraId="4139B11F" w14:textId="77777777" w:rsidR="006473CD" w:rsidRPr="006473CD" w:rsidRDefault="00194D56" w:rsidP="006473CD">
      <w:pPr>
        <w:rPr>
          <w:bCs/>
          <w:szCs w:val="24"/>
        </w:rPr>
      </w:pPr>
      <w:r>
        <w:rPr>
          <w:bCs/>
          <w:szCs w:val="24"/>
        </w:rPr>
        <w:t>NA</w:t>
      </w:r>
    </w:p>
    <w:p w14:paraId="5D4CD132" w14:textId="77777777" w:rsidR="006473CD" w:rsidRPr="006473CD" w:rsidRDefault="006473CD" w:rsidP="006473CD">
      <w:pPr>
        <w:rPr>
          <w:szCs w:val="24"/>
        </w:rPr>
      </w:pPr>
    </w:p>
    <w:p w14:paraId="67024A52" w14:textId="77777777" w:rsidR="006473CD" w:rsidRPr="006473CD" w:rsidRDefault="006473CD" w:rsidP="006473CD">
      <w:pPr>
        <w:rPr>
          <w:b/>
          <w:szCs w:val="24"/>
        </w:rPr>
      </w:pPr>
      <w:r w:rsidRPr="006473CD">
        <w:rPr>
          <w:b/>
          <w:szCs w:val="24"/>
        </w:rPr>
        <w:t>Data Accessibility</w:t>
      </w:r>
    </w:p>
    <w:p w14:paraId="5DEA1FDA"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All manuscripts which report primary data (usually research articles) should include a Data Accessibility </w:t>
      </w:r>
      <w:proofErr w:type="gramStart"/>
      <w:r w:rsidRPr="006473CD">
        <w:rPr>
          <w:color w:val="333333"/>
          <w:szCs w:val="24"/>
          <w:shd w:val="clear" w:color="auto" w:fill="FFFFFF"/>
        </w:rPr>
        <w:t>section which</w:t>
      </w:r>
      <w:proofErr w:type="gramEnd"/>
      <w:r w:rsidRPr="006473CD">
        <w:rPr>
          <w:color w:val="333333"/>
          <w:szCs w:val="24"/>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szCs w:val="24"/>
        </w:rPr>
        <w:t> </w:t>
      </w:r>
      <w:r w:rsidRPr="006473CD">
        <w:rPr>
          <w:color w:val="333333"/>
          <w:szCs w:val="24"/>
          <w:shd w:val="clear" w:color="auto" w:fill="FFFFFF"/>
        </w:rPr>
        <w:t>If the data has been deposited in an external repository this section should list the database, accession number and link to the DOI for all data from the article that has been made publicly available, for instance:</w:t>
      </w:r>
    </w:p>
    <w:p w14:paraId="79D4D5E5" w14:textId="77777777" w:rsidR="006473CD" w:rsidRPr="006473CD" w:rsidRDefault="006473CD" w:rsidP="006473CD">
      <w:pPr>
        <w:rPr>
          <w:szCs w:val="24"/>
        </w:rPr>
      </w:pPr>
      <w:r w:rsidRPr="006473CD">
        <w:rPr>
          <w:iCs/>
          <w:color w:val="333333"/>
          <w:szCs w:val="24"/>
        </w:rPr>
        <w:t xml:space="preserve">DNA sequences: </w:t>
      </w:r>
      <w:proofErr w:type="spellStart"/>
      <w:r w:rsidRPr="006473CD">
        <w:rPr>
          <w:iCs/>
          <w:color w:val="333333"/>
          <w:szCs w:val="24"/>
        </w:rPr>
        <w:t>Genbank</w:t>
      </w:r>
      <w:proofErr w:type="spellEnd"/>
      <w:r w:rsidRPr="006473CD">
        <w:rPr>
          <w:iCs/>
          <w:color w:val="333333"/>
          <w:szCs w:val="24"/>
        </w:rPr>
        <w:t xml:space="preserve"> accessions F234391-F234402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Phylogenetic data, including alignments: </w:t>
      </w:r>
      <w:proofErr w:type="spellStart"/>
      <w:r w:rsidRPr="006473CD">
        <w:rPr>
          <w:iCs/>
          <w:szCs w:val="24"/>
        </w:rPr>
        <w:t>TreeBASE</w:t>
      </w:r>
      <w:proofErr w:type="spellEnd"/>
      <w:r w:rsidRPr="006473CD">
        <w:rPr>
          <w:iCs/>
          <w:szCs w:val="24"/>
        </w:rPr>
        <w:t xml:space="preserve"> accession number S9123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Climate data and </w:t>
      </w:r>
      <w:proofErr w:type="spellStart"/>
      <w:r w:rsidRPr="006473CD">
        <w:rPr>
          <w:iCs/>
          <w:szCs w:val="24"/>
        </w:rPr>
        <w:t>MaxEnt</w:t>
      </w:r>
      <w:proofErr w:type="spellEnd"/>
      <w:r w:rsidRPr="006473CD">
        <w:rPr>
          <w:iCs/>
          <w:szCs w:val="24"/>
        </w:rPr>
        <w:t xml:space="preserve"> input files: Dryad doi</w:t>
      </w:r>
      <w:proofErr w:type="gramStart"/>
      <w:r w:rsidRPr="006473CD">
        <w:rPr>
          <w:iCs/>
          <w:szCs w:val="24"/>
        </w:rPr>
        <w:t>:10.5521</w:t>
      </w:r>
      <w:proofErr w:type="gramEnd"/>
      <w:r w:rsidRPr="006473CD">
        <w:rPr>
          <w:iCs/>
          <w:szCs w:val="24"/>
        </w:rPr>
        <w:t>/dryad.12311 (</w:t>
      </w:r>
      <w:r w:rsidRPr="006473CD">
        <w:rPr>
          <w:b/>
          <w:bCs/>
          <w:iCs/>
          <w:szCs w:val="24"/>
        </w:rPr>
        <w:t>http://dx.doi.org/xxxxx</w:t>
      </w:r>
      <w:r w:rsidRPr="006473CD">
        <w:rPr>
          <w:iCs/>
          <w:szCs w:val="24"/>
        </w:rPr>
        <w:t>)</w:t>
      </w:r>
      <w:r w:rsidRPr="006473CD">
        <w:rPr>
          <w:color w:val="333333"/>
          <w:szCs w:val="24"/>
        </w:rPr>
        <w:br/>
      </w:r>
      <w:r w:rsidRPr="006473CD">
        <w:rPr>
          <w:color w:val="333333"/>
          <w:szCs w:val="24"/>
        </w:rPr>
        <w:br/>
      </w:r>
      <w:r w:rsidRPr="006473CD">
        <w:rPr>
          <w:color w:val="333333"/>
          <w:szCs w:val="24"/>
          <w:shd w:val="clear" w:color="auto" w:fill="FFFFFF"/>
        </w:rPr>
        <w:t>If the data is included in the article’s Supplementary Material this should be stated here, for instance:</w:t>
      </w:r>
      <w:r w:rsidRPr="006473CD">
        <w:rPr>
          <w:color w:val="333333"/>
          <w:szCs w:val="24"/>
        </w:rPr>
        <w:br/>
      </w:r>
      <w:r w:rsidRPr="006473CD">
        <w:rPr>
          <w:iCs/>
          <w:color w:val="333333"/>
          <w:szCs w:val="24"/>
        </w:rPr>
        <w:t xml:space="preserve">The datasets supporting this article have been uploaded as part of the Supplementary </w:t>
      </w:r>
      <w:commentRangeStart w:id="716"/>
      <w:r w:rsidRPr="006473CD">
        <w:rPr>
          <w:iCs/>
          <w:color w:val="333333"/>
          <w:szCs w:val="24"/>
        </w:rPr>
        <w:t>Material</w:t>
      </w:r>
      <w:commentRangeEnd w:id="716"/>
      <w:r w:rsidR="00194D56">
        <w:rPr>
          <w:rStyle w:val="CommentReference"/>
        </w:rPr>
        <w:commentReference w:id="716"/>
      </w:r>
      <w:r w:rsidRPr="006473CD">
        <w:rPr>
          <w:iCs/>
          <w:color w:val="333333"/>
          <w:szCs w:val="24"/>
        </w:rPr>
        <w:t>.</w:t>
      </w:r>
      <w:r w:rsidRPr="006473CD">
        <w:rPr>
          <w:i/>
          <w:iCs/>
          <w:color w:val="333333"/>
          <w:szCs w:val="24"/>
          <w:bdr w:val="none" w:sz="0" w:space="0" w:color="auto" w:frame="1"/>
          <w:shd w:val="clear" w:color="auto" w:fill="FFFFFF"/>
        </w:rPr>
        <w:br/>
      </w:r>
    </w:p>
    <w:p w14:paraId="751E9B03" w14:textId="77777777" w:rsidR="006473CD" w:rsidRPr="006473CD" w:rsidRDefault="006473CD" w:rsidP="006473CD">
      <w:pPr>
        <w:shd w:val="clear" w:color="auto" w:fill="FFFFFF"/>
        <w:textAlignment w:val="baseline"/>
        <w:rPr>
          <w:color w:val="333333"/>
          <w:szCs w:val="24"/>
        </w:rPr>
      </w:pPr>
      <w:r w:rsidRPr="006473CD">
        <w:rPr>
          <w:b/>
          <w:bCs/>
          <w:color w:val="333333"/>
          <w:szCs w:val="24"/>
        </w:rPr>
        <w:t xml:space="preserve">Authors' </w:t>
      </w:r>
      <w:commentRangeStart w:id="717"/>
      <w:r w:rsidRPr="006473CD">
        <w:rPr>
          <w:b/>
          <w:bCs/>
          <w:color w:val="333333"/>
          <w:szCs w:val="24"/>
        </w:rPr>
        <w:t>Contributions</w:t>
      </w:r>
      <w:commentRangeEnd w:id="717"/>
      <w:r w:rsidR="00194D56">
        <w:rPr>
          <w:rStyle w:val="CommentReference"/>
        </w:rPr>
        <w:commentReference w:id="717"/>
      </w:r>
      <w:r w:rsidRPr="006473CD">
        <w:rPr>
          <w:color w:val="333333"/>
          <w:szCs w:val="24"/>
        </w:rPr>
        <w:br/>
        <w:t>All authors contributed to the conception and design of the article. CEC and AH contributed model derivation and analysis. JGW, JC, ARE acquired the data. JGW and SJP calculated the phylogenetic metrics</w:t>
      </w:r>
      <w:r w:rsidR="00CA63A4">
        <w:rPr>
          <w:color w:val="333333"/>
          <w:szCs w:val="24"/>
        </w:rPr>
        <w:t xml:space="preserve"> and cleaned and analysed the data</w:t>
      </w:r>
      <w:r w:rsidRPr="006473CD">
        <w:rPr>
          <w:color w:val="333333"/>
          <w:szCs w:val="24"/>
        </w:rPr>
        <w:t>. JGW and CEC wrote the first version of the article and all authors contributed to revisions and final editing.</w:t>
      </w:r>
    </w:p>
    <w:p w14:paraId="322DC6CA"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2130013C" w14:textId="77777777" w:rsidR="006473CD" w:rsidRPr="006473CD" w:rsidRDefault="006473CD" w:rsidP="006473CD">
      <w:pPr>
        <w:tabs>
          <w:tab w:val="left" w:pos="120"/>
        </w:tabs>
        <w:rPr>
          <w:b/>
          <w:szCs w:val="24"/>
        </w:rPr>
      </w:pPr>
      <w:r w:rsidRPr="006473CD">
        <w:rPr>
          <w:b/>
          <w:szCs w:val="24"/>
        </w:rPr>
        <w:t>Competing Interests</w:t>
      </w:r>
    </w:p>
    <w:p w14:paraId="49AC2A12" w14:textId="77777777" w:rsidR="006473CD" w:rsidRPr="006473CD" w:rsidRDefault="00194D56" w:rsidP="006473CD">
      <w:pPr>
        <w:rPr>
          <w:color w:val="333333"/>
          <w:szCs w:val="24"/>
          <w:shd w:val="clear" w:color="auto" w:fill="FFFFFF"/>
        </w:rPr>
      </w:pPr>
      <w:r>
        <w:rPr>
          <w:color w:val="333333"/>
          <w:szCs w:val="24"/>
          <w:shd w:val="clear" w:color="auto" w:fill="FFFFFF"/>
        </w:rPr>
        <w:t>We have no competing interests.</w:t>
      </w:r>
      <w:r w:rsidR="006473CD" w:rsidRPr="006473CD">
        <w:rPr>
          <w:color w:val="333333"/>
          <w:szCs w:val="24"/>
        </w:rPr>
        <w:br/>
      </w:r>
    </w:p>
    <w:p w14:paraId="6CD6D51F" w14:textId="77777777" w:rsidR="006473CD" w:rsidRPr="006473CD" w:rsidRDefault="006473CD" w:rsidP="006473CD">
      <w:pPr>
        <w:rPr>
          <w:b/>
          <w:szCs w:val="24"/>
        </w:rPr>
      </w:pPr>
      <w:commentRangeStart w:id="718"/>
      <w:r w:rsidRPr="00284EB9">
        <w:rPr>
          <w:b/>
          <w:szCs w:val="24"/>
          <w:highlight w:val="yellow"/>
        </w:rPr>
        <w:t>Funding</w:t>
      </w:r>
      <w:commentRangeEnd w:id="718"/>
      <w:r w:rsidR="00194D56" w:rsidRPr="00284EB9">
        <w:rPr>
          <w:rStyle w:val="CommentReference"/>
          <w:highlight w:val="yellow"/>
        </w:rPr>
        <w:commentReference w:id="718"/>
      </w:r>
    </w:p>
    <w:p w14:paraId="08BAE546" w14:textId="77777777" w:rsidR="00B34BF1" w:rsidRPr="00BB3236" w:rsidRDefault="00194D56" w:rsidP="00EE44FD">
      <w:pPr>
        <w:rPr>
          <w:b/>
          <w:szCs w:val="24"/>
          <w:lang w:val="en-US"/>
        </w:rPr>
      </w:pPr>
      <w:proofErr w:type="gramStart"/>
      <w:r>
        <w:rPr>
          <w:color w:val="333333"/>
          <w:szCs w:val="24"/>
          <w:shd w:val="clear" w:color="auto" w:fill="FFFFFF"/>
        </w:rPr>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szCs w:val="24"/>
          <w:lang w:val="en-US"/>
        </w:rPr>
        <w:t xml:space="preserve"> </w:t>
      </w:r>
      <w:proofErr w:type="gramStart"/>
      <w:r w:rsidR="00C30ACA" w:rsidRPr="00BB3236">
        <w:rPr>
          <w:color w:val="18376A"/>
          <w:szCs w:val="24"/>
          <w:lang w:val="en-US"/>
        </w:rPr>
        <w:t xml:space="preserve">JC and AE were funded by the Welsh Government and Higher Education Funding Council for Wales through the </w:t>
      </w:r>
      <w:proofErr w:type="spellStart"/>
      <w:r w:rsidR="00C30ACA" w:rsidRPr="00BB3236">
        <w:rPr>
          <w:color w:val="18376A"/>
          <w:szCs w:val="24"/>
          <w:lang w:val="en-US"/>
        </w:rPr>
        <w:t>Sêr</w:t>
      </w:r>
      <w:proofErr w:type="spellEnd"/>
      <w:r w:rsidR="00C30ACA" w:rsidRPr="00BB3236">
        <w:rPr>
          <w:color w:val="18376A"/>
          <w:szCs w:val="24"/>
          <w:lang w:val="en-US"/>
        </w:rPr>
        <w:t xml:space="preserve"> </w:t>
      </w:r>
      <w:proofErr w:type="spellStart"/>
      <w:r w:rsidR="00C30ACA" w:rsidRPr="00BB3236">
        <w:rPr>
          <w:color w:val="18376A"/>
          <w:szCs w:val="24"/>
          <w:lang w:val="en-US"/>
        </w:rPr>
        <w:t>Cymru</w:t>
      </w:r>
      <w:proofErr w:type="spellEnd"/>
      <w:r w:rsidR="00C30ACA" w:rsidRPr="00BB3236">
        <w:rPr>
          <w:color w:val="18376A"/>
          <w:szCs w:val="24"/>
          <w:lang w:val="en-US"/>
        </w:rPr>
        <w:t xml:space="preserve"> National Research Network</w:t>
      </w:r>
      <w:proofErr w:type="gramEnd"/>
      <w:r w:rsidR="00C30ACA" w:rsidRPr="00BB3236">
        <w:rPr>
          <w:color w:val="18376A"/>
          <w:szCs w:val="24"/>
          <w:lang w:val="en-US"/>
        </w:rPr>
        <w:t xml:space="preserve"> for Low Carbon, Energy and Environment</w:t>
      </w:r>
      <w:r w:rsidR="00C30ACA">
        <w:rPr>
          <w:color w:val="18376A"/>
          <w:szCs w:val="24"/>
          <w:lang w:val="en-US"/>
        </w:rPr>
        <w:t>.</w:t>
      </w:r>
      <w:r w:rsidR="00462E14">
        <w:rPr>
          <w:color w:val="18376A"/>
          <w:szCs w:val="24"/>
          <w:lang w:val="en-US"/>
        </w:rPr>
        <w:t xml:space="preserve"> AH was supported by a Discovery Grant (RGPIN 2014-05413) from the National Sciences and Engineering Research Council of Canada.</w:t>
      </w:r>
      <w:r w:rsidR="00B34BF1">
        <w:rPr>
          <w:color w:val="18376A"/>
          <w:szCs w:val="24"/>
          <w:lang w:val="en-US"/>
        </w:rPr>
        <w:t xml:space="preserve"> SJP is funded by NERC grants </w:t>
      </w:r>
      <w:r w:rsidR="00B34BF1" w:rsidRPr="00DF4158">
        <w:rPr>
          <w:color w:val="18376A"/>
          <w:szCs w:val="24"/>
          <w:lang w:val="en-US"/>
        </w:rPr>
        <w:t>NE/M000338/1</w:t>
      </w:r>
      <w:r w:rsidR="00B34BF1">
        <w:rPr>
          <w:color w:val="18376A"/>
          <w:szCs w:val="24"/>
          <w:lang w:val="en-US"/>
        </w:rPr>
        <w:t>,</w:t>
      </w:r>
      <w:r w:rsidR="00B34BF1" w:rsidRPr="00DF4158">
        <w:rPr>
          <w:color w:val="18376A"/>
          <w:szCs w:val="24"/>
          <w:lang w:val="en-US"/>
        </w:rPr>
        <w:t xml:space="preserve"> NE/M000591/1</w:t>
      </w:r>
      <w:r w:rsidR="00B34BF1">
        <w:rPr>
          <w:color w:val="18376A"/>
          <w:szCs w:val="24"/>
          <w:lang w:val="en-US"/>
        </w:rPr>
        <w:t xml:space="preserve"> &amp;</w:t>
      </w:r>
      <w:r w:rsidR="00B34BF1" w:rsidRPr="00DF4158">
        <w:rPr>
          <w:color w:val="18376A"/>
          <w:szCs w:val="24"/>
          <w:lang w:val="en-US"/>
        </w:rPr>
        <w:t xml:space="preserve"> NE/M00080X/1</w:t>
      </w:r>
      <w:r w:rsidR="00B34BF1">
        <w:rPr>
          <w:color w:val="18376A"/>
          <w:szCs w:val="24"/>
          <w:lang w:val="en-US"/>
        </w:rPr>
        <w:t>.</w:t>
      </w:r>
    </w:p>
    <w:p w14:paraId="04FA6E33" w14:textId="77777777" w:rsidR="00C30ACA" w:rsidRPr="00BB3236" w:rsidRDefault="00C30ACA" w:rsidP="00C30ACA">
      <w:pPr>
        <w:spacing w:line="360" w:lineRule="auto"/>
        <w:jc w:val="both"/>
        <w:rPr>
          <w:b/>
          <w:szCs w:val="24"/>
          <w:lang w:val="en-US"/>
        </w:rPr>
      </w:pPr>
    </w:p>
    <w:p w14:paraId="16623DBF"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51E78A19" w14:textId="77777777" w:rsidR="006473CD" w:rsidRPr="006473CD" w:rsidRDefault="006473CD" w:rsidP="006473CD">
      <w:pPr>
        <w:rPr>
          <w:color w:val="323031"/>
          <w:szCs w:val="24"/>
        </w:rPr>
      </w:pPr>
      <w:r w:rsidRPr="006473CD">
        <w:rPr>
          <w:color w:val="323031"/>
          <w:szCs w:val="24"/>
        </w:rPr>
        <w:br w:type="page"/>
      </w:r>
    </w:p>
    <w:p w14:paraId="3AA9C663" w14:textId="77777777" w:rsidR="006473CD" w:rsidRPr="006473CD" w:rsidRDefault="006473CD" w:rsidP="006473CD">
      <w:pPr>
        <w:shd w:val="clear" w:color="auto" w:fill="FFFFFF"/>
        <w:spacing w:after="240"/>
        <w:textAlignment w:val="baseline"/>
        <w:rPr>
          <w:color w:val="323031"/>
          <w:szCs w:val="24"/>
        </w:rPr>
      </w:pPr>
      <w:commentRangeStart w:id="719"/>
      <w:r w:rsidRPr="006473CD">
        <w:rPr>
          <w:color w:val="323031"/>
          <w:szCs w:val="24"/>
        </w:rPr>
        <w:lastRenderedPageBreak/>
        <w:t>References</w:t>
      </w:r>
      <w:commentRangeEnd w:id="719"/>
      <w:r w:rsidRPr="006473CD">
        <w:rPr>
          <w:rStyle w:val="CommentReference"/>
          <w:sz w:val="24"/>
          <w:szCs w:val="24"/>
        </w:rPr>
        <w:commentReference w:id="719"/>
      </w:r>
    </w:p>
    <w:p w14:paraId="1E2C8D9F" w14:textId="77777777" w:rsidR="006473CD" w:rsidRPr="006473CD" w:rsidRDefault="006473CD" w:rsidP="006473CD">
      <w:pPr>
        <w:rPr>
          <w:color w:val="323031"/>
          <w:szCs w:val="24"/>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E41D572"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lastRenderedPageBreak/>
        <w:t xml:space="preserve">1.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2EA6313C"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2.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3.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38BB94D4"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4.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5.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F494E2E"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6.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A48E0EE" w14:textId="77777777" w:rsidR="006473CD" w:rsidRPr="006473CD" w:rsidRDefault="006473CD" w:rsidP="006473CD">
      <w:pPr>
        <w:rPr>
          <w:color w:val="323031"/>
          <w:szCs w:val="24"/>
        </w:rPr>
      </w:pPr>
    </w:p>
    <w:p w14:paraId="28E9B000" w14:textId="77777777" w:rsidR="006473CD" w:rsidRPr="006473CD" w:rsidRDefault="006473CD" w:rsidP="006473CD">
      <w:pPr>
        <w:rPr>
          <w:szCs w:val="24"/>
        </w:rPr>
        <w:sectPr w:rsidR="006473CD" w:rsidRPr="006473CD" w:rsidSect="00D774E2">
          <w:type w:val="continuous"/>
          <w:pgSz w:w="11907" w:h="16840" w:code="9"/>
          <w:pgMar w:top="238" w:right="1134" w:bottom="851" w:left="1304" w:header="340" w:footer="567" w:gutter="0"/>
          <w:cols w:num="3" w:space="397"/>
          <w:titlePg/>
          <w:docGrid w:linePitch="360"/>
        </w:sectPr>
      </w:pPr>
    </w:p>
    <w:p w14:paraId="7A33270C" w14:textId="025D6E25" w:rsidR="000E617C" w:rsidRPr="000E617C" w:rsidRDefault="00C5308B" w:rsidP="000E617C">
      <w:pPr>
        <w:widowControl w:val="0"/>
        <w:autoSpaceDE w:val="0"/>
        <w:autoSpaceDN w:val="0"/>
        <w:adjustRightInd w:val="0"/>
        <w:ind w:left="640" w:hanging="640"/>
        <w:rPr>
          <w:noProof/>
          <w:szCs w:val="24"/>
          <w:lang w:val="en-US"/>
        </w:rPr>
      </w:pPr>
      <w:r>
        <w:rPr>
          <w:b/>
          <w:szCs w:val="24"/>
        </w:rPr>
        <w:lastRenderedPageBreak/>
        <w:fldChar w:fldCharType="begin" w:fldLock="1"/>
      </w:r>
      <w:r>
        <w:rPr>
          <w:b/>
          <w:szCs w:val="24"/>
        </w:rPr>
        <w:instrText xml:space="preserve">ADDIN Mendeley Bibliography CSL_BIBLIOGRAPHY </w:instrText>
      </w:r>
      <w:r>
        <w:rPr>
          <w:b/>
          <w:szCs w:val="24"/>
        </w:rPr>
        <w:fldChar w:fldCharType="separate"/>
      </w:r>
      <w:r w:rsidR="000E617C" w:rsidRPr="000E617C">
        <w:rPr>
          <w:noProof/>
          <w:szCs w:val="24"/>
          <w:lang w:val="en-US"/>
        </w:rPr>
        <w:t>1.</w:t>
      </w:r>
      <w:r w:rsidR="000E617C" w:rsidRPr="000E617C">
        <w:rPr>
          <w:noProof/>
          <w:szCs w:val="24"/>
          <w:lang w:val="en-US"/>
        </w:rPr>
        <w:tab/>
        <w:t xml:space="preserve">Streicker, D. G., Fenton, A. &amp; Pedersen, A. B. 2013 Differential sources of host species heterogeneity influence the transmission and control of multihost parasites. </w:t>
      </w:r>
      <w:r w:rsidR="000E617C" w:rsidRPr="000E617C">
        <w:rPr>
          <w:i/>
          <w:iCs/>
          <w:noProof/>
          <w:szCs w:val="24"/>
          <w:lang w:val="en-US"/>
        </w:rPr>
        <w:t>Ecol. Lett.</w:t>
      </w:r>
      <w:r w:rsidR="000E617C" w:rsidRPr="000E617C">
        <w:rPr>
          <w:noProof/>
          <w:szCs w:val="24"/>
          <w:lang w:val="en-US"/>
        </w:rPr>
        <w:t xml:space="preserve"> </w:t>
      </w:r>
      <w:r w:rsidR="000E617C" w:rsidRPr="000E617C">
        <w:rPr>
          <w:b/>
          <w:bCs/>
          <w:noProof/>
          <w:szCs w:val="24"/>
          <w:lang w:val="en-US"/>
        </w:rPr>
        <w:t>16</w:t>
      </w:r>
      <w:r w:rsidR="000E617C" w:rsidRPr="000E617C">
        <w:rPr>
          <w:noProof/>
          <w:szCs w:val="24"/>
          <w:lang w:val="en-US"/>
        </w:rPr>
        <w:t>, 975–984. (doi:10.1111/ele.12122)</w:t>
      </w:r>
    </w:p>
    <w:p w14:paraId="176DEA9A"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w:t>
      </w:r>
      <w:r w:rsidRPr="000E617C">
        <w:rPr>
          <w:noProof/>
          <w:szCs w:val="24"/>
          <w:lang w:val="en-US"/>
        </w:rPr>
        <w:tab/>
        <w:t xml:space="preserve">Viana, M., Mancy, R., Biek, R., Cleaveland, S., Cross, P. C., Lloyd-Smith, J. O. &amp; Haydon, D. T. 2014 Assembling evidence for identifying reservoirs of infection. </w:t>
      </w:r>
      <w:r w:rsidRPr="000E617C">
        <w:rPr>
          <w:i/>
          <w:iCs/>
          <w:noProof/>
          <w:szCs w:val="24"/>
          <w:lang w:val="en-US"/>
        </w:rPr>
        <w:t>Trends Ecol. Evol.</w:t>
      </w:r>
      <w:r w:rsidRPr="000E617C">
        <w:rPr>
          <w:noProof/>
          <w:szCs w:val="24"/>
          <w:lang w:val="en-US"/>
        </w:rPr>
        <w:t xml:space="preserve"> </w:t>
      </w:r>
      <w:r w:rsidRPr="000E617C">
        <w:rPr>
          <w:b/>
          <w:bCs/>
          <w:noProof/>
          <w:szCs w:val="24"/>
          <w:lang w:val="en-US"/>
        </w:rPr>
        <w:t>29</w:t>
      </w:r>
      <w:r w:rsidRPr="000E617C">
        <w:rPr>
          <w:noProof/>
          <w:szCs w:val="24"/>
          <w:lang w:val="en-US"/>
        </w:rPr>
        <w:t>, 270–279. (doi:10.1016/j.tree.2014.03.002)</w:t>
      </w:r>
    </w:p>
    <w:p w14:paraId="6ECDD781"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w:t>
      </w:r>
      <w:r w:rsidRPr="000E617C">
        <w:rPr>
          <w:noProof/>
          <w:szCs w:val="24"/>
          <w:lang w:val="en-US"/>
        </w:rPr>
        <w:tab/>
        <w:t xml:space="preserve">Leggett, H. C., Buckling, A., Long, G. H. &amp; Boots, M. 2013 Generalism and the evolution of parasite virulence. </w:t>
      </w:r>
      <w:r w:rsidRPr="000E617C">
        <w:rPr>
          <w:i/>
          <w:iCs/>
          <w:noProof/>
          <w:szCs w:val="24"/>
          <w:lang w:val="en-US"/>
        </w:rPr>
        <w:t>Trends Ecol. Evol.</w:t>
      </w:r>
      <w:r w:rsidRPr="000E617C">
        <w:rPr>
          <w:noProof/>
          <w:szCs w:val="24"/>
          <w:lang w:val="en-US"/>
        </w:rPr>
        <w:t xml:space="preserve"> </w:t>
      </w:r>
      <w:r w:rsidRPr="000E617C">
        <w:rPr>
          <w:b/>
          <w:bCs/>
          <w:noProof/>
          <w:szCs w:val="24"/>
          <w:lang w:val="en-US"/>
        </w:rPr>
        <w:t>28</w:t>
      </w:r>
      <w:r w:rsidRPr="000E617C">
        <w:rPr>
          <w:noProof/>
          <w:szCs w:val="24"/>
          <w:lang w:val="en-US"/>
        </w:rPr>
        <w:t>, 592–596. (doi:10.1016/j.tree.2013.07.002)</w:t>
      </w:r>
    </w:p>
    <w:p w14:paraId="69D16D97"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4.</w:t>
      </w:r>
      <w:r w:rsidRPr="000E617C">
        <w:rPr>
          <w:noProof/>
          <w:szCs w:val="24"/>
          <w:lang w:val="en-US"/>
        </w:rPr>
        <w:tab/>
        <w:t xml:space="preserve">Cleaveland, S., Laurenson, M. K. &amp; Taylor, L. H. 2001 Diseases of humans and their domestic mammals: pathogen characteristics, host range and the risk of emergence. </w:t>
      </w:r>
      <w:r w:rsidRPr="000E617C">
        <w:rPr>
          <w:i/>
          <w:iCs/>
          <w:noProof/>
          <w:szCs w:val="24"/>
          <w:lang w:val="en-US"/>
        </w:rPr>
        <w:t>Philos. Trans. R. Soc. B Biol. Sci.</w:t>
      </w:r>
      <w:r w:rsidRPr="000E617C">
        <w:rPr>
          <w:noProof/>
          <w:szCs w:val="24"/>
          <w:lang w:val="en-US"/>
        </w:rPr>
        <w:t xml:space="preserve"> </w:t>
      </w:r>
      <w:r w:rsidRPr="000E617C">
        <w:rPr>
          <w:b/>
          <w:bCs/>
          <w:noProof/>
          <w:szCs w:val="24"/>
          <w:lang w:val="en-US"/>
        </w:rPr>
        <w:t>356</w:t>
      </w:r>
      <w:r w:rsidRPr="000E617C">
        <w:rPr>
          <w:noProof/>
          <w:szCs w:val="24"/>
          <w:lang w:val="en-US"/>
        </w:rPr>
        <w:t>, 991–999. (doi:10.1098/rstb.2001.0889)</w:t>
      </w:r>
    </w:p>
    <w:p w14:paraId="2266324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5.</w:t>
      </w:r>
      <w:r w:rsidRPr="000E617C">
        <w:rPr>
          <w:noProof/>
          <w:szCs w:val="24"/>
          <w:lang w:val="en-US"/>
        </w:rPr>
        <w:tab/>
        <w:t xml:space="preserve">Woolhouse, M. E. J., Taylor, L. H. &amp; Haydon, D. T. 2001 Population Biology of Multihost Pathogens. </w:t>
      </w:r>
      <w:r w:rsidRPr="000E617C">
        <w:rPr>
          <w:i/>
          <w:iCs/>
          <w:noProof/>
          <w:szCs w:val="24"/>
          <w:lang w:val="en-US"/>
        </w:rPr>
        <w:t>Science (80-. ).</w:t>
      </w:r>
      <w:r w:rsidRPr="000E617C">
        <w:rPr>
          <w:noProof/>
          <w:szCs w:val="24"/>
          <w:lang w:val="en-US"/>
        </w:rPr>
        <w:t xml:space="preserve"> </w:t>
      </w:r>
      <w:r w:rsidRPr="000E617C">
        <w:rPr>
          <w:b/>
          <w:bCs/>
          <w:noProof/>
          <w:szCs w:val="24"/>
          <w:lang w:val="en-US"/>
        </w:rPr>
        <w:t>292</w:t>
      </w:r>
      <w:r w:rsidRPr="000E617C">
        <w:rPr>
          <w:noProof/>
          <w:szCs w:val="24"/>
          <w:lang w:val="en-US"/>
        </w:rPr>
        <w:t>, 1109–1112. (doi:10.1126/science.1059026)</w:t>
      </w:r>
    </w:p>
    <w:p w14:paraId="45A33092"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6.</w:t>
      </w:r>
      <w:r w:rsidRPr="000E617C">
        <w:rPr>
          <w:noProof/>
          <w:szCs w:val="24"/>
          <w:lang w:val="en-US"/>
        </w:rPr>
        <w:tab/>
        <w:t xml:space="preserve">Taylor, L. H., Latham, S. M. &amp; Woolhouse, M. E. J. 2001 Risk factors for human disease emergence. </w:t>
      </w:r>
      <w:r w:rsidRPr="000E617C">
        <w:rPr>
          <w:i/>
          <w:iCs/>
          <w:noProof/>
          <w:szCs w:val="24"/>
          <w:lang w:val="en-US"/>
        </w:rPr>
        <w:t>Philos. Trans. R. Soc. B Biol. Sci.</w:t>
      </w:r>
      <w:r w:rsidRPr="000E617C">
        <w:rPr>
          <w:noProof/>
          <w:szCs w:val="24"/>
          <w:lang w:val="en-US"/>
        </w:rPr>
        <w:t xml:space="preserve"> </w:t>
      </w:r>
      <w:r w:rsidRPr="000E617C">
        <w:rPr>
          <w:b/>
          <w:bCs/>
          <w:noProof/>
          <w:szCs w:val="24"/>
          <w:lang w:val="en-US"/>
        </w:rPr>
        <w:t>356</w:t>
      </w:r>
      <w:r w:rsidRPr="000E617C">
        <w:rPr>
          <w:noProof/>
          <w:szCs w:val="24"/>
          <w:lang w:val="en-US"/>
        </w:rPr>
        <w:t>, 983–9. (doi:10.1098/rstb.2001.0888)</w:t>
      </w:r>
    </w:p>
    <w:p w14:paraId="208B3106"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7.</w:t>
      </w:r>
      <w:r w:rsidRPr="000E617C">
        <w:rPr>
          <w:noProof/>
          <w:szCs w:val="24"/>
          <w:lang w:val="en-US"/>
        </w:rPr>
        <w:tab/>
        <w:t xml:space="preserve">Agosta, S. J., Janz, N. &amp; Brooks, D. R. 2010 How specialists can be generalists: resolving the ‘parasite paradox’ and implications for emerging infectious disease. </w:t>
      </w:r>
      <w:r w:rsidRPr="000E617C">
        <w:rPr>
          <w:i/>
          <w:iCs/>
          <w:noProof/>
          <w:szCs w:val="24"/>
          <w:lang w:val="en-US"/>
        </w:rPr>
        <w:t>Zoologia</w:t>
      </w:r>
      <w:r w:rsidRPr="000E617C">
        <w:rPr>
          <w:noProof/>
          <w:szCs w:val="24"/>
          <w:lang w:val="en-US"/>
        </w:rPr>
        <w:t xml:space="preserve"> </w:t>
      </w:r>
      <w:r w:rsidRPr="000E617C">
        <w:rPr>
          <w:b/>
          <w:bCs/>
          <w:noProof/>
          <w:szCs w:val="24"/>
          <w:lang w:val="en-US"/>
        </w:rPr>
        <w:t>27</w:t>
      </w:r>
      <w:r w:rsidRPr="000E617C">
        <w:rPr>
          <w:noProof/>
          <w:szCs w:val="24"/>
          <w:lang w:val="en-US"/>
        </w:rPr>
        <w:t>, 151–162. (doi:10.1590/S1984-46702010000200001)</w:t>
      </w:r>
    </w:p>
    <w:p w14:paraId="16E480CF"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8.</w:t>
      </w:r>
      <w:r w:rsidRPr="000E617C">
        <w:rPr>
          <w:noProof/>
          <w:szCs w:val="24"/>
          <w:lang w:val="en-US"/>
        </w:rPr>
        <w:tab/>
        <w:t xml:space="preserve">Nosil, P. &amp; Mooers, A. Ø. 2005 Testing hypotheses about ecological specialization using phylogenetic trees. </w:t>
      </w:r>
      <w:r w:rsidRPr="000E617C">
        <w:rPr>
          <w:i/>
          <w:iCs/>
          <w:noProof/>
          <w:szCs w:val="24"/>
          <w:lang w:val="en-US"/>
        </w:rPr>
        <w:t>Evolution (N. Y).</w:t>
      </w:r>
      <w:r w:rsidRPr="000E617C">
        <w:rPr>
          <w:noProof/>
          <w:szCs w:val="24"/>
          <w:lang w:val="en-US"/>
        </w:rPr>
        <w:t xml:space="preserve"> </w:t>
      </w:r>
      <w:r w:rsidRPr="000E617C">
        <w:rPr>
          <w:b/>
          <w:bCs/>
          <w:noProof/>
          <w:szCs w:val="24"/>
          <w:lang w:val="en-US"/>
        </w:rPr>
        <w:t>59</w:t>
      </w:r>
      <w:r w:rsidRPr="000E617C">
        <w:rPr>
          <w:noProof/>
          <w:szCs w:val="24"/>
          <w:lang w:val="en-US"/>
        </w:rPr>
        <w:t>, 2256. (doi:10.1554/05-169.1)</w:t>
      </w:r>
    </w:p>
    <w:p w14:paraId="572E3F91"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9.</w:t>
      </w:r>
      <w:r w:rsidRPr="000E617C">
        <w:rPr>
          <w:noProof/>
          <w:szCs w:val="24"/>
          <w:lang w:val="en-US"/>
        </w:rPr>
        <w:tab/>
        <w:t xml:space="preserve">Johnson, K. P., Malenke, J. R. &amp; Clayton, D. H. 2009 Competition promotes the evolution of host generalists in obligate parasites. </w:t>
      </w:r>
      <w:r w:rsidRPr="000E617C">
        <w:rPr>
          <w:i/>
          <w:iCs/>
          <w:noProof/>
          <w:szCs w:val="24"/>
          <w:lang w:val="en-US"/>
        </w:rPr>
        <w:t>Proc. Biol. Sci.</w:t>
      </w:r>
      <w:r w:rsidRPr="000E617C">
        <w:rPr>
          <w:noProof/>
          <w:szCs w:val="24"/>
          <w:lang w:val="en-US"/>
        </w:rPr>
        <w:t xml:space="preserve"> </w:t>
      </w:r>
      <w:r w:rsidRPr="000E617C">
        <w:rPr>
          <w:b/>
          <w:bCs/>
          <w:noProof/>
          <w:szCs w:val="24"/>
          <w:lang w:val="en-US"/>
        </w:rPr>
        <w:t>276</w:t>
      </w:r>
      <w:r w:rsidRPr="000E617C">
        <w:rPr>
          <w:noProof/>
          <w:szCs w:val="24"/>
          <w:lang w:val="en-US"/>
        </w:rPr>
        <w:t>, 3921–6. (doi:10.1098/rspb.2009.1174)</w:t>
      </w:r>
    </w:p>
    <w:p w14:paraId="24498AA0"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10.</w:t>
      </w:r>
      <w:r w:rsidRPr="000E617C">
        <w:rPr>
          <w:noProof/>
          <w:szCs w:val="24"/>
          <w:lang w:val="en-US"/>
        </w:rPr>
        <w:tab/>
        <w:t xml:space="preserve">Mendlová, M. &amp; Šimková, A. 2014 Evolution of host specificity in monogeneans parasitizing African cichlid fish. </w:t>
      </w:r>
      <w:r w:rsidRPr="000E617C">
        <w:rPr>
          <w:i/>
          <w:iCs/>
          <w:noProof/>
          <w:szCs w:val="24"/>
          <w:lang w:val="en-US"/>
        </w:rPr>
        <w:t>Parasit. Vectors</w:t>
      </w:r>
      <w:r w:rsidRPr="000E617C">
        <w:rPr>
          <w:noProof/>
          <w:szCs w:val="24"/>
          <w:lang w:val="en-US"/>
        </w:rPr>
        <w:t xml:space="preserve"> </w:t>
      </w:r>
      <w:r w:rsidRPr="000E617C">
        <w:rPr>
          <w:b/>
          <w:bCs/>
          <w:noProof/>
          <w:szCs w:val="24"/>
          <w:lang w:val="en-US"/>
        </w:rPr>
        <w:t>7</w:t>
      </w:r>
      <w:r w:rsidRPr="000E617C">
        <w:rPr>
          <w:noProof/>
          <w:szCs w:val="24"/>
          <w:lang w:val="en-US"/>
        </w:rPr>
        <w:t>, 69. (doi:10.1186/1756-3305-7-69)</w:t>
      </w:r>
    </w:p>
    <w:p w14:paraId="3457D3A6"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11.</w:t>
      </w:r>
      <w:r w:rsidRPr="000E617C">
        <w:rPr>
          <w:noProof/>
          <w:szCs w:val="24"/>
          <w:lang w:val="en-US"/>
        </w:rPr>
        <w:tab/>
        <w:t xml:space="preserve">Brunner, F. S. &amp; Eizaguirre, C. 2016 Can environmental change affect host-parasite mediated speciation? </w:t>
      </w:r>
      <w:r w:rsidRPr="000E617C">
        <w:rPr>
          <w:i/>
          <w:iCs/>
          <w:noProof/>
          <w:szCs w:val="24"/>
          <w:lang w:val="en-US"/>
        </w:rPr>
        <w:t>Zoology</w:t>
      </w:r>
      <w:r w:rsidRPr="000E617C">
        <w:rPr>
          <w:noProof/>
          <w:szCs w:val="24"/>
          <w:lang w:val="en-US"/>
        </w:rPr>
        <w:t xml:space="preserve"> </w:t>
      </w:r>
      <w:r w:rsidRPr="000E617C">
        <w:rPr>
          <w:b/>
          <w:bCs/>
          <w:noProof/>
          <w:szCs w:val="24"/>
          <w:lang w:val="en-US"/>
        </w:rPr>
        <w:t>in press</w:t>
      </w:r>
      <w:r w:rsidRPr="000E617C">
        <w:rPr>
          <w:noProof/>
          <w:szCs w:val="24"/>
          <w:lang w:val="en-US"/>
        </w:rPr>
        <w:t>, 1–11. (doi:10.1016/j.zool.2016.04.001)</w:t>
      </w:r>
    </w:p>
    <w:p w14:paraId="285F51A3"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12.</w:t>
      </w:r>
      <w:r w:rsidRPr="000E617C">
        <w:rPr>
          <w:noProof/>
          <w:szCs w:val="24"/>
          <w:lang w:val="en-US"/>
        </w:rPr>
        <w:tab/>
        <w:t xml:space="preserve">Hoberg, E. P. &amp; Brooks, D. R. 2008 A macroevolutionary mosaic: episodic host-switching, geographical colonization and diversification in complex host-parasite systems. </w:t>
      </w:r>
      <w:r w:rsidRPr="000E617C">
        <w:rPr>
          <w:i/>
          <w:iCs/>
          <w:noProof/>
          <w:szCs w:val="24"/>
          <w:lang w:val="en-US"/>
        </w:rPr>
        <w:t>J. Biogeogr.</w:t>
      </w:r>
      <w:r w:rsidRPr="000E617C">
        <w:rPr>
          <w:noProof/>
          <w:szCs w:val="24"/>
          <w:lang w:val="en-US"/>
        </w:rPr>
        <w:t xml:space="preserve"> </w:t>
      </w:r>
      <w:r w:rsidRPr="000E617C">
        <w:rPr>
          <w:b/>
          <w:bCs/>
          <w:noProof/>
          <w:szCs w:val="24"/>
          <w:lang w:val="en-US"/>
        </w:rPr>
        <w:t>35</w:t>
      </w:r>
      <w:r w:rsidRPr="000E617C">
        <w:rPr>
          <w:noProof/>
          <w:szCs w:val="24"/>
          <w:lang w:val="en-US"/>
        </w:rPr>
        <w:t>, 1533–1550. (doi:10.1111/j.1365-2699.2008.01951.x)</w:t>
      </w:r>
    </w:p>
    <w:p w14:paraId="6BCB94E2"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13.</w:t>
      </w:r>
      <w:r w:rsidRPr="000E617C">
        <w:rPr>
          <w:noProof/>
          <w:szCs w:val="24"/>
          <w:lang w:val="en-US"/>
        </w:rPr>
        <w:tab/>
        <w:t xml:space="preserve">Kuris, A. M., Blaustein, A. R. &amp; Alio, J. J. 1980 Hosts as Islands. </w:t>
      </w:r>
      <w:r w:rsidRPr="000E617C">
        <w:rPr>
          <w:i/>
          <w:iCs/>
          <w:noProof/>
          <w:szCs w:val="24"/>
          <w:lang w:val="en-US"/>
        </w:rPr>
        <w:t>Am. Nat.</w:t>
      </w:r>
      <w:r w:rsidRPr="000E617C">
        <w:rPr>
          <w:noProof/>
          <w:szCs w:val="24"/>
          <w:lang w:val="en-US"/>
        </w:rPr>
        <w:t xml:space="preserve"> </w:t>
      </w:r>
      <w:r w:rsidRPr="000E617C">
        <w:rPr>
          <w:b/>
          <w:bCs/>
          <w:noProof/>
          <w:szCs w:val="24"/>
          <w:lang w:val="en-US"/>
        </w:rPr>
        <w:t>116</w:t>
      </w:r>
      <w:r w:rsidRPr="000E617C">
        <w:rPr>
          <w:noProof/>
          <w:szCs w:val="24"/>
          <w:lang w:val="en-US"/>
        </w:rPr>
        <w:t xml:space="preserve">, 570–586. </w:t>
      </w:r>
    </w:p>
    <w:p w14:paraId="7C1B848E"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14.</w:t>
      </w:r>
      <w:r w:rsidRPr="000E617C">
        <w:rPr>
          <w:noProof/>
          <w:szCs w:val="24"/>
          <w:lang w:val="en-US"/>
        </w:rPr>
        <w:tab/>
        <w:t xml:space="preserve">Ezenwa, V. O., Price, S. A., Altizer, S., Vitone, N. D. &amp; Cook, K. C. 2006 Host traits and parasite species richness in even and odd-toed hoofed mammals, Artiodactyla and Perissodactyla. </w:t>
      </w:r>
      <w:r w:rsidRPr="000E617C">
        <w:rPr>
          <w:i/>
          <w:iCs/>
          <w:noProof/>
          <w:szCs w:val="24"/>
          <w:lang w:val="en-US"/>
        </w:rPr>
        <w:t>Oikos</w:t>
      </w:r>
      <w:r w:rsidRPr="000E617C">
        <w:rPr>
          <w:noProof/>
          <w:szCs w:val="24"/>
          <w:lang w:val="en-US"/>
        </w:rPr>
        <w:t xml:space="preserve"> </w:t>
      </w:r>
      <w:r w:rsidRPr="000E617C">
        <w:rPr>
          <w:b/>
          <w:bCs/>
          <w:noProof/>
          <w:szCs w:val="24"/>
          <w:lang w:val="en-US"/>
        </w:rPr>
        <w:t>115</w:t>
      </w:r>
      <w:r w:rsidRPr="000E617C">
        <w:rPr>
          <w:noProof/>
          <w:szCs w:val="24"/>
          <w:lang w:val="en-US"/>
        </w:rPr>
        <w:t xml:space="preserve">, 526–536. </w:t>
      </w:r>
    </w:p>
    <w:p w14:paraId="46B92F80"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15.</w:t>
      </w:r>
      <w:r w:rsidRPr="000E617C">
        <w:rPr>
          <w:noProof/>
          <w:szCs w:val="24"/>
          <w:lang w:val="en-US"/>
        </w:rPr>
        <w:tab/>
        <w:t xml:space="preserve">Guégan, J.-F., Lambert, A., Lévêque, C., Combes, C. &amp; Euzet, L. 1992 Can host body size explain the parasite species richness in tropical freshwater fishes? </w:t>
      </w:r>
      <w:r w:rsidRPr="000E617C">
        <w:rPr>
          <w:i/>
          <w:iCs/>
          <w:noProof/>
          <w:szCs w:val="24"/>
          <w:lang w:val="en-US"/>
        </w:rPr>
        <w:t>Oecologia</w:t>
      </w:r>
      <w:r w:rsidRPr="000E617C">
        <w:rPr>
          <w:noProof/>
          <w:szCs w:val="24"/>
          <w:lang w:val="en-US"/>
        </w:rPr>
        <w:t xml:space="preserve"> </w:t>
      </w:r>
      <w:r w:rsidRPr="000E617C">
        <w:rPr>
          <w:b/>
          <w:bCs/>
          <w:noProof/>
          <w:szCs w:val="24"/>
          <w:lang w:val="en-US"/>
        </w:rPr>
        <w:t>90</w:t>
      </w:r>
      <w:r w:rsidRPr="000E617C">
        <w:rPr>
          <w:noProof/>
          <w:szCs w:val="24"/>
          <w:lang w:val="en-US"/>
        </w:rPr>
        <w:t>, 197–204. (doi:10.1007/BF00317176)</w:t>
      </w:r>
    </w:p>
    <w:p w14:paraId="49601B57"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16.</w:t>
      </w:r>
      <w:r w:rsidRPr="000E617C">
        <w:rPr>
          <w:noProof/>
          <w:szCs w:val="24"/>
          <w:lang w:val="en-US"/>
        </w:rPr>
        <w:tab/>
        <w:t xml:space="preserve">Benavides, J. A., Huchard, E., Pettorelli, N., King, A. J., Brown, M. E., Archer, C. E., Appleton, C. C., Raymond, M. &amp; Cowlishaw, G. 2012 From parasite encounter to infection: Multiple-scale drivers of parasite richness in a wild social primate population. </w:t>
      </w:r>
      <w:r w:rsidRPr="000E617C">
        <w:rPr>
          <w:i/>
          <w:iCs/>
          <w:noProof/>
          <w:szCs w:val="24"/>
          <w:lang w:val="en-US"/>
        </w:rPr>
        <w:t>Am. J. Phys. Anthropol.</w:t>
      </w:r>
      <w:r w:rsidRPr="000E617C">
        <w:rPr>
          <w:noProof/>
          <w:szCs w:val="24"/>
          <w:lang w:val="en-US"/>
        </w:rPr>
        <w:t xml:space="preserve"> </w:t>
      </w:r>
      <w:r w:rsidRPr="000E617C">
        <w:rPr>
          <w:b/>
          <w:bCs/>
          <w:noProof/>
          <w:szCs w:val="24"/>
          <w:lang w:val="en-US"/>
        </w:rPr>
        <w:t>147</w:t>
      </w:r>
      <w:r w:rsidRPr="000E617C">
        <w:rPr>
          <w:noProof/>
          <w:szCs w:val="24"/>
          <w:lang w:val="en-US"/>
        </w:rPr>
        <w:t>, 52–63. (doi:10.1002/ajpa.21627)</w:t>
      </w:r>
    </w:p>
    <w:p w14:paraId="0705AA48"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17.</w:t>
      </w:r>
      <w:r w:rsidRPr="000E617C">
        <w:rPr>
          <w:noProof/>
          <w:szCs w:val="24"/>
          <w:lang w:val="en-US"/>
        </w:rPr>
        <w:tab/>
        <w:t xml:space="preserve">Poirotte, C., Basset, D., Willaume, E., Makaba, F., Kappeler, P. M. &amp; Charpentier, M. J. E. </w:t>
      </w:r>
      <w:r w:rsidRPr="000E617C">
        <w:rPr>
          <w:noProof/>
          <w:szCs w:val="24"/>
          <w:lang w:val="en-US"/>
        </w:rPr>
        <w:lastRenderedPageBreak/>
        <w:t xml:space="preserve">2016 Environmental and individual determinants of parasite richness across seasons in a free-ranging population of Mandrills ( </w:t>
      </w:r>
      <w:r w:rsidRPr="000E617C">
        <w:rPr>
          <w:i/>
          <w:iCs/>
          <w:noProof/>
          <w:szCs w:val="24"/>
          <w:lang w:val="en-US"/>
        </w:rPr>
        <w:t>M</w:t>
      </w:r>
      <w:r w:rsidRPr="000E617C">
        <w:rPr>
          <w:noProof/>
          <w:szCs w:val="24"/>
          <w:lang w:val="en-US"/>
        </w:rPr>
        <w:t xml:space="preserve"> </w:t>
      </w:r>
      <w:r w:rsidRPr="000E617C">
        <w:rPr>
          <w:i/>
          <w:iCs/>
          <w:noProof/>
          <w:szCs w:val="24"/>
          <w:lang w:val="en-US"/>
        </w:rPr>
        <w:t>andrillus sphinx)</w:t>
      </w:r>
      <w:r w:rsidRPr="000E617C">
        <w:rPr>
          <w:noProof/>
          <w:szCs w:val="24"/>
          <w:lang w:val="en-US"/>
        </w:rPr>
        <w:t xml:space="preserve">. </w:t>
      </w:r>
      <w:r w:rsidRPr="000E617C">
        <w:rPr>
          <w:i/>
          <w:iCs/>
          <w:noProof/>
          <w:szCs w:val="24"/>
          <w:lang w:val="en-US"/>
        </w:rPr>
        <w:t>Am. J. Phys. Anthropol.</w:t>
      </w:r>
      <w:r w:rsidRPr="000E617C">
        <w:rPr>
          <w:noProof/>
          <w:szCs w:val="24"/>
          <w:lang w:val="en-US"/>
        </w:rPr>
        <w:t xml:space="preserve"> </w:t>
      </w:r>
      <w:r w:rsidRPr="000E617C">
        <w:rPr>
          <w:b/>
          <w:bCs/>
          <w:noProof/>
          <w:szCs w:val="24"/>
          <w:lang w:val="en-US"/>
        </w:rPr>
        <w:t>159</w:t>
      </w:r>
      <w:r w:rsidRPr="000E617C">
        <w:rPr>
          <w:noProof/>
          <w:szCs w:val="24"/>
          <w:lang w:val="en-US"/>
        </w:rPr>
        <w:t>, 442–456. (doi:10.1002/ajpa.22888)</w:t>
      </w:r>
    </w:p>
    <w:p w14:paraId="7F623F2E"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18.</w:t>
      </w:r>
      <w:r w:rsidRPr="000E617C">
        <w:rPr>
          <w:noProof/>
          <w:szCs w:val="24"/>
          <w:lang w:val="en-US"/>
        </w:rPr>
        <w:tab/>
        <w:t xml:space="preserve">Poulin, R. &amp; Rohde, K. 1997 Comparing the richness of metazoan ectoparasite communities of marine fishes: controlling for host phylogeny. </w:t>
      </w:r>
      <w:r w:rsidRPr="000E617C">
        <w:rPr>
          <w:i/>
          <w:iCs/>
          <w:noProof/>
          <w:szCs w:val="24"/>
          <w:lang w:val="en-US"/>
        </w:rPr>
        <w:t>Oecologia</w:t>
      </w:r>
      <w:r w:rsidRPr="000E617C">
        <w:rPr>
          <w:noProof/>
          <w:szCs w:val="24"/>
          <w:lang w:val="en-US"/>
        </w:rPr>
        <w:t xml:space="preserve"> </w:t>
      </w:r>
      <w:r w:rsidRPr="000E617C">
        <w:rPr>
          <w:b/>
          <w:bCs/>
          <w:noProof/>
          <w:szCs w:val="24"/>
          <w:lang w:val="en-US"/>
        </w:rPr>
        <w:t>110</w:t>
      </w:r>
      <w:r w:rsidRPr="000E617C">
        <w:rPr>
          <w:noProof/>
          <w:szCs w:val="24"/>
          <w:lang w:val="en-US"/>
        </w:rPr>
        <w:t>, 278–283. (doi:10.1007/s004420050160)</w:t>
      </w:r>
    </w:p>
    <w:p w14:paraId="771EBC4C"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19.</w:t>
      </w:r>
      <w:r w:rsidRPr="000E617C">
        <w:rPr>
          <w:noProof/>
          <w:szCs w:val="24"/>
          <w:lang w:val="en-US"/>
        </w:rPr>
        <w:tab/>
        <w:t xml:space="preserve">Poulin, R., Krasnov, B. R. &amp; Mouillot, D. 2011 Host specificity in phylogenetic and geographic space. </w:t>
      </w:r>
      <w:r w:rsidRPr="000E617C">
        <w:rPr>
          <w:i/>
          <w:iCs/>
          <w:noProof/>
          <w:szCs w:val="24"/>
          <w:lang w:val="en-US"/>
        </w:rPr>
        <w:t>Trends Parasitol.</w:t>
      </w:r>
      <w:r w:rsidRPr="000E617C">
        <w:rPr>
          <w:noProof/>
          <w:szCs w:val="24"/>
          <w:lang w:val="en-US"/>
        </w:rPr>
        <w:t xml:space="preserve"> </w:t>
      </w:r>
      <w:r w:rsidRPr="000E617C">
        <w:rPr>
          <w:b/>
          <w:bCs/>
          <w:noProof/>
          <w:szCs w:val="24"/>
          <w:lang w:val="en-US"/>
        </w:rPr>
        <w:t>27</w:t>
      </w:r>
      <w:r w:rsidRPr="000E617C">
        <w:rPr>
          <w:noProof/>
          <w:szCs w:val="24"/>
          <w:lang w:val="en-US"/>
        </w:rPr>
        <w:t>, 355–361. (doi:10.1016/j.pt.2011.05.003)</w:t>
      </w:r>
    </w:p>
    <w:p w14:paraId="712AA1B9"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20.</w:t>
      </w:r>
      <w:r w:rsidRPr="000E617C">
        <w:rPr>
          <w:noProof/>
          <w:szCs w:val="24"/>
          <w:lang w:val="en-US"/>
        </w:rPr>
        <w:tab/>
        <w:t xml:space="preserve">Strona, G., Palomares, M. L. D., Bailly, N., Galli, P. &amp; Lafferty, K. D. 2013 Host range, host ecology, and distribution of more than 11 800 fish parasite species. </w:t>
      </w:r>
      <w:r w:rsidRPr="000E617C">
        <w:rPr>
          <w:i/>
          <w:iCs/>
          <w:noProof/>
          <w:szCs w:val="24"/>
          <w:lang w:val="en-US"/>
        </w:rPr>
        <w:t>Ecology</w:t>
      </w:r>
      <w:r w:rsidRPr="000E617C">
        <w:rPr>
          <w:noProof/>
          <w:szCs w:val="24"/>
          <w:lang w:val="en-US"/>
        </w:rPr>
        <w:t xml:space="preserve"> </w:t>
      </w:r>
      <w:r w:rsidRPr="000E617C">
        <w:rPr>
          <w:b/>
          <w:bCs/>
          <w:noProof/>
          <w:szCs w:val="24"/>
          <w:lang w:val="en-US"/>
        </w:rPr>
        <w:t>94</w:t>
      </w:r>
      <w:r w:rsidRPr="000E617C">
        <w:rPr>
          <w:noProof/>
          <w:szCs w:val="24"/>
          <w:lang w:val="en-US"/>
        </w:rPr>
        <w:t>, 544. (doi:10.1890/12-1419.1)</w:t>
      </w:r>
    </w:p>
    <w:p w14:paraId="0B8B28A0"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21.</w:t>
      </w:r>
      <w:r w:rsidRPr="000E617C">
        <w:rPr>
          <w:noProof/>
          <w:szCs w:val="24"/>
          <w:lang w:val="en-US"/>
        </w:rPr>
        <w:tab/>
        <w:t xml:space="preserve">Poulin, R. 1998 Host specificity. In </w:t>
      </w:r>
      <w:r w:rsidRPr="000E617C">
        <w:rPr>
          <w:i/>
          <w:iCs/>
          <w:noProof/>
          <w:szCs w:val="24"/>
          <w:lang w:val="en-US"/>
        </w:rPr>
        <w:t>Evolutionary ecology of parasites: from individuals to communities</w:t>
      </w:r>
      <w:r w:rsidRPr="000E617C">
        <w:rPr>
          <w:noProof/>
          <w:szCs w:val="24"/>
          <w:lang w:val="en-US"/>
        </w:rPr>
        <w:t xml:space="preserve">, London, UK: Chapman and Hall. </w:t>
      </w:r>
    </w:p>
    <w:p w14:paraId="74A243AF"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22.</w:t>
      </w:r>
      <w:r w:rsidRPr="000E617C">
        <w:rPr>
          <w:noProof/>
          <w:szCs w:val="24"/>
          <w:lang w:val="en-US"/>
        </w:rPr>
        <w:tab/>
        <w:t xml:space="preserve">Bellay, S., Oliveira, E. F., Almeida-Neto, M., Mello, M. A. R., Takemoto, R. M. &amp; Luque, J. L. 2015 Ectoparasites and endoparasites of fish form networks with different structures. </w:t>
      </w:r>
      <w:r w:rsidRPr="000E617C">
        <w:rPr>
          <w:i/>
          <w:iCs/>
          <w:noProof/>
          <w:szCs w:val="24"/>
          <w:lang w:val="en-US"/>
        </w:rPr>
        <w:t>Parasitology</w:t>
      </w:r>
      <w:r w:rsidRPr="000E617C">
        <w:rPr>
          <w:noProof/>
          <w:szCs w:val="24"/>
          <w:lang w:val="en-US"/>
        </w:rPr>
        <w:t xml:space="preserve"> </w:t>
      </w:r>
      <w:r w:rsidRPr="000E617C">
        <w:rPr>
          <w:b/>
          <w:bCs/>
          <w:noProof/>
          <w:szCs w:val="24"/>
          <w:lang w:val="en-US"/>
        </w:rPr>
        <w:t>142</w:t>
      </w:r>
      <w:r w:rsidRPr="000E617C">
        <w:rPr>
          <w:noProof/>
          <w:szCs w:val="24"/>
          <w:lang w:val="en-US"/>
        </w:rPr>
        <w:t>, 901–909. (doi:10.1017/S0031182015000128)</w:t>
      </w:r>
    </w:p>
    <w:p w14:paraId="100B8E4F"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23.</w:t>
      </w:r>
      <w:r w:rsidRPr="000E617C">
        <w:rPr>
          <w:noProof/>
          <w:szCs w:val="24"/>
          <w:lang w:val="en-US"/>
        </w:rPr>
        <w:tab/>
        <w:t xml:space="preserve">Poulin, R. &amp; Morand, S. 2004 </w:t>
      </w:r>
      <w:r w:rsidRPr="000E617C">
        <w:rPr>
          <w:i/>
          <w:iCs/>
          <w:noProof/>
          <w:szCs w:val="24"/>
          <w:lang w:val="en-US"/>
        </w:rPr>
        <w:t>Parasite Biodiversity</w:t>
      </w:r>
      <w:r w:rsidRPr="000E617C">
        <w:rPr>
          <w:noProof/>
          <w:szCs w:val="24"/>
          <w:lang w:val="en-US"/>
        </w:rPr>
        <w:t xml:space="preserve">. Washington, D.C.: Smithsonian Institution. </w:t>
      </w:r>
    </w:p>
    <w:p w14:paraId="265F1862"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24.</w:t>
      </w:r>
      <w:r w:rsidRPr="000E617C">
        <w:rPr>
          <w:noProof/>
          <w:szCs w:val="24"/>
          <w:lang w:val="en-US"/>
        </w:rPr>
        <w:tab/>
        <w:t xml:space="preserve">Molnár, P. K., Kutz, S. J., Hoar, B. M. &amp; Dobson, A. P. 2013 Metabolic approaches to understanding climate change impacts on seasonal host-macroparasite dynamics. </w:t>
      </w:r>
      <w:r w:rsidRPr="000E617C">
        <w:rPr>
          <w:i/>
          <w:iCs/>
          <w:noProof/>
          <w:szCs w:val="24"/>
          <w:lang w:val="en-US"/>
        </w:rPr>
        <w:t>Ecol. Lett.</w:t>
      </w:r>
      <w:r w:rsidRPr="000E617C">
        <w:rPr>
          <w:noProof/>
          <w:szCs w:val="24"/>
          <w:lang w:val="en-US"/>
        </w:rPr>
        <w:t xml:space="preserve"> </w:t>
      </w:r>
      <w:r w:rsidRPr="000E617C">
        <w:rPr>
          <w:b/>
          <w:bCs/>
          <w:noProof/>
          <w:szCs w:val="24"/>
          <w:lang w:val="en-US"/>
        </w:rPr>
        <w:t>16</w:t>
      </w:r>
      <w:r w:rsidRPr="000E617C">
        <w:rPr>
          <w:noProof/>
          <w:szCs w:val="24"/>
          <w:lang w:val="en-US"/>
        </w:rPr>
        <w:t>, 9–21. (doi:10.1111/ele.12022)</w:t>
      </w:r>
    </w:p>
    <w:p w14:paraId="29373D79"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25.</w:t>
      </w:r>
      <w:r w:rsidRPr="000E617C">
        <w:rPr>
          <w:noProof/>
          <w:szCs w:val="24"/>
          <w:lang w:val="en-US"/>
        </w:rPr>
        <w:tab/>
        <w:t xml:space="preserve">Morand, S., Simková, A., Matejusová, I., Plaisance, L., Verneau, O. &amp; Desdevises, Y. 2002 Investigating patterns may reveal processes: evolutionary ecology of ectoparasitic monogeneans. </w:t>
      </w:r>
      <w:r w:rsidRPr="000E617C">
        <w:rPr>
          <w:i/>
          <w:iCs/>
          <w:noProof/>
          <w:szCs w:val="24"/>
          <w:lang w:val="en-US"/>
        </w:rPr>
        <w:t>Int. J. Parasitol.</w:t>
      </w:r>
      <w:r w:rsidRPr="000E617C">
        <w:rPr>
          <w:noProof/>
          <w:szCs w:val="24"/>
          <w:lang w:val="en-US"/>
        </w:rPr>
        <w:t xml:space="preserve"> </w:t>
      </w:r>
      <w:r w:rsidRPr="000E617C">
        <w:rPr>
          <w:b/>
          <w:bCs/>
          <w:noProof/>
          <w:szCs w:val="24"/>
          <w:lang w:val="en-US"/>
        </w:rPr>
        <w:t>32</w:t>
      </w:r>
      <w:r w:rsidRPr="000E617C">
        <w:rPr>
          <w:noProof/>
          <w:szCs w:val="24"/>
          <w:lang w:val="en-US"/>
        </w:rPr>
        <w:t>, 111–119. (doi:10.1016/S0020-7519(01)00347-2)</w:t>
      </w:r>
    </w:p>
    <w:p w14:paraId="473E049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26.</w:t>
      </w:r>
      <w:r w:rsidRPr="000E617C">
        <w:rPr>
          <w:noProof/>
          <w:szCs w:val="24"/>
          <w:lang w:val="en-US"/>
        </w:rPr>
        <w:tab/>
        <w:t xml:space="preserve">Geritz, S. A. H., Kisdi, É., Meszéna, G. &amp; Metz, J. A. J. 1998 Evolutionarily singular strategies and the adaptive growth and branching of the evolutionary tree. </w:t>
      </w:r>
      <w:r w:rsidRPr="000E617C">
        <w:rPr>
          <w:i/>
          <w:iCs/>
          <w:noProof/>
          <w:szCs w:val="24"/>
          <w:lang w:val="en-US"/>
        </w:rPr>
        <w:t>Evol. Ecol.</w:t>
      </w:r>
      <w:r w:rsidRPr="000E617C">
        <w:rPr>
          <w:noProof/>
          <w:szCs w:val="24"/>
          <w:lang w:val="en-US"/>
        </w:rPr>
        <w:t xml:space="preserve"> </w:t>
      </w:r>
      <w:r w:rsidRPr="000E617C">
        <w:rPr>
          <w:b/>
          <w:bCs/>
          <w:noProof/>
          <w:szCs w:val="24"/>
          <w:lang w:val="en-US"/>
        </w:rPr>
        <w:t>12</w:t>
      </w:r>
      <w:r w:rsidRPr="000E617C">
        <w:rPr>
          <w:noProof/>
          <w:szCs w:val="24"/>
          <w:lang w:val="en-US"/>
        </w:rPr>
        <w:t>, 35–57. (doi:10.1023/A:1006554906681)</w:t>
      </w:r>
    </w:p>
    <w:p w14:paraId="31426F6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27.</w:t>
      </w:r>
      <w:r w:rsidRPr="000E617C">
        <w:rPr>
          <w:noProof/>
          <w:szCs w:val="24"/>
          <w:lang w:val="en-US"/>
        </w:rPr>
        <w:tab/>
        <w:t xml:space="preserve">Hurford, A., Cownden, D. &amp; Day, T. 2010 Next-generation tools for evolutionary invasion analyses. </w:t>
      </w:r>
      <w:r w:rsidRPr="000E617C">
        <w:rPr>
          <w:i/>
          <w:iCs/>
          <w:noProof/>
          <w:szCs w:val="24"/>
          <w:lang w:val="en-US"/>
        </w:rPr>
        <w:t>J. R. Soc. Interface</w:t>
      </w:r>
      <w:r w:rsidRPr="000E617C">
        <w:rPr>
          <w:noProof/>
          <w:szCs w:val="24"/>
          <w:lang w:val="en-US"/>
        </w:rPr>
        <w:t xml:space="preserve"> </w:t>
      </w:r>
      <w:r w:rsidRPr="000E617C">
        <w:rPr>
          <w:b/>
          <w:bCs/>
          <w:noProof/>
          <w:szCs w:val="24"/>
          <w:lang w:val="en-US"/>
        </w:rPr>
        <w:t>7</w:t>
      </w:r>
      <w:r w:rsidRPr="000E617C">
        <w:rPr>
          <w:noProof/>
          <w:szCs w:val="24"/>
          <w:lang w:val="en-US"/>
        </w:rPr>
        <w:t>, 561–571. (doi:10.1098/rsif.2009.0448)</w:t>
      </w:r>
    </w:p>
    <w:p w14:paraId="5CB8300F"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28.</w:t>
      </w:r>
      <w:r w:rsidRPr="000E617C">
        <w:rPr>
          <w:noProof/>
          <w:szCs w:val="24"/>
          <w:lang w:val="en-US"/>
        </w:rPr>
        <w:tab/>
        <w:t xml:space="preserve">Savage, V. M., Gilloly, J. F., Brown, J. H. &amp; Charnov, E. L. 2004 Effects of body size and temperature on population growth. </w:t>
      </w:r>
      <w:r w:rsidRPr="000E617C">
        <w:rPr>
          <w:i/>
          <w:iCs/>
          <w:noProof/>
          <w:szCs w:val="24"/>
          <w:lang w:val="en-US"/>
        </w:rPr>
        <w:t>Am. Nat.</w:t>
      </w:r>
      <w:r w:rsidRPr="000E617C">
        <w:rPr>
          <w:noProof/>
          <w:szCs w:val="24"/>
          <w:lang w:val="en-US"/>
        </w:rPr>
        <w:t xml:space="preserve"> </w:t>
      </w:r>
      <w:r w:rsidRPr="000E617C">
        <w:rPr>
          <w:b/>
          <w:bCs/>
          <w:noProof/>
          <w:szCs w:val="24"/>
          <w:lang w:val="en-US"/>
        </w:rPr>
        <w:t>163</w:t>
      </w:r>
      <w:r w:rsidRPr="000E617C">
        <w:rPr>
          <w:noProof/>
          <w:szCs w:val="24"/>
          <w:lang w:val="en-US"/>
        </w:rPr>
        <w:t>, 429–41. (doi:10.1086/381872)</w:t>
      </w:r>
    </w:p>
    <w:p w14:paraId="21189C66"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29.</w:t>
      </w:r>
      <w:r w:rsidRPr="000E617C">
        <w:rPr>
          <w:noProof/>
          <w:szCs w:val="24"/>
          <w:lang w:val="en-US"/>
        </w:rPr>
        <w:tab/>
        <w:t xml:space="preserve">Froese, R., Pauly, D. &amp; Editors 2015 FishBase. </w:t>
      </w:r>
    </w:p>
    <w:p w14:paraId="4834AC9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30.</w:t>
      </w:r>
      <w:r w:rsidRPr="000E617C">
        <w:rPr>
          <w:noProof/>
          <w:szCs w:val="24"/>
          <w:lang w:val="en-US"/>
        </w:rPr>
        <w:tab/>
        <w:t xml:space="preserve">McGinnis, S. &amp; Madden, T. L. 2004 BLAST: at the core of a powerful and diverse set of sequence analysis tools. </w:t>
      </w:r>
      <w:r w:rsidRPr="000E617C">
        <w:rPr>
          <w:i/>
          <w:iCs/>
          <w:noProof/>
          <w:szCs w:val="24"/>
          <w:lang w:val="en-US"/>
        </w:rPr>
        <w:t>Nucleic Acids Res.</w:t>
      </w:r>
      <w:r w:rsidRPr="000E617C">
        <w:rPr>
          <w:noProof/>
          <w:szCs w:val="24"/>
          <w:lang w:val="en-US"/>
        </w:rPr>
        <w:t xml:space="preserve"> </w:t>
      </w:r>
      <w:r w:rsidRPr="000E617C">
        <w:rPr>
          <w:b/>
          <w:bCs/>
          <w:noProof/>
          <w:szCs w:val="24"/>
          <w:lang w:val="en-US"/>
        </w:rPr>
        <w:t>32</w:t>
      </w:r>
      <w:r w:rsidRPr="000E617C">
        <w:rPr>
          <w:noProof/>
          <w:szCs w:val="24"/>
          <w:lang w:val="en-US"/>
        </w:rPr>
        <w:t>, W20–W25. (doi:10.1093/nar/gkh435)</w:t>
      </w:r>
    </w:p>
    <w:p w14:paraId="27CD7419"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31.</w:t>
      </w:r>
      <w:r w:rsidRPr="000E617C">
        <w:rPr>
          <w:noProof/>
          <w:szCs w:val="24"/>
          <w:lang w:val="en-US"/>
        </w:rPr>
        <w:tab/>
        <w:t xml:space="preserve">Rice, P., Longden, I. &amp; Bleasby, A. 2000 EMBOSS: The European Molecular Biology Open Software Suite. </w:t>
      </w:r>
      <w:r w:rsidRPr="000E617C">
        <w:rPr>
          <w:i/>
          <w:iCs/>
          <w:noProof/>
          <w:szCs w:val="24"/>
          <w:lang w:val="en-US"/>
        </w:rPr>
        <w:t>Trends Genet.</w:t>
      </w:r>
      <w:r w:rsidRPr="000E617C">
        <w:rPr>
          <w:noProof/>
          <w:szCs w:val="24"/>
          <w:lang w:val="en-US"/>
        </w:rPr>
        <w:t xml:space="preserve"> </w:t>
      </w:r>
      <w:r w:rsidRPr="000E617C">
        <w:rPr>
          <w:b/>
          <w:bCs/>
          <w:noProof/>
          <w:szCs w:val="24"/>
          <w:lang w:val="en-US"/>
        </w:rPr>
        <w:t>16</w:t>
      </w:r>
      <w:r w:rsidRPr="000E617C">
        <w:rPr>
          <w:noProof/>
          <w:szCs w:val="24"/>
          <w:lang w:val="en-US"/>
        </w:rPr>
        <w:t>, 276–277. (doi:10.1016/S0168-9525(00)02024-2)</w:t>
      </w:r>
    </w:p>
    <w:p w14:paraId="0FEB9DC1"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32.</w:t>
      </w:r>
      <w:r w:rsidRPr="000E617C">
        <w:rPr>
          <w:noProof/>
          <w:szCs w:val="24"/>
          <w:lang w:val="en-US"/>
        </w:rPr>
        <w:tab/>
        <w:t xml:space="preserve">Capella-Gutiérrez, S., Silla-Martínez, J. M. &amp; Gabaldón, T. 2009 trimAl: a tool for automated alignment trimming in large-scale phylogenetic analyses. </w:t>
      </w:r>
      <w:r w:rsidRPr="000E617C">
        <w:rPr>
          <w:i/>
          <w:iCs/>
          <w:noProof/>
          <w:szCs w:val="24"/>
          <w:lang w:val="en-US"/>
        </w:rPr>
        <w:t>Bioinformatics</w:t>
      </w:r>
      <w:r w:rsidRPr="000E617C">
        <w:rPr>
          <w:noProof/>
          <w:szCs w:val="24"/>
          <w:lang w:val="en-US"/>
        </w:rPr>
        <w:t xml:space="preserve"> </w:t>
      </w:r>
      <w:r w:rsidRPr="000E617C">
        <w:rPr>
          <w:b/>
          <w:bCs/>
          <w:noProof/>
          <w:szCs w:val="24"/>
          <w:lang w:val="en-US"/>
        </w:rPr>
        <w:t>25</w:t>
      </w:r>
      <w:r w:rsidRPr="000E617C">
        <w:rPr>
          <w:noProof/>
          <w:szCs w:val="24"/>
          <w:lang w:val="en-US"/>
        </w:rPr>
        <w:t>, 1972–1973. (doi:10.1093/bioinformatics/btp348)</w:t>
      </w:r>
    </w:p>
    <w:p w14:paraId="5D0FB13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33.</w:t>
      </w:r>
      <w:r w:rsidRPr="000E617C">
        <w:rPr>
          <w:noProof/>
          <w:szCs w:val="24"/>
          <w:lang w:val="en-US"/>
        </w:rPr>
        <w:tab/>
        <w:t xml:space="preserve">Kimura, M. 1980 A simple method for estimating evolutionary rates of base substitutions through comparative studies of nucleotide sequences. </w:t>
      </w:r>
      <w:r w:rsidRPr="000E617C">
        <w:rPr>
          <w:i/>
          <w:iCs/>
          <w:noProof/>
          <w:szCs w:val="24"/>
          <w:lang w:val="en-US"/>
        </w:rPr>
        <w:t>J. Mol. Evol.</w:t>
      </w:r>
      <w:r w:rsidRPr="000E617C">
        <w:rPr>
          <w:noProof/>
          <w:szCs w:val="24"/>
          <w:lang w:val="en-US"/>
        </w:rPr>
        <w:t xml:space="preserve"> </w:t>
      </w:r>
      <w:r w:rsidRPr="000E617C">
        <w:rPr>
          <w:b/>
          <w:bCs/>
          <w:noProof/>
          <w:szCs w:val="24"/>
          <w:lang w:val="en-US"/>
        </w:rPr>
        <w:t>16</w:t>
      </w:r>
      <w:r w:rsidRPr="000E617C">
        <w:rPr>
          <w:noProof/>
          <w:szCs w:val="24"/>
          <w:lang w:val="en-US"/>
        </w:rPr>
        <w:t xml:space="preserve">, 111–120. </w:t>
      </w:r>
    </w:p>
    <w:p w14:paraId="3E0E0BA8"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34.</w:t>
      </w:r>
      <w:r w:rsidRPr="000E617C">
        <w:rPr>
          <w:noProof/>
          <w:szCs w:val="24"/>
          <w:lang w:val="en-US"/>
        </w:rPr>
        <w:tab/>
        <w:t xml:space="preserve">Paradis, E., Claude, J. &amp; Strimmer, K. 2004 APE: Analyses of phylogenetics and evolution in R language. </w:t>
      </w:r>
      <w:r w:rsidRPr="000E617C">
        <w:rPr>
          <w:i/>
          <w:iCs/>
          <w:noProof/>
          <w:szCs w:val="24"/>
          <w:lang w:val="en-US"/>
        </w:rPr>
        <w:t>Bioinformatics</w:t>
      </w:r>
      <w:r w:rsidRPr="000E617C">
        <w:rPr>
          <w:noProof/>
          <w:szCs w:val="24"/>
          <w:lang w:val="en-US"/>
        </w:rPr>
        <w:t xml:space="preserve"> </w:t>
      </w:r>
      <w:r w:rsidRPr="000E617C">
        <w:rPr>
          <w:b/>
          <w:bCs/>
          <w:noProof/>
          <w:szCs w:val="24"/>
          <w:lang w:val="en-US"/>
        </w:rPr>
        <w:t>20</w:t>
      </w:r>
      <w:r w:rsidRPr="000E617C">
        <w:rPr>
          <w:noProof/>
          <w:szCs w:val="24"/>
          <w:lang w:val="en-US"/>
        </w:rPr>
        <w:t>, 289–290. (doi:10.1093/bioinformatics/btg412)</w:t>
      </w:r>
    </w:p>
    <w:p w14:paraId="3BE1F7DC"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35.</w:t>
      </w:r>
      <w:r w:rsidRPr="000E617C">
        <w:rPr>
          <w:noProof/>
          <w:szCs w:val="24"/>
          <w:lang w:val="en-US"/>
        </w:rPr>
        <w:tab/>
        <w:t xml:space="preserve">Poulin, R. &amp; Mouillot, D. 2003 Parasite specialization from a phylogenetic perspective: a new index of host specificity. </w:t>
      </w:r>
      <w:r w:rsidRPr="000E617C">
        <w:rPr>
          <w:i/>
          <w:iCs/>
          <w:noProof/>
          <w:szCs w:val="24"/>
          <w:lang w:val="en-US"/>
        </w:rPr>
        <w:t>Parasitology</w:t>
      </w:r>
      <w:r w:rsidRPr="000E617C">
        <w:rPr>
          <w:noProof/>
          <w:szCs w:val="24"/>
          <w:lang w:val="en-US"/>
        </w:rPr>
        <w:t xml:space="preserve"> </w:t>
      </w:r>
      <w:r w:rsidRPr="000E617C">
        <w:rPr>
          <w:b/>
          <w:bCs/>
          <w:noProof/>
          <w:szCs w:val="24"/>
          <w:lang w:val="en-US"/>
        </w:rPr>
        <w:t>126</w:t>
      </w:r>
      <w:r w:rsidRPr="000E617C">
        <w:rPr>
          <w:noProof/>
          <w:szCs w:val="24"/>
          <w:lang w:val="en-US"/>
        </w:rPr>
        <w:t>, 473–480. (doi:10.1017/S0031182003002993)</w:t>
      </w:r>
    </w:p>
    <w:p w14:paraId="66EE85DE"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36.</w:t>
      </w:r>
      <w:r w:rsidRPr="000E617C">
        <w:rPr>
          <w:noProof/>
          <w:szCs w:val="24"/>
          <w:lang w:val="en-US"/>
        </w:rPr>
        <w:tab/>
        <w:t xml:space="preserve">Faith, D. P. 1992 Conservation evaluation and phylogenetic diversity. </w:t>
      </w:r>
      <w:r w:rsidRPr="000E617C">
        <w:rPr>
          <w:i/>
          <w:iCs/>
          <w:noProof/>
          <w:szCs w:val="24"/>
          <w:lang w:val="en-US"/>
        </w:rPr>
        <w:t>Biol. Conserv.</w:t>
      </w:r>
      <w:r w:rsidRPr="000E617C">
        <w:rPr>
          <w:noProof/>
          <w:szCs w:val="24"/>
          <w:lang w:val="en-US"/>
        </w:rPr>
        <w:t xml:space="preserve"> </w:t>
      </w:r>
      <w:r w:rsidRPr="000E617C">
        <w:rPr>
          <w:b/>
          <w:bCs/>
          <w:noProof/>
          <w:szCs w:val="24"/>
          <w:lang w:val="en-US"/>
        </w:rPr>
        <w:t>61</w:t>
      </w:r>
      <w:r w:rsidRPr="000E617C">
        <w:rPr>
          <w:noProof/>
          <w:szCs w:val="24"/>
          <w:lang w:val="en-US"/>
        </w:rPr>
        <w:t>, 1–10. (doi:10.1016/0006-3207(92)91201-3)</w:t>
      </w:r>
    </w:p>
    <w:p w14:paraId="67927268"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37.</w:t>
      </w:r>
      <w:r w:rsidRPr="000E617C">
        <w:rPr>
          <w:noProof/>
          <w:szCs w:val="24"/>
          <w:lang w:val="en-US"/>
        </w:rPr>
        <w:tab/>
        <w:t xml:space="preserve">Schliep, K. P. 2011 phangorn: phylogenetic analysis in R. </w:t>
      </w:r>
      <w:r w:rsidRPr="000E617C">
        <w:rPr>
          <w:i/>
          <w:iCs/>
          <w:noProof/>
          <w:szCs w:val="24"/>
          <w:lang w:val="en-US"/>
        </w:rPr>
        <w:t>Bioinformatics</w:t>
      </w:r>
      <w:r w:rsidRPr="000E617C">
        <w:rPr>
          <w:noProof/>
          <w:szCs w:val="24"/>
          <w:lang w:val="en-US"/>
        </w:rPr>
        <w:t xml:space="preserve"> </w:t>
      </w:r>
      <w:r w:rsidRPr="000E617C">
        <w:rPr>
          <w:b/>
          <w:bCs/>
          <w:noProof/>
          <w:szCs w:val="24"/>
          <w:lang w:val="en-US"/>
        </w:rPr>
        <w:t>27</w:t>
      </w:r>
      <w:r w:rsidRPr="000E617C">
        <w:rPr>
          <w:noProof/>
          <w:szCs w:val="24"/>
          <w:lang w:val="en-US"/>
        </w:rPr>
        <w:t>, 592–593. (doi:10.1093/bioinformatics/btq706)</w:t>
      </w:r>
    </w:p>
    <w:p w14:paraId="783BFB09"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38.</w:t>
      </w:r>
      <w:r w:rsidRPr="000E617C">
        <w:rPr>
          <w:noProof/>
          <w:szCs w:val="24"/>
          <w:lang w:val="en-US"/>
        </w:rPr>
        <w:tab/>
        <w:t xml:space="preserve">Kembel, S. W., Cowan, P. D., Helmus, M. R., Cornwell, W. K., Morlon, H., Ackerly, D. D., Blomberg, S. P. &amp; Webb, C. O. 2010 Picante: R tools for integrating phylogenies and ecology. </w:t>
      </w:r>
      <w:r w:rsidRPr="000E617C">
        <w:rPr>
          <w:i/>
          <w:iCs/>
          <w:noProof/>
          <w:szCs w:val="24"/>
          <w:lang w:val="en-US"/>
        </w:rPr>
        <w:t>Bioinformatics</w:t>
      </w:r>
      <w:r w:rsidRPr="000E617C">
        <w:rPr>
          <w:noProof/>
          <w:szCs w:val="24"/>
          <w:lang w:val="en-US"/>
        </w:rPr>
        <w:t xml:space="preserve"> </w:t>
      </w:r>
      <w:r w:rsidRPr="000E617C">
        <w:rPr>
          <w:b/>
          <w:bCs/>
          <w:noProof/>
          <w:szCs w:val="24"/>
          <w:lang w:val="en-US"/>
        </w:rPr>
        <w:t>26</w:t>
      </w:r>
      <w:r w:rsidRPr="000E617C">
        <w:rPr>
          <w:noProof/>
          <w:szCs w:val="24"/>
          <w:lang w:val="en-US"/>
        </w:rPr>
        <w:t>, 1463–1464. (doi:10.1093/bioinformatics/btq166)</w:t>
      </w:r>
    </w:p>
    <w:p w14:paraId="301A80C1"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39.</w:t>
      </w:r>
      <w:r w:rsidRPr="000E617C">
        <w:rPr>
          <w:noProof/>
          <w:szCs w:val="24"/>
          <w:lang w:val="en-US"/>
        </w:rPr>
        <w:tab/>
        <w:t xml:space="preserve">Smith, M. A., Rodriguez, J. J., Whitfield, J. B., Deans, A. R., Janzen, D. H., Hallwachs, W. &amp; Hebert, P. D. N. 2008 Extreme diversity of tropical parasitoid wasps exposed by iterative </w:t>
      </w:r>
      <w:r w:rsidRPr="000E617C">
        <w:rPr>
          <w:noProof/>
          <w:szCs w:val="24"/>
          <w:lang w:val="en-US"/>
        </w:rPr>
        <w:lastRenderedPageBreak/>
        <w:t xml:space="preserve">integration of natural history, DNA barcoding, morphology, and collections. </w:t>
      </w:r>
      <w:r w:rsidRPr="000E617C">
        <w:rPr>
          <w:i/>
          <w:iCs/>
          <w:noProof/>
          <w:szCs w:val="24"/>
          <w:lang w:val="en-US"/>
        </w:rPr>
        <w:t>Proc. Natl. Acad. Sci. U. S. A.</w:t>
      </w:r>
      <w:r w:rsidRPr="000E617C">
        <w:rPr>
          <w:noProof/>
          <w:szCs w:val="24"/>
          <w:lang w:val="en-US"/>
        </w:rPr>
        <w:t xml:space="preserve"> </w:t>
      </w:r>
      <w:r w:rsidRPr="000E617C">
        <w:rPr>
          <w:b/>
          <w:bCs/>
          <w:noProof/>
          <w:szCs w:val="24"/>
          <w:lang w:val="en-US"/>
        </w:rPr>
        <w:t>105</w:t>
      </w:r>
      <w:r w:rsidRPr="000E617C">
        <w:rPr>
          <w:noProof/>
          <w:szCs w:val="24"/>
          <w:lang w:val="en-US"/>
        </w:rPr>
        <w:t>, 12359–12364. (doi:10.1073/pnas.0805319105)</w:t>
      </w:r>
    </w:p>
    <w:p w14:paraId="03CA48F4" w14:textId="77777777" w:rsidR="000E617C" w:rsidRPr="000E617C" w:rsidRDefault="000E617C" w:rsidP="000E617C">
      <w:pPr>
        <w:widowControl w:val="0"/>
        <w:autoSpaceDE w:val="0"/>
        <w:autoSpaceDN w:val="0"/>
        <w:adjustRightInd w:val="0"/>
        <w:ind w:left="640" w:hanging="640"/>
        <w:rPr>
          <w:noProof/>
        </w:rPr>
      </w:pPr>
      <w:r w:rsidRPr="000E617C">
        <w:rPr>
          <w:noProof/>
          <w:szCs w:val="24"/>
          <w:lang w:val="en-US"/>
        </w:rPr>
        <w:t>40.</w:t>
      </w:r>
      <w:r w:rsidRPr="000E617C">
        <w:rPr>
          <w:noProof/>
          <w:szCs w:val="24"/>
          <w:lang w:val="en-US"/>
        </w:rPr>
        <w:tab/>
        <w:t xml:space="preserve">Gudelj, I., Van den Bosch, F. &amp; Gilligan, C. A. 2004 Transmission rates and adaptive evolution of pathogens in sympatric heterogeneous plant populations. </w:t>
      </w:r>
      <w:r w:rsidRPr="000E617C">
        <w:rPr>
          <w:i/>
          <w:iCs/>
          <w:noProof/>
          <w:szCs w:val="24"/>
          <w:lang w:val="en-US"/>
        </w:rPr>
        <w:t>Proc. R. Soc. London B Biol. Sci.</w:t>
      </w:r>
      <w:r w:rsidRPr="000E617C">
        <w:rPr>
          <w:noProof/>
          <w:szCs w:val="24"/>
          <w:lang w:val="en-US"/>
        </w:rPr>
        <w:t xml:space="preserve"> </w:t>
      </w:r>
      <w:r w:rsidRPr="000E617C">
        <w:rPr>
          <w:b/>
          <w:bCs/>
          <w:noProof/>
          <w:szCs w:val="24"/>
          <w:lang w:val="en-US"/>
        </w:rPr>
        <w:t>271</w:t>
      </w:r>
      <w:r w:rsidRPr="000E617C">
        <w:rPr>
          <w:noProof/>
          <w:szCs w:val="24"/>
          <w:lang w:val="en-US"/>
        </w:rPr>
        <w:t>, 2187–2194. (doi:10.1098/rspb.2004.2837)</w:t>
      </w:r>
    </w:p>
    <w:p w14:paraId="1C668D32" w14:textId="2BED0729" w:rsidR="006473CD" w:rsidRPr="006473CD" w:rsidRDefault="00C5308B" w:rsidP="000E617C">
      <w:pPr>
        <w:widowControl w:val="0"/>
        <w:autoSpaceDE w:val="0"/>
        <w:autoSpaceDN w:val="0"/>
        <w:adjustRightInd w:val="0"/>
        <w:ind w:left="640" w:hanging="640"/>
        <w:rPr>
          <w:b/>
          <w:szCs w:val="24"/>
        </w:rPr>
      </w:pPr>
      <w:r>
        <w:rPr>
          <w:b/>
          <w:szCs w:val="24"/>
        </w:rPr>
        <w:fldChar w:fldCharType="end"/>
      </w:r>
    </w:p>
    <w:p w14:paraId="2543726F" w14:textId="77777777" w:rsidR="006473CD" w:rsidRPr="006473CD" w:rsidRDefault="006473CD" w:rsidP="006473CD">
      <w:pPr>
        <w:widowControl w:val="0"/>
        <w:autoSpaceDE w:val="0"/>
        <w:autoSpaceDN w:val="0"/>
        <w:adjustRightInd w:val="0"/>
        <w:ind w:left="640" w:hanging="640"/>
        <w:rPr>
          <w:szCs w:val="24"/>
        </w:rPr>
      </w:pPr>
    </w:p>
    <w:p w14:paraId="2789D9CD" w14:textId="77777777" w:rsidR="006473CD" w:rsidRPr="006473CD" w:rsidRDefault="006473CD" w:rsidP="006473CD">
      <w:pPr>
        <w:rPr>
          <w:color w:val="323031"/>
          <w:szCs w:val="24"/>
        </w:rPr>
      </w:pPr>
      <w:r w:rsidRPr="006473CD">
        <w:rPr>
          <w:color w:val="323031"/>
          <w:szCs w:val="24"/>
        </w:rPr>
        <w:br w:type="page"/>
      </w:r>
    </w:p>
    <w:p w14:paraId="6E756044"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Tables</w:t>
      </w:r>
    </w:p>
    <w:p w14:paraId="27FB05E5" w14:textId="77777777" w:rsidR="006473CD" w:rsidRPr="006473CD" w:rsidRDefault="006473CD" w:rsidP="006473CD">
      <w:pPr>
        <w:rPr>
          <w:color w:val="333333"/>
          <w:szCs w:val="24"/>
          <w:shd w:val="clear" w:color="auto" w:fill="FFFFFF"/>
        </w:rPr>
      </w:pPr>
      <w:r w:rsidRPr="006473CD">
        <w:rPr>
          <w:color w:val="333333"/>
          <w:szCs w:val="24"/>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641DD8F6" w14:textId="77777777" w:rsidR="006473CD" w:rsidRPr="006473CD" w:rsidRDefault="006473CD" w:rsidP="006473CD">
      <w:pPr>
        <w:rPr>
          <w:szCs w:val="24"/>
        </w:rPr>
      </w:pPr>
    </w:p>
    <w:p w14:paraId="68194D1A" w14:textId="77777777" w:rsidR="006473CD" w:rsidRPr="006473CD" w:rsidRDefault="006473CD" w:rsidP="006473CD">
      <w:pPr>
        <w:rPr>
          <w:szCs w:val="24"/>
        </w:rPr>
      </w:pPr>
    </w:p>
    <w:p w14:paraId="2DAFC253"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 and table captions</w:t>
      </w:r>
    </w:p>
    <w:p w14:paraId="4ABEC8DD"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142C908B" w14:textId="77777777" w:rsidR="006473CD" w:rsidRPr="006473CD" w:rsidRDefault="006473CD" w:rsidP="006473CD">
      <w:pPr>
        <w:rPr>
          <w:color w:val="333333"/>
          <w:szCs w:val="24"/>
          <w:shd w:val="clear" w:color="auto" w:fill="FFFFFF"/>
        </w:rPr>
      </w:pPr>
    </w:p>
    <w:p w14:paraId="0CB1D833" w14:textId="77777777" w:rsidR="006473CD" w:rsidRPr="006473CD" w:rsidRDefault="006473CD" w:rsidP="006473CD">
      <w:pPr>
        <w:rPr>
          <w:color w:val="333333"/>
          <w:szCs w:val="24"/>
          <w:shd w:val="clear" w:color="auto" w:fill="FFFFFF"/>
        </w:rPr>
      </w:pPr>
    </w:p>
    <w:p w14:paraId="1DBFDCBE"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Figures</w:t>
      </w:r>
    </w:p>
    <w:p w14:paraId="6484320C" w14:textId="77777777" w:rsidR="006473CD" w:rsidRPr="006473CD" w:rsidRDefault="006473CD" w:rsidP="006473CD">
      <w:pPr>
        <w:rPr>
          <w:szCs w:val="24"/>
        </w:rPr>
      </w:pPr>
      <w:r w:rsidRPr="006473CD">
        <w:rPr>
          <w:szCs w:val="24"/>
        </w:rPr>
        <w:t xml:space="preserve">For final submissions, figures should be uploaded as separate, high resolution, figure files. </w:t>
      </w:r>
    </w:p>
    <w:p w14:paraId="3E80EC12" w14:textId="77777777" w:rsidR="006473CD" w:rsidRPr="006473CD" w:rsidRDefault="006473CD" w:rsidP="006473CD">
      <w:pPr>
        <w:rPr>
          <w:szCs w:val="24"/>
        </w:rPr>
      </w:pPr>
    </w:p>
    <w:p w14:paraId="72ED5616" w14:textId="77777777" w:rsidR="006473CD" w:rsidRPr="006473CD" w:rsidRDefault="006473CD" w:rsidP="006473CD">
      <w:pPr>
        <w:rPr>
          <w:b/>
          <w:szCs w:val="24"/>
        </w:rPr>
      </w:pPr>
    </w:p>
    <w:p w14:paraId="160C8B3F"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Supplementary material</w:t>
      </w:r>
    </w:p>
    <w:p w14:paraId="7A46B019" w14:textId="77777777" w:rsidR="006473CD" w:rsidRDefault="006473CD" w:rsidP="006473CD">
      <w:pPr>
        <w:rPr>
          <w:szCs w:val="24"/>
        </w:rPr>
      </w:pPr>
      <w:r w:rsidRPr="006473CD">
        <w:rPr>
          <w:szCs w:val="24"/>
        </w:rPr>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04DEA27A" w14:textId="77777777" w:rsidR="00F52FD6" w:rsidRDefault="00475689" w:rsidP="00F52FD6">
      <w:pPr>
        <w:jc w:val="center"/>
        <w:rPr>
          <w:szCs w:val="24"/>
        </w:rPr>
      </w:pPr>
      <w:r>
        <w:rPr>
          <w:noProof/>
          <w:szCs w:val="24"/>
          <w:lang w:val="en-US" w:eastAsia="en-US"/>
        </w:rPr>
        <w:drawing>
          <wp:inline distT="0" distB="0" distL="0" distR="0" wp14:anchorId="658660A6" wp14:editId="6F369E1D">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6C0BCB4E" w14:textId="77777777" w:rsidR="00F52FD6" w:rsidRDefault="00F52FD6" w:rsidP="006473CD">
      <w:pPr>
        <w:rPr>
          <w:szCs w:val="24"/>
        </w:rPr>
      </w:pPr>
      <w:r>
        <w:rPr>
          <w:szCs w:val="24"/>
        </w:rPr>
        <w:t>Figure S1. Comparison of pairwise genetic distances between hosts generated from cytochrome oxidase 1 (CO1) sequences and cytochrome B (</w:t>
      </w:r>
      <w:proofErr w:type="spellStart"/>
      <w:r>
        <w:rPr>
          <w:szCs w:val="24"/>
        </w:rPr>
        <w:t>cytB</w:t>
      </w:r>
      <w:proofErr w:type="spellEnd"/>
      <w:r>
        <w:rPr>
          <w:szCs w:val="24"/>
        </w:rPr>
        <w:t>) sequences plotted against one to one line.</w:t>
      </w:r>
    </w:p>
    <w:p w14:paraId="1B8356E4" w14:textId="77777777" w:rsidR="00F52FD6" w:rsidRPr="006473CD" w:rsidRDefault="00F52FD6" w:rsidP="006473CD">
      <w:pPr>
        <w:rPr>
          <w:szCs w:val="24"/>
        </w:rPr>
      </w:pPr>
    </w:p>
    <w:p w14:paraId="18A91D81" w14:textId="77777777" w:rsidR="00F52FD6" w:rsidRDefault="00475689" w:rsidP="00F52FD6">
      <w:pPr>
        <w:jc w:val="center"/>
        <w:rPr>
          <w:szCs w:val="24"/>
        </w:rPr>
      </w:pPr>
      <w:r>
        <w:rPr>
          <w:noProof/>
          <w:szCs w:val="24"/>
          <w:lang w:val="en-US" w:eastAsia="en-US"/>
        </w:rPr>
        <w:lastRenderedPageBreak/>
        <w:drawing>
          <wp:inline distT="0" distB="0" distL="0" distR="0" wp14:anchorId="1D5CA843" wp14:editId="06AFD135">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2ADDABF1" w14:textId="77777777" w:rsidR="00F52FD6" w:rsidRDefault="00F52FD6" w:rsidP="006473CD">
      <w:pPr>
        <w:rPr>
          <w:szCs w:val="24"/>
        </w:rPr>
      </w:pPr>
      <w:r>
        <w:rPr>
          <w:szCs w:val="24"/>
        </w:rPr>
        <w:t xml:space="preserve">Figure S2. </w:t>
      </w:r>
      <w:proofErr w:type="gramStart"/>
      <w:r>
        <w:rPr>
          <w:szCs w:val="24"/>
        </w:rPr>
        <w:t>Distribution of genetic distances from all pairwise comparisons of hosts.</w:t>
      </w:r>
      <w:proofErr w:type="gramEnd"/>
    </w:p>
    <w:p w14:paraId="1519FA5F" w14:textId="77777777" w:rsidR="006473CD" w:rsidRDefault="006473CD" w:rsidP="006473CD">
      <w:pPr>
        <w:rPr>
          <w:szCs w:val="24"/>
        </w:rPr>
      </w:pPr>
    </w:p>
    <w:p w14:paraId="20A6BC5F" w14:textId="77777777" w:rsidR="00CA63A4" w:rsidRDefault="00CA63A4" w:rsidP="00284EB9">
      <w:pPr>
        <w:pStyle w:val="ListParagraph"/>
        <w:numPr>
          <w:ilvl w:val="0"/>
          <w:numId w:val="26"/>
        </w:numPr>
        <w:rPr>
          <w:szCs w:val="24"/>
        </w:rPr>
      </w:pPr>
      <w:r>
        <w:rPr>
          <w:szCs w:val="24"/>
        </w:rPr>
        <w:t xml:space="preserve">Appendix A &amp; B: Additional model derivation detail </w:t>
      </w:r>
    </w:p>
    <w:p w14:paraId="37954248" w14:textId="77777777" w:rsidR="00CA63A4" w:rsidRDefault="00CA63A4" w:rsidP="00284EB9">
      <w:pPr>
        <w:pStyle w:val="ListParagraph"/>
        <w:numPr>
          <w:ilvl w:val="0"/>
          <w:numId w:val="26"/>
        </w:numPr>
        <w:rPr>
          <w:szCs w:val="24"/>
        </w:rPr>
      </w:pPr>
      <w:r>
        <w:rPr>
          <w:szCs w:val="24"/>
        </w:rPr>
        <w:t xml:space="preserve">Appendix C: data </w:t>
      </w:r>
    </w:p>
    <w:p w14:paraId="741C9FB7" w14:textId="77777777" w:rsidR="00CA63A4" w:rsidRPr="00CA63A4" w:rsidRDefault="00CA63A4" w:rsidP="00284EB9">
      <w:pPr>
        <w:pStyle w:val="ListParagraph"/>
        <w:numPr>
          <w:ilvl w:val="0"/>
          <w:numId w:val="26"/>
        </w:numPr>
        <w:rPr>
          <w:szCs w:val="24"/>
        </w:rPr>
      </w:pPr>
      <w:commentRangeStart w:id="720"/>
      <w:r>
        <w:rPr>
          <w:szCs w:val="24"/>
        </w:rPr>
        <w:t>Appendix D: additional results???</w:t>
      </w:r>
      <w:commentRangeEnd w:id="720"/>
      <w:r w:rsidR="00033E3B">
        <w:rPr>
          <w:rStyle w:val="CommentReference"/>
        </w:rPr>
        <w:commentReference w:id="720"/>
      </w:r>
    </w:p>
    <w:p w14:paraId="09282E56" w14:textId="77777777" w:rsidR="00B32AE8" w:rsidRPr="006473CD" w:rsidRDefault="00B32AE8">
      <w:pPr>
        <w:rPr>
          <w:szCs w:val="24"/>
        </w:rPr>
      </w:pPr>
    </w:p>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G Walker" w:date="2016-06-13T17:37:00Z" w:initials="JW">
    <w:p w14:paraId="21F9A0F1" w14:textId="77777777" w:rsidR="00477F44" w:rsidRDefault="00477F44">
      <w:pPr>
        <w:pStyle w:val="CommentText"/>
      </w:pPr>
      <w:r>
        <w:rPr>
          <w:rStyle w:val="CommentReference"/>
        </w:rPr>
        <w:annotationRef/>
      </w:r>
      <w:r>
        <w:t>Can everyone double check their affiliations and also add their funding source(s) at the end of the document?</w:t>
      </w:r>
    </w:p>
  </w:comment>
  <w:comment w:id="3" w:author="JG Walker" w:date="2016-06-13T17:37:00Z" w:initials="JW">
    <w:p w14:paraId="00A00A5B" w14:textId="77777777" w:rsidR="00477F44" w:rsidRPr="005E6190" w:rsidRDefault="00477F44"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4" w:author="Jo Cable" w:date="2016-06-13T17:37:00Z" w:initials="JC">
    <w:p w14:paraId="16B9FF81" w14:textId="77777777" w:rsidR="00477F44" w:rsidRDefault="00477F44">
      <w:pPr>
        <w:pStyle w:val="CommentText"/>
      </w:pPr>
      <w:r>
        <w:rPr>
          <w:rStyle w:val="CommentReference"/>
        </w:rPr>
        <w:annotationRef/>
      </w:r>
      <w:r>
        <w:t>What analysis? Perhaps need to be more specific here</w:t>
      </w:r>
    </w:p>
  </w:comment>
  <w:comment w:id="6" w:author="JG Walker" w:date="2016-06-13T17:37:00Z" w:initials="JW">
    <w:p w14:paraId="788BC56A" w14:textId="77777777" w:rsidR="00477F44" w:rsidRDefault="00477F44">
      <w:pPr>
        <w:pStyle w:val="CommentText"/>
      </w:pPr>
      <w:r>
        <w:rPr>
          <w:rStyle w:val="CommentReference"/>
        </w:rPr>
        <w:annotationRef/>
      </w:r>
      <w:r>
        <w:t>I am thinking we should try to bring this back more directly to the theme of the issue of “unpacking the black box” of transmission.</w:t>
      </w:r>
    </w:p>
  </w:comment>
  <w:comment w:id="5" w:author="Clay" w:date="2016-06-13T17:37:00Z" w:initials="C">
    <w:p w14:paraId="252158C6" w14:textId="77777777" w:rsidR="00477F44" w:rsidRDefault="00477F44" w:rsidP="006473CD">
      <w:pPr>
        <w:pStyle w:val="CommentText"/>
      </w:pPr>
      <w:r>
        <w:rPr>
          <w:rStyle w:val="CommentReference"/>
        </w:rPr>
        <w:annotationRef/>
      </w:r>
      <w:r>
        <w:t>This last sentence is pretty weak.</w:t>
      </w:r>
    </w:p>
    <w:p w14:paraId="0B577D53" w14:textId="77777777" w:rsidR="00477F44" w:rsidRDefault="00477F44" w:rsidP="006473CD">
      <w:pPr>
        <w:pStyle w:val="CommentText"/>
      </w:pPr>
      <w:r>
        <w:t>JC: Agree but always good to return to abstract when doc finished</w:t>
      </w:r>
    </w:p>
  </w:comment>
  <w:comment w:id="17" w:author="Clay Cressler" w:date="2016-07-11T14:24:00Z" w:initials="CC">
    <w:p w14:paraId="1D6A5464" w14:textId="7E39C000" w:rsidR="00477F44" w:rsidRPr="00175FA1" w:rsidRDefault="00477F44">
      <w:pPr>
        <w:pStyle w:val="CommentText"/>
      </w:pPr>
      <w:ins w:id="19" w:author="Clay Cressler" w:date="2016-07-11T14:23:00Z">
        <w:r>
          <w:rPr>
            <w:rStyle w:val="CommentReference"/>
          </w:rPr>
          <w:annotationRef/>
        </w:r>
      </w:ins>
      <w:proofErr w:type="spellStart"/>
      <w:r>
        <w:t>Futuyma</w:t>
      </w:r>
      <w:proofErr w:type="spellEnd"/>
      <w:r>
        <w:t xml:space="preserve">, D. A. &amp; Moreno, G. 1988. The evolution of ecological specialization. </w:t>
      </w:r>
      <w:r>
        <w:rPr>
          <w:i/>
        </w:rPr>
        <w:t xml:space="preserve">Ann. Rev. Ecol. Syst. </w:t>
      </w:r>
      <w:r>
        <w:rPr>
          <w:b/>
        </w:rPr>
        <w:t>19</w:t>
      </w:r>
      <w:r>
        <w:t>: 207-233.</w:t>
      </w:r>
    </w:p>
  </w:comment>
  <w:comment w:id="22" w:author="Clay Cressler" w:date="2016-07-11T14:22:00Z" w:initials="CC">
    <w:p w14:paraId="006C4963" w14:textId="77777777" w:rsidR="00477F44" w:rsidRPr="00A51431" w:rsidRDefault="00477F44" w:rsidP="00175FA1">
      <w:pPr>
        <w:pStyle w:val="CommentText"/>
      </w:pPr>
      <w:r>
        <w:rPr>
          <w:rStyle w:val="CommentReference"/>
        </w:rPr>
        <w:annotationRef/>
      </w:r>
      <w:proofErr w:type="spellStart"/>
      <w:r>
        <w:t>Poulin</w:t>
      </w:r>
      <w:proofErr w:type="spellEnd"/>
      <w:r>
        <w:t xml:space="preserve">, R. 1998. Large-scale patterns of host use by parasites of freshwater fishes. </w:t>
      </w:r>
      <w:r>
        <w:rPr>
          <w:i/>
        </w:rPr>
        <w:t xml:space="preserve">Ecol. </w:t>
      </w:r>
      <w:proofErr w:type="spellStart"/>
      <w:r>
        <w:rPr>
          <w:i/>
        </w:rPr>
        <w:t>Lett</w:t>
      </w:r>
      <w:proofErr w:type="spellEnd"/>
      <w:r>
        <w:rPr>
          <w:i/>
        </w:rPr>
        <w:t xml:space="preserve">. </w:t>
      </w:r>
      <w:r>
        <w:rPr>
          <w:b/>
        </w:rPr>
        <w:t>1</w:t>
      </w:r>
      <w:r>
        <w:t>: 118-128.</w:t>
      </w:r>
    </w:p>
  </w:comment>
  <w:comment w:id="23" w:author="Clay Cressler" w:date="2016-07-11T14:22:00Z" w:initials="CC">
    <w:p w14:paraId="55480214" w14:textId="77777777" w:rsidR="00477F44" w:rsidRPr="00A51431" w:rsidRDefault="00477F44" w:rsidP="00175FA1">
      <w:pPr>
        <w:pStyle w:val="CommentText"/>
      </w:pPr>
      <w:r>
        <w:rPr>
          <w:rStyle w:val="CommentReference"/>
        </w:rPr>
        <w:annotationRef/>
      </w:r>
      <w:proofErr w:type="spellStart"/>
      <w:r>
        <w:t>Garamszegi</w:t>
      </w:r>
      <w:proofErr w:type="spellEnd"/>
      <w:r>
        <w:t xml:space="preserve">, L. Z. 2006. The evolution of virulence and host specialization in malaria parasites of primates. </w:t>
      </w:r>
      <w:r>
        <w:rPr>
          <w:i/>
        </w:rPr>
        <w:t xml:space="preserve">Ecol. </w:t>
      </w:r>
      <w:proofErr w:type="spellStart"/>
      <w:r>
        <w:rPr>
          <w:i/>
        </w:rPr>
        <w:t>Lett</w:t>
      </w:r>
      <w:proofErr w:type="spellEnd"/>
      <w:r>
        <w:rPr>
          <w:i/>
        </w:rPr>
        <w:t xml:space="preserve">. </w:t>
      </w:r>
      <w:r>
        <w:rPr>
          <w:b/>
        </w:rPr>
        <w:t>9</w:t>
      </w:r>
      <w:r>
        <w:t>: 933-940.</w:t>
      </w:r>
    </w:p>
  </w:comment>
  <w:comment w:id="25" w:author="Clay Cressler" w:date="2016-07-11T14:26:00Z" w:initials="CC">
    <w:p w14:paraId="656B8093" w14:textId="77777777" w:rsidR="00477F44" w:rsidRPr="005B51B0" w:rsidRDefault="00477F44" w:rsidP="00175FA1">
      <w:pPr>
        <w:pStyle w:val="CommentText"/>
      </w:pPr>
      <w:r>
        <w:rPr>
          <w:rStyle w:val="CommentReference"/>
        </w:rPr>
        <w:annotationRef/>
      </w:r>
      <w:proofErr w:type="spellStart"/>
      <w:r>
        <w:t>Poulin</w:t>
      </w:r>
      <w:proofErr w:type="spellEnd"/>
      <w:r>
        <w:t xml:space="preserve">, R. 2011. </w:t>
      </w:r>
      <w:r>
        <w:rPr>
          <w:i/>
        </w:rPr>
        <w:t>Evolutionary Ecology of Parasites</w:t>
      </w:r>
      <w:r>
        <w:t>. 2</w:t>
      </w:r>
      <w:r w:rsidRPr="005B51B0">
        <w:rPr>
          <w:vertAlign w:val="superscript"/>
        </w:rPr>
        <w:t>nd</w:t>
      </w:r>
      <w:r>
        <w:t xml:space="preserve"> edition. Princeton University Press.</w:t>
      </w:r>
    </w:p>
  </w:comment>
  <w:comment w:id="65" w:author="Clay Cressler" w:date="2016-07-11T14:42:00Z" w:initials="CC">
    <w:p w14:paraId="42B0E2D9" w14:textId="77777777" w:rsidR="00477F44" w:rsidRPr="00175FA1" w:rsidRDefault="00477F44" w:rsidP="008033C5">
      <w:pPr>
        <w:pStyle w:val="CommentText"/>
      </w:pPr>
      <w:r>
        <w:rPr>
          <w:rStyle w:val="CommentReference"/>
        </w:rPr>
        <w:annotationRef/>
      </w:r>
      <w:r>
        <w:t xml:space="preserve">Day, E. H., </w:t>
      </w:r>
      <w:proofErr w:type="spellStart"/>
      <w:r>
        <w:t>Hua</w:t>
      </w:r>
      <w:proofErr w:type="spellEnd"/>
      <w:r>
        <w:t xml:space="preserve">, X., &amp; </w:t>
      </w:r>
      <w:proofErr w:type="spellStart"/>
      <w:r>
        <w:t>Bromham</w:t>
      </w:r>
      <w:proofErr w:type="spellEnd"/>
      <w:r>
        <w:t xml:space="preserve">, L. 2016. Is specialization an evolutionary dead-end? Testing for differences in speciation, extinction, and trait transition rates across diverse phylogenies of specialists and generalists. </w:t>
      </w:r>
      <w:r>
        <w:rPr>
          <w:i/>
        </w:rPr>
        <w:t xml:space="preserve">J. </w:t>
      </w:r>
      <w:proofErr w:type="spellStart"/>
      <w:r>
        <w:rPr>
          <w:i/>
        </w:rPr>
        <w:t>Evol</w:t>
      </w:r>
      <w:proofErr w:type="spellEnd"/>
      <w:r>
        <w:rPr>
          <w:i/>
        </w:rPr>
        <w:t xml:space="preserve">. Biol. </w:t>
      </w:r>
      <w:r>
        <w:rPr>
          <w:b/>
        </w:rPr>
        <w:t>29</w:t>
      </w:r>
      <w:r>
        <w:t>: 1257-1267.</w:t>
      </w:r>
    </w:p>
  </w:comment>
  <w:comment w:id="121" w:author="JG Walker" w:date="2016-06-13T17:37:00Z" w:initials="JW">
    <w:p w14:paraId="6EB54234" w14:textId="77777777" w:rsidR="00477F44" w:rsidRDefault="00477F44"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3AB9B73B" w14:textId="77777777" w:rsidR="00477F44" w:rsidRDefault="00477F44"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131" w:author="Clay Cressler" w:date="2016-07-11T15:01:00Z" w:initials="CC">
    <w:p w14:paraId="063BA2FF" w14:textId="77777777" w:rsidR="00477F44" w:rsidRDefault="00477F44" w:rsidP="00DA4892">
      <w:pPr>
        <w:pStyle w:val="CommentText"/>
      </w:pPr>
      <w:r>
        <w:rPr>
          <w:rStyle w:val="CommentReference"/>
        </w:rPr>
        <w:annotationRef/>
      </w:r>
      <w:proofErr w:type="spellStart"/>
      <w:r>
        <w:t>Sasal</w:t>
      </w:r>
      <w:proofErr w:type="spellEnd"/>
      <w:r>
        <w:t xml:space="preserve">, P., </w:t>
      </w:r>
      <w:proofErr w:type="spellStart"/>
      <w:r>
        <w:t>Trouve</w:t>
      </w:r>
      <w:proofErr w:type="spellEnd"/>
      <w:r>
        <w:t xml:space="preserve">, S., Muller-Graf, C. &amp; </w:t>
      </w:r>
      <w:proofErr w:type="spellStart"/>
      <w:r>
        <w:t>Morand</w:t>
      </w:r>
      <w:proofErr w:type="spellEnd"/>
      <w:r>
        <w:t xml:space="preserve">, S. 1999. Specificity and host predictability: a comparative analysis among </w:t>
      </w:r>
      <w:proofErr w:type="spellStart"/>
      <w:r>
        <w:t>monogenean</w:t>
      </w:r>
      <w:proofErr w:type="spellEnd"/>
      <w:r>
        <w:t xml:space="preserve"> parasites of fish. </w:t>
      </w:r>
      <w:r>
        <w:rPr>
          <w:i/>
        </w:rPr>
        <w:t xml:space="preserve">J. Anim. Ecol. </w:t>
      </w:r>
      <w:r>
        <w:rPr>
          <w:b/>
        </w:rPr>
        <w:t>68</w:t>
      </w:r>
      <w:r>
        <w:t>: 437-444.</w:t>
      </w:r>
    </w:p>
    <w:p w14:paraId="38E8D127" w14:textId="77777777" w:rsidR="00477F44" w:rsidRDefault="00477F44" w:rsidP="00DA4892">
      <w:pPr>
        <w:pStyle w:val="CommentText"/>
      </w:pPr>
    </w:p>
    <w:p w14:paraId="56AC87B4" w14:textId="77777777" w:rsidR="00477F44" w:rsidRPr="00C6115E" w:rsidRDefault="00477F44" w:rsidP="00DA4892">
      <w:pPr>
        <w:pStyle w:val="CommentText"/>
      </w:pPr>
      <w:proofErr w:type="spellStart"/>
      <w:r>
        <w:t>Desdevises</w:t>
      </w:r>
      <w:proofErr w:type="spellEnd"/>
      <w:r>
        <w:t xml:space="preserve">, Y., </w:t>
      </w:r>
      <w:proofErr w:type="spellStart"/>
      <w:r>
        <w:t>Morand</w:t>
      </w:r>
      <w:proofErr w:type="spellEnd"/>
      <w:r>
        <w:t xml:space="preserve">, S, &amp; Legendre, P. 2002. Evolution and determinants of host specificity in the genus </w:t>
      </w:r>
      <w:proofErr w:type="spellStart"/>
      <w:r>
        <w:rPr>
          <w:i/>
        </w:rPr>
        <w:t>Lamellodiscus</w:t>
      </w:r>
      <w:proofErr w:type="spellEnd"/>
      <w:r>
        <w:rPr>
          <w:i/>
        </w:rPr>
        <w:t xml:space="preserve"> </w:t>
      </w:r>
      <w:r>
        <w:t>(</w:t>
      </w:r>
      <w:proofErr w:type="spellStart"/>
      <w:r>
        <w:t>Monogenea</w:t>
      </w:r>
      <w:proofErr w:type="spellEnd"/>
      <w:r>
        <w:t xml:space="preserve">). </w:t>
      </w:r>
      <w:r>
        <w:rPr>
          <w:i/>
        </w:rPr>
        <w:t xml:space="preserve">Biol. J. Linn. Soc. </w:t>
      </w:r>
      <w:r>
        <w:rPr>
          <w:b/>
        </w:rPr>
        <w:t>77</w:t>
      </w:r>
      <w:r>
        <w:t>: 432-443.</w:t>
      </w:r>
    </w:p>
  </w:comment>
  <w:comment w:id="132" w:author="Clay Cressler" w:date="2016-07-12T10:59:00Z" w:initials="CC">
    <w:p w14:paraId="5FFDB1EA" w14:textId="77777777" w:rsidR="00477F44" w:rsidRPr="00915A40" w:rsidRDefault="00477F44" w:rsidP="00356449">
      <w:pPr>
        <w:pStyle w:val="CommentText"/>
      </w:pPr>
      <w:r>
        <w:rPr>
          <w:rStyle w:val="CommentReference"/>
        </w:rPr>
        <w:annotationRef/>
      </w:r>
      <w:proofErr w:type="spellStart"/>
      <w:r>
        <w:t>Krasnov</w:t>
      </w:r>
      <w:proofErr w:type="spellEnd"/>
      <w:r>
        <w:t xml:space="preserve">, B. R., S. </w:t>
      </w:r>
      <w:proofErr w:type="spellStart"/>
      <w:r>
        <w:t>Morand</w:t>
      </w:r>
      <w:proofErr w:type="spellEnd"/>
      <w:r>
        <w:t xml:space="preserve">, D. </w:t>
      </w:r>
      <w:proofErr w:type="spellStart"/>
      <w:r>
        <w:t>Mouillot</w:t>
      </w:r>
      <w:proofErr w:type="spellEnd"/>
      <w:r>
        <w:t xml:space="preserve">, G. I. </w:t>
      </w:r>
      <w:proofErr w:type="spellStart"/>
      <w:r>
        <w:t>Shenbrot</w:t>
      </w:r>
      <w:proofErr w:type="spellEnd"/>
      <w:r>
        <w:t xml:space="preserve">, I. S. </w:t>
      </w:r>
      <w:proofErr w:type="spellStart"/>
      <w:r>
        <w:t>Khokhlova</w:t>
      </w:r>
      <w:proofErr w:type="spellEnd"/>
      <w:r>
        <w:t xml:space="preserve">, and R. </w:t>
      </w:r>
      <w:proofErr w:type="spellStart"/>
      <w:r>
        <w:t>Poulin</w:t>
      </w:r>
      <w:proofErr w:type="spellEnd"/>
      <w:r>
        <w:t xml:space="preserve">. 2006. Resource predictability and host specificity in fleas: the effect of host body mass. </w:t>
      </w:r>
      <w:r>
        <w:rPr>
          <w:i/>
        </w:rPr>
        <w:t xml:space="preserve">Parasitology </w:t>
      </w:r>
      <w:r>
        <w:t>133: 81-88.</w:t>
      </w:r>
    </w:p>
  </w:comment>
  <w:comment w:id="141" w:author="Clay Cressler" w:date="2016-07-14T11:36:00Z" w:initials="CC">
    <w:p w14:paraId="1CB41A6B" w14:textId="77777777" w:rsidR="00477F44" w:rsidRDefault="00477F44" w:rsidP="0058312F">
      <w:pPr>
        <w:pStyle w:val="CommentText"/>
      </w:pPr>
      <w:r>
        <w:rPr>
          <w:rStyle w:val="CommentReference"/>
        </w:rPr>
        <w:annotationRef/>
      </w:r>
      <w:r>
        <w:t xml:space="preserve">Hechinger, R. 2013. A metabolic and body-size scaling framework for parasite within-host abundance, biomass, and energy flux. </w:t>
      </w:r>
      <w:r>
        <w:rPr>
          <w:i/>
        </w:rPr>
        <w:t xml:space="preserve">Am. Nat. </w:t>
      </w:r>
      <w:r>
        <w:t>182: 234-248.</w:t>
      </w:r>
    </w:p>
  </w:comment>
  <w:comment w:id="149" w:author="Clay Cressler" w:date="2016-07-14T11:46:00Z" w:initials="CC">
    <w:p w14:paraId="38567624" w14:textId="7AE7DFB0" w:rsidR="00477F44" w:rsidRPr="00D84561" w:rsidRDefault="00477F44">
      <w:pPr>
        <w:pStyle w:val="CommentText"/>
        <w:rPr>
          <w:lang w:val="en-CA"/>
          <w:rPrChange w:id="150" w:author="Clay Cressler" w:date="2016-07-14T11:46:00Z">
            <w:rPr/>
          </w:rPrChange>
        </w:rPr>
      </w:pPr>
      <w:ins w:id="151" w:author="Clay Cressler" w:date="2016-07-14T11:45:00Z">
        <w:r>
          <w:rPr>
            <w:rStyle w:val="CommentReference"/>
          </w:rPr>
          <w:annotationRef/>
        </w:r>
      </w:ins>
      <w:proofErr w:type="spellStart"/>
      <w:r w:rsidRPr="00A21E28">
        <w:rPr>
          <w:lang w:val="en-CA"/>
        </w:rPr>
        <w:t>Cattadori</w:t>
      </w:r>
      <w:proofErr w:type="spellEnd"/>
      <w:r w:rsidRPr="00A21E28">
        <w:rPr>
          <w:lang w:val="en-CA"/>
        </w:rPr>
        <w:t xml:space="preserve">, I. M., Wagner, B. R., </w:t>
      </w:r>
      <w:proofErr w:type="spellStart"/>
      <w:r w:rsidRPr="00A21E28">
        <w:rPr>
          <w:lang w:val="en-CA"/>
        </w:rPr>
        <w:t>Wodzinski</w:t>
      </w:r>
      <w:proofErr w:type="spellEnd"/>
      <w:r w:rsidRPr="00A21E28">
        <w:rPr>
          <w:lang w:val="en-CA"/>
        </w:rPr>
        <w:t xml:space="preserve">, L. A., </w:t>
      </w:r>
      <w:proofErr w:type="spellStart"/>
      <w:r w:rsidRPr="00A21E28">
        <w:rPr>
          <w:lang w:val="en-CA"/>
        </w:rPr>
        <w:t>Pathak</w:t>
      </w:r>
      <w:proofErr w:type="spellEnd"/>
      <w:r w:rsidRPr="00A21E28">
        <w:rPr>
          <w:lang w:val="en-CA"/>
        </w:rPr>
        <w:t xml:space="preserve">, A. K., Poole, A. and </w:t>
      </w:r>
      <w:proofErr w:type="spellStart"/>
      <w:r w:rsidRPr="00A21E28">
        <w:rPr>
          <w:lang w:val="en-CA"/>
        </w:rPr>
        <w:t>Boag</w:t>
      </w:r>
      <w:proofErr w:type="spellEnd"/>
      <w:r w:rsidRPr="00A21E28">
        <w:rPr>
          <w:lang w:val="en-CA"/>
        </w:rPr>
        <w:t xml:space="preserve">, B. (2014), Infections do not predict shedding in co-infections with two </w:t>
      </w:r>
      <w:proofErr w:type="spellStart"/>
      <w:r w:rsidRPr="00A21E28">
        <w:rPr>
          <w:lang w:val="en-CA"/>
        </w:rPr>
        <w:t>helminths</w:t>
      </w:r>
      <w:proofErr w:type="spellEnd"/>
      <w:r w:rsidRPr="00A21E28">
        <w:rPr>
          <w:lang w:val="en-CA"/>
        </w:rPr>
        <w:t xml:space="preserve"> from a natural system. Ecology, 95: 1684–1692. </w:t>
      </w:r>
      <w:proofErr w:type="gramStart"/>
      <w:r w:rsidRPr="00A21E28">
        <w:rPr>
          <w:lang w:val="en-CA"/>
        </w:rPr>
        <w:t>doi:10.1890</w:t>
      </w:r>
      <w:proofErr w:type="gramEnd"/>
      <w:r w:rsidRPr="00A21E28">
        <w:rPr>
          <w:lang w:val="en-CA"/>
        </w:rPr>
        <w:t>/13-1538.1</w:t>
      </w:r>
    </w:p>
  </w:comment>
  <w:comment w:id="177" w:author="Clay Cressler" w:date="2016-07-14T12:17:00Z" w:initials="CC">
    <w:p w14:paraId="2D9DBDA3" w14:textId="6E9950C2" w:rsidR="00477F44" w:rsidRPr="00E854DB" w:rsidRDefault="00477F44">
      <w:pPr>
        <w:pStyle w:val="CommentText"/>
      </w:pPr>
      <w:ins w:id="179" w:author="Clay Cressler" w:date="2016-07-14T12:16:00Z">
        <w:r>
          <w:rPr>
            <w:rStyle w:val="CommentReference"/>
          </w:rPr>
          <w:annotationRef/>
        </w:r>
      </w:ins>
      <w:r>
        <w:t xml:space="preserve">Allen, A. P., Brown, J. H., &amp; </w:t>
      </w:r>
      <w:proofErr w:type="spellStart"/>
      <w:r>
        <w:t>Gillooly</w:t>
      </w:r>
      <w:proofErr w:type="spellEnd"/>
      <w:r>
        <w:t xml:space="preserve">, J. F. 2002. Global biodiversity, biochemical kinetics, and the energetic-equivalence rule. </w:t>
      </w:r>
      <w:r>
        <w:rPr>
          <w:i/>
        </w:rPr>
        <w:t xml:space="preserve">Science </w:t>
      </w:r>
      <w:r>
        <w:rPr>
          <w:b/>
        </w:rPr>
        <w:t>297</w:t>
      </w:r>
      <w:r>
        <w:t>: 1545-1548.</w:t>
      </w:r>
    </w:p>
  </w:comment>
  <w:comment w:id="192" w:author="Clay Cressler" w:date="2016-07-14T12:49:00Z" w:initials="CC">
    <w:p w14:paraId="53469D86" w14:textId="2C06FAF8" w:rsidR="00477F44" w:rsidRPr="00A92A50" w:rsidRDefault="00477F44">
      <w:pPr>
        <w:pStyle w:val="CommentText"/>
      </w:pPr>
      <w:ins w:id="194" w:author="Clay Cressler" w:date="2016-07-14T12:47:00Z">
        <w:r>
          <w:rPr>
            <w:rStyle w:val="CommentReference"/>
          </w:rPr>
          <w:annotationRef/>
        </w:r>
      </w:ins>
      <w:proofErr w:type="spellStart"/>
      <w:r>
        <w:t>Pietrock</w:t>
      </w:r>
      <w:proofErr w:type="spellEnd"/>
      <w:r>
        <w:t xml:space="preserve">, M. &amp; </w:t>
      </w:r>
      <w:proofErr w:type="spellStart"/>
      <w:r>
        <w:t>Marcogliese</w:t>
      </w:r>
      <w:proofErr w:type="spellEnd"/>
      <w:r>
        <w:t xml:space="preserve">, D. J. 2003. Free-living </w:t>
      </w:r>
      <w:proofErr w:type="spellStart"/>
      <w:r>
        <w:t>endohelminth</w:t>
      </w:r>
      <w:proofErr w:type="spellEnd"/>
      <w:r>
        <w:t xml:space="preserve"> stages: at the mercy of environmental conditions. </w:t>
      </w:r>
      <w:r>
        <w:rPr>
          <w:i/>
        </w:rPr>
        <w:t xml:space="preserve">Trends </w:t>
      </w:r>
      <w:proofErr w:type="spellStart"/>
      <w:r>
        <w:rPr>
          <w:i/>
        </w:rPr>
        <w:t>Parasitol</w:t>
      </w:r>
      <w:proofErr w:type="spellEnd"/>
      <w:r>
        <w:rPr>
          <w:i/>
        </w:rPr>
        <w:t xml:space="preserve">. </w:t>
      </w:r>
      <w:r>
        <w:rPr>
          <w:b/>
        </w:rPr>
        <w:t>19</w:t>
      </w:r>
      <w:r>
        <w:t>: 293-299.</w:t>
      </w:r>
    </w:p>
  </w:comment>
  <w:comment w:id="200" w:author="Clay Cressler" w:date="2016-07-14T12:29:00Z" w:initials="CC">
    <w:p w14:paraId="095EC40B" w14:textId="5735011E" w:rsidR="00477F44" w:rsidRDefault="00477F44">
      <w:pPr>
        <w:pStyle w:val="CommentText"/>
      </w:pPr>
      <w:r>
        <w:rPr>
          <w:rStyle w:val="CommentReference"/>
        </w:rPr>
        <w:annotationRef/>
      </w:r>
      <w:r>
        <w:t>Refs. 16-18 were all focused on parasite species richness (i.e., how many parasites does a host have) and therefore didn’t seem relevant to the question of how many hosts a parasite has.</w:t>
      </w:r>
    </w:p>
  </w:comment>
  <w:comment w:id="214" w:author="Clay Cressler" w:date="2016-07-14T13:03:00Z" w:initials="CC">
    <w:p w14:paraId="57F335CF" w14:textId="77777777" w:rsidR="00477F44" w:rsidRPr="007F4B49" w:rsidRDefault="00477F44" w:rsidP="005A2329">
      <w:pPr>
        <w:pStyle w:val="CommentText"/>
      </w:pPr>
      <w:ins w:id="216" w:author="Clay Cressler" w:date="2016-07-14T13:03:00Z">
        <w:r>
          <w:rPr>
            <w:rStyle w:val="CommentReference"/>
          </w:rPr>
          <w:annotationRef/>
        </w:r>
      </w:ins>
      <w:proofErr w:type="spellStart"/>
      <w:r>
        <w:t>Schmid-Hempel</w:t>
      </w:r>
      <w:proofErr w:type="spellEnd"/>
      <w:r>
        <w:t xml:space="preserve">, P. 2011. </w:t>
      </w:r>
      <w:r>
        <w:rPr>
          <w:i/>
        </w:rPr>
        <w:t xml:space="preserve">Evolutionary Parasitology. </w:t>
      </w:r>
      <w:r>
        <w:t>Oxford University Press.</w:t>
      </w:r>
    </w:p>
    <w:p w14:paraId="00259110" w14:textId="3C3AC4DD" w:rsidR="00477F44" w:rsidRDefault="00477F44">
      <w:pPr>
        <w:pStyle w:val="CommentText"/>
      </w:pPr>
    </w:p>
  </w:comment>
  <w:comment w:id="293" w:author="JG Walker" w:date="2016-06-13T17:37:00Z" w:initials="JW">
    <w:p w14:paraId="7BA7F36F" w14:textId="77777777" w:rsidR="00477F44" w:rsidRDefault="00477F44">
      <w:pPr>
        <w:pStyle w:val="CommentText"/>
      </w:pPr>
      <w:r>
        <w:rPr>
          <w:rStyle w:val="CommentReference"/>
        </w:rPr>
        <w:annotationRef/>
      </w:r>
      <w:r>
        <w:t>Should we add more traits to the table? There were some others that Amy H put in and explored in the early paper outline.</w:t>
      </w:r>
    </w:p>
    <w:p w14:paraId="7532D990" w14:textId="77777777" w:rsidR="00477F44" w:rsidRDefault="00477F44">
      <w:pPr>
        <w:pStyle w:val="CommentText"/>
      </w:pPr>
    </w:p>
    <w:p w14:paraId="3AD16D69" w14:textId="77777777" w:rsidR="00477F44" w:rsidRDefault="00477F44">
      <w:pPr>
        <w:pStyle w:val="CommentText"/>
      </w:pPr>
      <w:r>
        <w:t>Or, should we reduce the table to only those traits that are explored in the model, and use this to explain the traits in the database?</w:t>
      </w:r>
    </w:p>
    <w:p w14:paraId="0F5F37FA" w14:textId="77777777" w:rsidR="00477F44" w:rsidRDefault="00477F44">
      <w:pPr>
        <w:pStyle w:val="CommentText"/>
      </w:pPr>
    </w:p>
    <w:p w14:paraId="52F33BB3" w14:textId="77777777" w:rsidR="00477F44" w:rsidRDefault="00477F44">
      <w:pPr>
        <w:pStyle w:val="CommentText"/>
      </w:pPr>
      <w:r>
        <w:t>In any case, please add additional examples that you know of to column 3.</w:t>
      </w:r>
    </w:p>
  </w:comment>
  <w:comment w:id="294" w:author="Mark Viney" w:date="2016-06-23T08:58:00Z" w:initials="MV">
    <w:p w14:paraId="31A86E3E" w14:textId="6E0B499E" w:rsidR="00477F44" w:rsidRDefault="00477F44">
      <w:pPr>
        <w:pStyle w:val="CommentText"/>
      </w:pPr>
      <w:r>
        <w:rPr>
          <w:rStyle w:val="CommentReference"/>
        </w:rPr>
        <w:annotationRef/>
      </w:r>
      <w:r>
        <w:t>What's the asterisk</w:t>
      </w:r>
    </w:p>
  </w:comment>
  <w:comment w:id="295" w:author="JG Walker" w:date="2016-06-20T12:34:00Z" w:initials="JW">
    <w:p w14:paraId="58461F9D" w14:textId="77777777" w:rsidR="00477F44" w:rsidRDefault="00477F44">
      <w:pPr>
        <w:pStyle w:val="CommentText"/>
      </w:pPr>
      <w:r>
        <w:rPr>
          <w:rStyle w:val="CommentReference"/>
        </w:rPr>
        <w:annotationRef/>
      </w:r>
      <w:r>
        <w:t>Does anyone know or have this reference?</w:t>
      </w:r>
    </w:p>
    <w:p w14:paraId="15379EDB" w14:textId="77777777" w:rsidR="00477F44" w:rsidRDefault="00477F44">
      <w:pPr>
        <w:pStyle w:val="CommentText"/>
      </w:pPr>
    </w:p>
    <w:p w14:paraId="11D602B7" w14:textId="77777777" w:rsidR="00477F44" w:rsidRDefault="00477F44">
      <w:pPr>
        <w:pStyle w:val="CommentText"/>
      </w:pPr>
      <w:r>
        <w:t>JC: is it this book?</w:t>
      </w:r>
    </w:p>
    <w:p w14:paraId="5A32E113" w14:textId="77777777" w:rsidR="00477F44" w:rsidRPr="00FC610B" w:rsidRDefault="00477F44" w:rsidP="00ED3254">
      <w:pPr>
        <w:spacing w:before="100" w:beforeAutospacing="1" w:after="100" w:afterAutospacing="1"/>
        <w:rPr>
          <w:rFonts w:eastAsia="ＭＳ 明朝"/>
          <w:sz w:val="20"/>
          <w:lang w:eastAsia="en-US"/>
        </w:rPr>
      </w:pPr>
    </w:p>
  </w:comment>
  <w:comment w:id="296" w:author="Amy Hurford" w:date="2016-06-13T17:37:00Z" w:initials="AH">
    <w:p w14:paraId="6CF17163" w14:textId="77777777" w:rsidR="00477F44" w:rsidRDefault="00477F44">
      <w:pPr>
        <w:pStyle w:val="CommentText"/>
      </w:pPr>
      <w:r>
        <w:rPr>
          <w:rStyle w:val="CommentReference"/>
        </w:rPr>
        <w:annotationRef/>
      </w:r>
      <w:r>
        <w:t>That is the correct reference (above), but I don’t have the 6</w:t>
      </w:r>
      <w:r w:rsidRPr="00ED3254">
        <w:rPr>
          <w:vertAlign w:val="superscript"/>
        </w:rPr>
        <w:t>th</w:t>
      </w:r>
      <w:r>
        <w:t xml:space="preserve"> </w:t>
      </w:r>
      <w:proofErr w:type="spellStart"/>
      <w:r>
        <w:t>ed</w:t>
      </w:r>
      <w:proofErr w:type="spellEnd"/>
      <w:r>
        <w:t xml:space="preserve"> in my library – I think you can probably get away with just citing [11] </w:t>
      </w:r>
      <w:proofErr w:type="spellStart"/>
      <w:r>
        <w:t>Poulin</w:t>
      </w:r>
      <w:proofErr w:type="spellEnd"/>
      <w:r>
        <w:t>.</w:t>
      </w:r>
    </w:p>
  </w:comment>
  <w:comment w:id="297" w:author="Amy Hurford" w:date="2016-06-13T17:37:00Z" w:initials="AH">
    <w:p w14:paraId="0597DADB" w14:textId="77777777" w:rsidR="00477F44" w:rsidRDefault="00477F44">
      <w:pPr>
        <w:pStyle w:val="CommentText"/>
      </w:pPr>
      <w:r>
        <w:rPr>
          <w:rStyle w:val="CommentReference"/>
        </w:rPr>
        <w:annotationRef/>
      </w:r>
      <w:r>
        <w:t>The reference is:</w:t>
      </w:r>
    </w:p>
    <w:p w14:paraId="2DB3A8A6" w14:textId="77777777" w:rsidR="00477F44" w:rsidRDefault="00477F44">
      <w:pPr>
        <w:pStyle w:val="CommentText"/>
      </w:pPr>
      <w:r>
        <w:t xml:space="preserve">Rohde, </w:t>
      </w:r>
      <w:proofErr w:type="spellStart"/>
      <w:r>
        <w:t>Klause</w:t>
      </w:r>
      <w:proofErr w:type="spellEnd"/>
      <w:r>
        <w:t xml:space="preserve">. 1993. Ecology of marine parasites: an introduction to marine parasitology, 2 ed. CAB International. Wallingford UK. The relevant graph shows a positive relationship between mean annual sea surface temperature and the % of </w:t>
      </w:r>
      <w:proofErr w:type="spellStart"/>
      <w:r>
        <w:t>trematode</w:t>
      </w:r>
      <w:proofErr w:type="spellEnd"/>
      <w:r>
        <w:t xml:space="preserve"> species restricted to 1 or 2 host species. This figure cites Rohde 1980a but that is a paper in German/Russian. The relevant text states that if considering host specificity rather than host range that “host specificity is similarly high at all latitudes for both groups” (both groups = </w:t>
      </w:r>
      <w:proofErr w:type="spellStart"/>
      <w:r>
        <w:t>monogeneans</w:t>
      </w:r>
      <w:proofErr w:type="spellEnd"/>
      <w:r>
        <w:t xml:space="preserve"> and </w:t>
      </w:r>
      <w:proofErr w:type="spellStart"/>
      <w:r>
        <w:t>trematodes</w:t>
      </w:r>
      <w:proofErr w:type="spellEnd"/>
      <w:proofErr w:type="gramStart"/>
      <w:r>
        <w:t>)  and</w:t>
      </w:r>
      <w:proofErr w:type="gramEnd"/>
      <w:r>
        <w:t xml:space="preserve"> “although </w:t>
      </w:r>
      <w:proofErr w:type="spellStart"/>
      <w:r>
        <w:t>Digenea</w:t>
      </w:r>
      <w:proofErr w:type="spellEnd"/>
      <w:r>
        <w:t xml:space="preserve"> infect more fish species in cold seas, even there </w:t>
      </w:r>
      <w:proofErr w:type="spellStart"/>
      <w:r>
        <w:t>there</w:t>
      </w:r>
      <w:proofErr w:type="spellEnd"/>
      <w:r>
        <w:t xml:space="preserve"> they show clear preferences for 1 or a few host species”. The relevant pages are 158 and 160.</w:t>
      </w:r>
    </w:p>
    <w:p w14:paraId="6059BEC5" w14:textId="77777777" w:rsidR="00477F44" w:rsidRDefault="00477F44">
      <w:pPr>
        <w:pStyle w:val="CommentText"/>
      </w:pPr>
    </w:p>
    <w:p w14:paraId="6DF87CEE" w14:textId="77777777" w:rsidR="00477F44" w:rsidRDefault="00477F44">
      <w:pPr>
        <w:pStyle w:val="CommentText"/>
      </w:pPr>
      <w:r>
        <w:t>I believe Clay’s theory and the way we constructed the database doesn’t consider host specificity, but rather just host range i.e., it doesn’t matter how common it is for a species to be infected or not, just can it be infected.</w:t>
      </w:r>
    </w:p>
    <w:p w14:paraId="70DDAFD8" w14:textId="77777777" w:rsidR="00477F44" w:rsidRDefault="00477F44">
      <w:pPr>
        <w:pStyle w:val="CommentText"/>
      </w:pPr>
    </w:p>
    <w:p w14:paraId="03AFD534" w14:textId="77777777" w:rsidR="00477F44" w:rsidRDefault="00477F44">
      <w:pPr>
        <w:pStyle w:val="CommentText"/>
      </w:pPr>
      <w:r>
        <w:t>I also looked at the 1995 version of this book, but it didn’t have much to say.</w:t>
      </w:r>
    </w:p>
    <w:p w14:paraId="0B92D661" w14:textId="77777777" w:rsidR="00477F44" w:rsidRDefault="00477F44">
      <w:pPr>
        <w:pStyle w:val="CommentText"/>
      </w:pPr>
    </w:p>
    <w:p w14:paraId="1B36FA58" w14:textId="77777777" w:rsidR="00477F44" w:rsidRDefault="00477F44">
      <w:pPr>
        <w:pStyle w:val="CommentText"/>
      </w:pPr>
      <w:r>
        <w:t xml:space="preserve"> </w:t>
      </w:r>
    </w:p>
  </w:comment>
  <w:comment w:id="298" w:author="JG Walker" w:date="2016-06-13T17:37:00Z" w:initials="JW">
    <w:p w14:paraId="272EB0CD" w14:textId="77777777" w:rsidR="00477F44" w:rsidRDefault="00477F44">
      <w:pPr>
        <w:pStyle w:val="CommentText"/>
      </w:pPr>
      <w:r>
        <w:rPr>
          <w:rStyle w:val="CommentReference"/>
        </w:rPr>
        <w:annotationRef/>
      </w:r>
      <w:r>
        <w:t>Does anyone know or have this reference?</w:t>
      </w:r>
    </w:p>
  </w:comment>
  <w:comment w:id="299" w:author="Clay" w:date="2016-06-13T17:37:00Z" w:initials="C">
    <w:p w14:paraId="4541701B" w14:textId="77777777" w:rsidR="00477F44" w:rsidRDefault="00477F44">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7A768828" w14:textId="77777777" w:rsidR="00477F44" w:rsidRDefault="00477F44">
      <w:pPr>
        <w:pStyle w:val="CommentText"/>
      </w:pPr>
    </w:p>
    <w:p w14:paraId="30526A42" w14:textId="77777777" w:rsidR="00477F44" w:rsidRDefault="00477F44">
      <w:pPr>
        <w:pStyle w:val="CommentText"/>
      </w:pPr>
      <w:r>
        <w:t>JW: That seems standard to me. I suppose if there were vertical transmission in intermediate hosts they could avoid the environmental transmission part?</w:t>
      </w:r>
    </w:p>
  </w:comment>
  <w:comment w:id="300" w:author="Jo Cable" w:date="2016-06-13T17:37:00Z" w:initials="JC">
    <w:p w14:paraId="64C3260A" w14:textId="77777777" w:rsidR="00477F44" w:rsidRDefault="00477F44">
      <w:pPr>
        <w:pStyle w:val="CommentText"/>
      </w:pPr>
      <w:r>
        <w:rPr>
          <w:rStyle w:val="CommentReference"/>
        </w:rPr>
        <w:annotationRef/>
      </w:r>
      <w:r>
        <w:t>Clarify if simple or complex life cycle before going into details of the two parasites</w:t>
      </w:r>
    </w:p>
  </w:comment>
  <w:comment w:id="302" w:author="Jo Cable" w:date="2016-06-13T17:37:00Z" w:initials="JC">
    <w:p w14:paraId="2D973316" w14:textId="77777777" w:rsidR="00477F44" w:rsidRDefault="00477F44">
      <w:pPr>
        <w:pStyle w:val="CommentText"/>
      </w:pPr>
      <w:r>
        <w:rPr>
          <w:rStyle w:val="CommentReference"/>
        </w:rPr>
        <w:annotationRef/>
      </w:r>
      <w:r>
        <w:t>Or infect?</w:t>
      </w:r>
    </w:p>
    <w:p w14:paraId="1C8FAA96" w14:textId="77777777" w:rsidR="00477F44" w:rsidRDefault="00477F44">
      <w:pPr>
        <w:pStyle w:val="CommentText"/>
      </w:pPr>
    </w:p>
    <w:p w14:paraId="4E8FFCEE" w14:textId="77777777" w:rsidR="00477F44" w:rsidRDefault="00477F44">
      <w:pPr>
        <w:pStyle w:val="CommentText"/>
      </w:pPr>
      <w:r>
        <w:t>Invade implies going into new environment to me…or perhaps that is intended?</w:t>
      </w:r>
    </w:p>
    <w:p w14:paraId="04E71865" w14:textId="77777777" w:rsidR="00477F44" w:rsidRDefault="00477F44">
      <w:pPr>
        <w:pStyle w:val="CommentText"/>
      </w:pPr>
    </w:p>
    <w:p w14:paraId="309F9DAE" w14:textId="77777777" w:rsidR="00477F44" w:rsidRDefault="00477F44">
      <w:pPr>
        <w:pStyle w:val="CommentText"/>
      </w:pPr>
      <w:r>
        <w:t>CEC: “invade” is the term used in the evolutionary game theory literature</w:t>
      </w:r>
    </w:p>
  </w:comment>
  <w:comment w:id="303" w:author="Jo Cable" w:date="2016-06-13T17:37:00Z" w:initials="JC">
    <w:p w14:paraId="7670DE85" w14:textId="77777777" w:rsidR="00477F44" w:rsidRDefault="00477F44">
      <w:pPr>
        <w:pStyle w:val="CommentText"/>
      </w:pPr>
      <w:r>
        <w:rPr>
          <w:rStyle w:val="CommentReference"/>
        </w:rPr>
        <w:annotationRef/>
      </w:r>
      <w:r>
        <w:t>Perhaps need to define R0 for the generalist readership of Phil Trans</w:t>
      </w:r>
    </w:p>
  </w:comment>
  <w:comment w:id="304" w:author="Amy Hurford" w:date="2016-06-13T17:37:00Z" w:initials="AH">
    <w:p w14:paraId="63158B00" w14:textId="77777777" w:rsidR="00477F44" w:rsidRDefault="00477F44">
      <w:pPr>
        <w:pStyle w:val="CommentText"/>
      </w:pPr>
      <w:r>
        <w:rPr>
          <w:rStyle w:val="CommentReference"/>
        </w:rPr>
        <w:annotationRef/>
      </w:r>
      <w:r>
        <w:t xml:space="preserve">In response to JC’s comment, I’m happy with R0 defined as is: as invasion fitness. This classic definition of R0, e.g. secondary infections in a wholly </w:t>
      </w:r>
      <w:proofErr w:type="spellStart"/>
      <w:r>
        <w:t>suspectible</w:t>
      </w:r>
      <w:proofErr w:type="spellEnd"/>
      <w:r>
        <w:t xml:space="preserve"> </w:t>
      </w:r>
      <w:proofErr w:type="spellStart"/>
      <w:r>
        <w:t>popn</w:t>
      </w:r>
      <w:proofErr w:type="spellEnd"/>
      <w:r>
        <w:t xml:space="preserve"> isn’t correct in this context since the number of </w:t>
      </w:r>
      <w:proofErr w:type="spellStart"/>
      <w:r>
        <w:t>susceptibles</w:t>
      </w:r>
      <w:proofErr w:type="spellEnd"/>
      <w:r>
        <w:t xml:space="preserve"> is set by the resident parasite equilibrium value for this version of R0.</w:t>
      </w:r>
    </w:p>
  </w:comment>
  <w:comment w:id="308" w:author="Jo Cable" w:date="2016-06-13T17:37:00Z" w:initials="JC">
    <w:p w14:paraId="4C82746A" w14:textId="77777777" w:rsidR="00477F44" w:rsidRDefault="00477F44">
      <w:pPr>
        <w:pStyle w:val="CommentText"/>
      </w:pPr>
      <w:r>
        <w:rPr>
          <w:rStyle w:val="CommentReference"/>
        </w:rPr>
        <w:annotationRef/>
      </w:r>
      <w:r>
        <w:t>Assume this is going to change</w:t>
      </w:r>
    </w:p>
    <w:p w14:paraId="43B8D22F" w14:textId="77777777" w:rsidR="00477F44" w:rsidRDefault="00477F44">
      <w:pPr>
        <w:pStyle w:val="CommentText"/>
      </w:pPr>
    </w:p>
    <w:p w14:paraId="24644073" w14:textId="77777777" w:rsidR="00477F44" w:rsidRDefault="00477F44">
      <w:pPr>
        <w:pStyle w:val="CommentText"/>
      </w:pPr>
      <w:r>
        <w:t>But I guess all this section is Clay short hand and some will be moved to results?</w:t>
      </w:r>
    </w:p>
  </w:comment>
  <w:comment w:id="309" w:author="JG Walker" w:date="2016-06-13T17:37:00Z" w:initials="JW">
    <w:p w14:paraId="35093A6B" w14:textId="77777777" w:rsidR="00477F44" w:rsidRDefault="00477F44">
      <w:pPr>
        <w:pStyle w:val="CommentText"/>
      </w:pPr>
      <w:r>
        <w:rPr>
          <w:rStyle w:val="CommentReference"/>
        </w:rPr>
        <w:annotationRef/>
      </w:r>
      <w:r>
        <w:t xml:space="preserve">Clay, was there another citation here? It was number 28 but not a </w:t>
      </w:r>
      <w:proofErr w:type="spellStart"/>
      <w:r>
        <w:t>Mendeley</w:t>
      </w:r>
      <w:proofErr w:type="spellEnd"/>
      <w:r>
        <w:t xml:space="preserve"> link.</w:t>
      </w:r>
    </w:p>
    <w:p w14:paraId="3E12EF04" w14:textId="77777777" w:rsidR="00477F44" w:rsidRDefault="00477F44">
      <w:pPr>
        <w:pStyle w:val="CommentText"/>
      </w:pPr>
    </w:p>
    <w:p w14:paraId="7768459D" w14:textId="77777777" w:rsidR="00477F44" w:rsidRDefault="00477F44">
      <w:pPr>
        <w:pStyle w:val="CommentText"/>
      </w:pPr>
      <w:r>
        <w:t xml:space="preserve">Is it just this one which is cited in the next sentence? </w:t>
      </w:r>
    </w:p>
    <w:p w14:paraId="76439E14" w14:textId="77777777" w:rsidR="00477F44" w:rsidRDefault="00477F44">
      <w:pPr>
        <w:pStyle w:val="CommentText"/>
      </w:pPr>
    </w:p>
    <w:p w14:paraId="1B1463D2" w14:textId="77777777" w:rsidR="00477F44" w:rsidRDefault="00477F44">
      <w:pPr>
        <w:pStyle w:val="CommentText"/>
      </w:pPr>
      <w:r w:rsidRPr="00D47709">
        <w:t xml:space="preserve">Savage, V., </w:t>
      </w:r>
      <w:proofErr w:type="spellStart"/>
      <w:r w:rsidRPr="00D47709">
        <w:t>Gillooly</w:t>
      </w:r>
      <w:proofErr w:type="spellEnd"/>
      <w:r w:rsidRPr="00D47709">
        <w:t xml:space="preserve">, J., Woodruff, W., West, G., Allen, A., </w:t>
      </w:r>
      <w:proofErr w:type="spellStart"/>
      <w:r w:rsidRPr="00D47709">
        <w:t>Enquist</w:t>
      </w:r>
      <w:proofErr w:type="spellEnd"/>
      <w:r w:rsidRPr="00D47709">
        <w:t xml:space="preserve">, B. J. &amp; Brown, J. H. 2004 The predominance of quarter </w:t>
      </w:r>
      <w:r w:rsidRPr="00D47709">
        <w:rPr>
          <w:rFonts w:ascii="Baoli SC Regular" w:hAnsi="Baoli SC Regular" w:cs="Baoli SC Regular"/>
        </w:rPr>
        <w:t></w:t>
      </w:r>
      <w:r w:rsidRPr="00D47709">
        <w:t xml:space="preserve">power scaling in biology. </w:t>
      </w:r>
      <w:proofErr w:type="gramStart"/>
      <w:r w:rsidRPr="00D47709">
        <w:t xml:space="preserve">Functional </w:t>
      </w:r>
      <w:r>
        <w:t xml:space="preserve"> Ecology</w:t>
      </w:r>
      <w:proofErr w:type="gramEnd"/>
      <w:r>
        <w:t xml:space="preserve"> </w:t>
      </w:r>
      <w:r w:rsidRPr="00D47709">
        <w:t>18, 257–282.</w:t>
      </w:r>
    </w:p>
  </w:comment>
  <w:comment w:id="314" w:author="Clay Cressler" w:date="2016-06-20T12:58:00Z" w:initials="CC">
    <w:p w14:paraId="7846412F" w14:textId="77777777" w:rsidR="00477F44" w:rsidRPr="00E30056" w:rsidRDefault="00477F44">
      <w:pPr>
        <w:pStyle w:val="CommentText"/>
      </w:pPr>
      <w:ins w:id="317" w:author="Clay Cressler" w:date="2016-06-20T12:37:00Z">
        <w:r>
          <w:rPr>
            <w:rStyle w:val="CommentReference"/>
          </w:rPr>
          <w:annotationRef/>
        </w:r>
      </w:ins>
      <w:r>
        <w:t xml:space="preserve">Hechinger, R. 2013. A metabolic and body-size scaling framework for parasite within-host abundance, biomass, and energy flux. </w:t>
      </w:r>
      <w:r>
        <w:rPr>
          <w:i/>
        </w:rPr>
        <w:t xml:space="preserve">Am. Nat. </w:t>
      </w:r>
      <w:r>
        <w:t>182: 234-248.</w:t>
      </w:r>
    </w:p>
  </w:comment>
  <w:comment w:id="319" w:author="Amy Hurford" w:date="2016-06-13T17:37:00Z" w:initials="AH">
    <w:p w14:paraId="3A3F965F" w14:textId="77777777" w:rsidR="00477F44" w:rsidRDefault="00477F44">
      <w:pPr>
        <w:pStyle w:val="CommentText"/>
      </w:pPr>
      <w:r>
        <w:rPr>
          <w:rStyle w:val="CommentReference"/>
        </w:rPr>
        <w:annotationRef/>
      </w:r>
      <w:r>
        <w:t xml:space="preserve">How do you get these values of the exponent: ¾ and 5/12? I’m assuming the -3/4 and -1/4 in the previous equation come from reference 19. I seems important to justify this because it’s the only difference between </w:t>
      </w:r>
      <w:proofErr w:type="spellStart"/>
      <w:r>
        <w:t>endo</w:t>
      </w:r>
      <w:proofErr w:type="spellEnd"/>
      <w:r>
        <w:t xml:space="preserve"> and </w:t>
      </w:r>
      <w:proofErr w:type="spellStart"/>
      <w:r>
        <w:t>ecto</w:t>
      </w:r>
      <w:proofErr w:type="spellEnd"/>
      <w:r>
        <w:t xml:space="preserve"> parasites.</w:t>
      </w:r>
    </w:p>
  </w:comment>
  <w:comment w:id="320" w:author="Clay" w:date="2016-06-13T17:37:00Z" w:initials="C">
    <w:p w14:paraId="34787C60" w14:textId="77777777" w:rsidR="00477F44" w:rsidRDefault="00477F44">
      <w:pPr>
        <w:pStyle w:val="CommentText"/>
      </w:pPr>
      <w:r>
        <w:rPr>
          <w:rStyle w:val="CommentReference"/>
        </w:rPr>
        <w:annotationRef/>
      </w:r>
      <w:r>
        <w:t xml:space="preserve">I realize there aren’t very many direct life cycle </w:t>
      </w:r>
      <w:proofErr w:type="spellStart"/>
      <w:r>
        <w:t>endoparasites</w:t>
      </w:r>
      <w:proofErr w:type="spellEnd"/>
      <w:r>
        <w:t>, but we could look at trying to test this prediction.</w:t>
      </w:r>
    </w:p>
  </w:comment>
  <w:comment w:id="321" w:author="Clay" w:date="2016-06-13T17:37:00Z" w:initials="C">
    <w:p w14:paraId="0D483BC1" w14:textId="77777777" w:rsidR="00477F44" w:rsidRDefault="00477F44">
      <w:pPr>
        <w:pStyle w:val="CommentText"/>
      </w:pPr>
      <w:r>
        <w:rPr>
          <w:rStyle w:val="CommentReference"/>
        </w:rPr>
        <w:annotationRef/>
      </w:r>
      <w:r>
        <w:t xml:space="preserve">We could potentially look at this as well. I guess the prediction would be that high variation in host body size would be positively correlated with </w:t>
      </w:r>
      <w:proofErr w:type="spellStart"/>
      <w:r>
        <w:t>generalism</w:t>
      </w:r>
      <w:proofErr w:type="spellEnd"/>
      <w:r>
        <w:t xml:space="preserve"> for </w:t>
      </w:r>
      <w:proofErr w:type="spellStart"/>
      <w:r>
        <w:t>ectoparasites</w:t>
      </w:r>
      <w:proofErr w:type="spellEnd"/>
      <w:r>
        <w:t>?</w:t>
      </w:r>
    </w:p>
  </w:comment>
  <w:comment w:id="666" w:author="Jo Cable" w:date="2016-06-13T17:37:00Z" w:initials="JC">
    <w:p w14:paraId="27291C87" w14:textId="77777777" w:rsidR="00477F44" w:rsidRDefault="00477F44">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667" w:author="Jo Cable" w:date="2016-06-13T17:37:00Z" w:initials="JC">
    <w:p w14:paraId="6F383078" w14:textId="77777777" w:rsidR="00477F44" w:rsidRDefault="00477F44">
      <w:pPr>
        <w:pStyle w:val="CommentText"/>
      </w:pPr>
      <w:r>
        <w:rPr>
          <w:rStyle w:val="CommentReference"/>
        </w:rPr>
        <w:annotationRef/>
      </w:r>
      <w:r>
        <w:t>Why not just say they were totally excluded from all analyses?</w:t>
      </w:r>
    </w:p>
    <w:p w14:paraId="59A86C18" w14:textId="77777777" w:rsidR="00477F44" w:rsidRDefault="00477F44">
      <w:pPr>
        <w:pStyle w:val="CommentText"/>
      </w:pPr>
    </w:p>
    <w:p w14:paraId="2D47C257" w14:textId="77777777" w:rsidR="00477F44" w:rsidRDefault="00477F44">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670" w:author="Jo Cable" w:date="2016-06-13T17:37:00Z" w:initials="JC">
    <w:p w14:paraId="34F7537B" w14:textId="77777777" w:rsidR="00477F44" w:rsidRDefault="00477F44">
      <w:pPr>
        <w:pStyle w:val="CommentText"/>
      </w:pPr>
      <w:r>
        <w:rPr>
          <w:rStyle w:val="CommentReference"/>
        </w:rPr>
        <w:annotationRef/>
      </w:r>
      <w:r>
        <w:t>How do you allow for the fact that for some species you will have data from all genes cf. another host you might have partial sequence from a single gene?</w:t>
      </w:r>
    </w:p>
    <w:p w14:paraId="0F4A614A" w14:textId="77777777" w:rsidR="00477F44" w:rsidRDefault="00477F44">
      <w:pPr>
        <w:pStyle w:val="CommentText"/>
      </w:pPr>
    </w:p>
    <w:p w14:paraId="338311ED" w14:textId="77777777" w:rsidR="00477F44" w:rsidRDefault="00477F44">
      <w:pPr>
        <w:pStyle w:val="CommentText"/>
      </w:pPr>
      <w:r>
        <w:t>Ok this is answered in the next paragraph – but I don't understand it</w:t>
      </w:r>
    </w:p>
  </w:comment>
  <w:comment w:id="671" w:author="Jo Cable" w:date="2016-06-13T17:37:00Z" w:initials="JC">
    <w:p w14:paraId="465373DC" w14:textId="77777777" w:rsidR="00477F44" w:rsidRDefault="00477F44">
      <w:pPr>
        <w:pStyle w:val="CommentText"/>
      </w:pPr>
      <w:r>
        <w:rPr>
          <w:rStyle w:val="CommentReference"/>
        </w:rPr>
        <w:annotationRef/>
      </w:r>
      <w:r>
        <w:t>?</w:t>
      </w:r>
    </w:p>
  </w:comment>
  <w:comment w:id="673" w:author="Jo Cable" w:date="2016-06-13T17:37:00Z" w:initials="JC">
    <w:p w14:paraId="0A9092B2" w14:textId="77777777" w:rsidR="00477F44" w:rsidRDefault="00477F44">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674" w:author="SJP" w:date="2016-06-13T17:37:00Z" w:initials="MOU">
    <w:p w14:paraId="67586CFC" w14:textId="77777777" w:rsidR="00477F44" w:rsidRDefault="00477F44">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675" w:author="Jo Cable" w:date="2016-06-13T17:37:00Z" w:initials="JC">
    <w:p w14:paraId="4659F3D6" w14:textId="77777777" w:rsidR="00477F44" w:rsidRDefault="00477F44">
      <w:pPr>
        <w:pStyle w:val="CommentText"/>
      </w:pPr>
      <w:r>
        <w:rPr>
          <w:rStyle w:val="CommentReference"/>
        </w:rPr>
        <w:annotationRef/>
      </w:r>
      <w:proofErr w:type="gramStart"/>
      <w:r>
        <w:t>why</w:t>
      </w:r>
      <w:proofErr w:type="gramEnd"/>
      <w:r>
        <w:t xml:space="preserve"> not order this after SPD in table</w:t>
      </w:r>
    </w:p>
  </w:comment>
  <w:comment w:id="676" w:author="JG Walker" w:date="2016-06-13T17:37:00Z" w:initials="JW">
    <w:p w14:paraId="03EC2EFD" w14:textId="77777777" w:rsidR="00477F44" w:rsidRDefault="00477F44">
      <w:pPr>
        <w:pStyle w:val="CommentText"/>
      </w:pPr>
      <w:r>
        <w:rPr>
          <w:rStyle w:val="CommentReference"/>
        </w:rPr>
        <w:annotationRef/>
      </w:r>
      <w:r>
        <w:t>Possibly only include one of these</w:t>
      </w:r>
    </w:p>
  </w:comment>
  <w:comment w:id="677" w:author="Jo Cable" w:date="2016-06-13T17:37:00Z" w:initials="JC">
    <w:p w14:paraId="16D35603" w14:textId="77777777" w:rsidR="00477F44" w:rsidRDefault="00477F44">
      <w:pPr>
        <w:pStyle w:val="CommentText"/>
      </w:pPr>
      <w:r>
        <w:rPr>
          <w:rStyle w:val="CommentReference"/>
        </w:rPr>
        <w:annotationRef/>
      </w:r>
      <w:proofErr w:type="gramStart"/>
      <w:r>
        <w:t>reminder</w:t>
      </w:r>
      <w:proofErr w:type="gramEnd"/>
      <w:r>
        <w:t xml:space="preserve"> reader what they are</w:t>
      </w:r>
    </w:p>
  </w:comment>
  <w:comment w:id="678" w:author="Jo Cable" w:date="2016-06-13T17:37:00Z" w:initials="JC">
    <w:p w14:paraId="44976A1C" w14:textId="77777777" w:rsidR="00477F44" w:rsidRDefault="00477F44">
      <w:pPr>
        <w:pStyle w:val="CommentText"/>
      </w:pPr>
      <w:r>
        <w:rPr>
          <w:rStyle w:val="CommentReference"/>
        </w:rPr>
        <w:annotationRef/>
      </w:r>
      <w:proofErr w:type="gramStart"/>
      <w:r>
        <w:t>need</w:t>
      </w:r>
      <w:proofErr w:type="gramEnd"/>
      <w:r>
        <w:t xml:space="preserve"> to say above that xxx size data only was available in the database</w:t>
      </w:r>
    </w:p>
    <w:p w14:paraId="7FCE96C6" w14:textId="77777777" w:rsidR="00477F44" w:rsidRDefault="00477F44">
      <w:pPr>
        <w:pStyle w:val="CommentText"/>
      </w:pPr>
    </w:p>
    <w:p w14:paraId="337B2BA2" w14:textId="77777777" w:rsidR="00477F44" w:rsidRDefault="00477F44">
      <w:pPr>
        <w:pStyle w:val="CommentText"/>
      </w:pPr>
      <w:proofErr w:type="gramStart"/>
      <w:r>
        <w:t>fish</w:t>
      </w:r>
      <w:proofErr w:type="gramEnd"/>
      <w:r>
        <w:t xml:space="preserve"> length is either standard  length or fork length (only the latter includes the tail fin) but the former is the “standard” measure</w:t>
      </w:r>
    </w:p>
    <w:p w14:paraId="1745A984" w14:textId="77777777" w:rsidR="00477F44" w:rsidRDefault="00477F44">
      <w:pPr>
        <w:pStyle w:val="CommentText"/>
      </w:pPr>
    </w:p>
    <w:p w14:paraId="6684E140" w14:textId="77777777" w:rsidR="00477F44" w:rsidRDefault="00477F44">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679" w:author="Jo Cable" w:date="2016-06-13T17:37:00Z" w:initials="JC">
    <w:p w14:paraId="12C24C37" w14:textId="77777777" w:rsidR="00477F44" w:rsidRDefault="00477F44">
      <w:pPr>
        <w:pStyle w:val="CommentText"/>
      </w:pPr>
      <w:r>
        <w:rPr>
          <w:rStyle w:val="CommentReference"/>
        </w:rPr>
        <w:annotationRef/>
      </w:r>
      <w:proofErr w:type="gramStart"/>
      <w:r>
        <w:t>and</w:t>
      </w:r>
      <w:proofErr w:type="gramEnd"/>
      <w:r>
        <w:t xml:space="preserve"> then averaged for  that species?</w:t>
      </w:r>
    </w:p>
    <w:p w14:paraId="42F2860A" w14:textId="77777777" w:rsidR="00477F44" w:rsidRDefault="00477F44">
      <w:pPr>
        <w:pStyle w:val="CommentText"/>
      </w:pPr>
    </w:p>
    <w:p w14:paraId="6D0CFFFA" w14:textId="77777777" w:rsidR="00477F44" w:rsidRDefault="00477F44">
      <w:pPr>
        <w:pStyle w:val="CommentText"/>
      </w:pPr>
      <w:r>
        <w:t>JW: no, a parasite found in one region was essentially considered separately from the same parasite found in another region</w:t>
      </w:r>
    </w:p>
  </w:comment>
  <w:comment w:id="680" w:author="Jo Cable" w:date="2016-06-13T17:37:00Z" w:initials="JC">
    <w:p w14:paraId="26C50B90" w14:textId="77777777" w:rsidR="00477F44" w:rsidRDefault="00477F44">
      <w:pPr>
        <w:pStyle w:val="CommentText"/>
      </w:pPr>
      <w:r>
        <w:rPr>
          <w:rStyle w:val="CommentReference"/>
        </w:rPr>
        <w:annotationRef/>
      </w:r>
      <w:r>
        <w:t xml:space="preserve">How do you envisage the results section looking? Re: Clay’s </w:t>
      </w:r>
      <w:proofErr w:type="gramStart"/>
      <w:r>
        <w:t>model ?</w:t>
      </w:r>
      <w:proofErr w:type="gramEnd"/>
    </w:p>
  </w:comment>
  <w:comment w:id="681" w:author="Jo Cable" w:date="2016-06-13T17:37:00Z" w:initials="JC">
    <w:p w14:paraId="705962F5" w14:textId="77777777" w:rsidR="00477F44" w:rsidRDefault="00477F44">
      <w:pPr>
        <w:pStyle w:val="CommentText"/>
      </w:pPr>
      <w:r>
        <w:rPr>
          <w:rStyle w:val="CommentReference"/>
        </w:rPr>
        <w:annotationRef/>
      </w:r>
      <w:r>
        <w:t>Can you just say it can not be tested?</w:t>
      </w:r>
    </w:p>
  </w:comment>
  <w:comment w:id="682" w:author="Clay" w:date="2016-06-13T17:37:00Z" w:initials="C">
    <w:p w14:paraId="3036546E" w14:textId="77777777" w:rsidR="00477F44" w:rsidRDefault="00477F44" w:rsidP="003B121B">
      <w:pPr>
        <w:pStyle w:val="CommentText"/>
      </w:pPr>
      <w:r>
        <w:rPr>
          <w:rStyle w:val="CommentReference"/>
        </w:rPr>
        <w:annotationRef/>
      </w:r>
      <w:r>
        <w:t>Not sure which figure to refer the readers to here and, more importantly, I don’t see how either figure shows any evidence for the prediction.</w:t>
      </w:r>
    </w:p>
    <w:p w14:paraId="2F51CA84" w14:textId="77777777" w:rsidR="00477F44" w:rsidRDefault="00477F44" w:rsidP="003B121B">
      <w:pPr>
        <w:pStyle w:val="CommentText"/>
      </w:pPr>
    </w:p>
    <w:p w14:paraId="6FD2F986" w14:textId="77777777" w:rsidR="00477F44" w:rsidRDefault="00477F44" w:rsidP="003B121B">
      <w:pPr>
        <w:pStyle w:val="CommentText"/>
      </w:pPr>
      <w:r>
        <w:t xml:space="preserve">JW: I remade the figures to have the fitted model lines instead of loess (but not for </w:t>
      </w:r>
      <w:proofErr w:type="spellStart"/>
      <w:r>
        <w:t>ectos</w:t>
      </w:r>
      <w:proofErr w:type="spellEnd"/>
      <w:r>
        <w:t xml:space="preserve"> because they are boxplots), but I think these should probably be saved for supplementary. At the moment they are in the </w:t>
      </w:r>
      <w:proofErr w:type="spellStart"/>
      <w:r>
        <w:t>Rmd</w:t>
      </w:r>
      <w:proofErr w:type="spellEnd"/>
      <w:r>
        <w:t xml:space="preserve"> Word doc which I have sent. If anyone can think of a good way to visually present the results let me know and I’ll give it a shot.</w:t>
      </w:r>
    </w:p>
  </w:comment>
  <w:comment w:id="683" w:author="Clay" w:date="2016-06-13T17:37:00Z" w:initials="C">
    <w:p w14:paraId="0BBB8624" w14:textId="77777777" w:rsidR="00477F44" w:rsidRDefault="00477F44" w:rsidP="003B121B">
      <w:pPr>
        <w:pStyle w:val="CommentText"/>
      </w:pPr>
      <w:r>
        <w:rPr>
          <w:rStyle w:val="CommentReference"/>
        </w:rPr>
        <w:annotationRef/>
      </w:r>
      <w:r>
        <w:t>These distributions should be shown somewhere.</w:t>
      </w:r>
    </w:p>
    <w:p w14:paraId="3415BB51" w14:textId="77777777" w:rsidR="00477F44" w:rsidRDefault="00477F44" w:rsidP="003B121B">
      <w:pPr>
        <w:pStyle w:val="CommentText"/>
      </w:pPr>
    </w:p>
    <w:p w14:paraId="40BFDAA8" w14:textId="77777777" w:rsidR="00477F44" w:rsidRDefault="00477F44" w:rsidP="003B121B">
      <w:pPr>
        <w:pStyle w:val="CommentText"/>
      </w:pPr>
      <w:r>
        <w:t xml:space="preserve">JW: I made some histograms which are </w:t>
      </w:r>
      <w:proofErr w:type="spellStart"/>
      <w:r>
        <w:t>color</w:t>
      </w:r>
      <w:proofErr w:type="spellEnd"/>
      <w:r>
        <w:t xml:space="preserve"> coded in quartiles which could go in the supplementary? Is that the kind of info you are looking for? In the other word doc as above.</w:t>
      </w:r>
    </w:p>
  </w:comment>
  <w:comment w:id="684" w:author="Clay Cressler" w:date="2016-06-20T15:54:00Z" w:initials="CC">
    <w:p w14:paraId="1B343CC5" w14:textId="77777777" w:rsidR="00477F44" w:rsidRDefault="00477F44">
      <w:pPr>
        <w:pStyle w:val="CommentText"/>
      </w:pPr>
      <w:r>
        <w:rPr>
          <w:rStyle w:val="CommentReference"/>
        </w:rPr>
        <w:annotationRef/>
      </w:r>
      <w:r>
        <w:t>I agree with Amy here – some figures are essential.</w:t>
      </w:r>
    </w:p>
  </w:comment>
  <w:comment w:id="685" w:author="Amy Hurford" w:date="2016-06-13T17:37:00Z" w:initials="AH">
    <w:p w14:paraId="3E0C0DF6" w14:textId="77777777" w:rsidR="00477F44" w:rsidRDefault="00477F44">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687" w:author="Clay" w:date="2016-06-13T17:37:00Z" w:initials="C">
    <w:p w14:paraId="6F805947" w14:textId="77777777" w:rsidR="00477F44" w:rsidRDefault="00477F44">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688" w:author="JG Walker" w:date="2016-06-13T17:37:00Z" w:initials="JW">
    <w:p w14:paraId="29EDDA80" w14:textId="77777777" w:rsidR="00477F44" w:rsidRDefault="00477F44">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689" w:author="JG Walker" w:date="2016-06-13T17:37:00Z" w:initials="JW">
    <w:p w14:paraId="24E434F2" w14:textId="77777777" w:rsidR="00477F44" w:rsidRDefault="00477F44">
      <w:pPr>
        <w:pStyle w:val="CommentText"/>
      </w:pPr>
      <w:r>
        <w:rPr>
          <w:rStyle w:val="CommentReference"/>
        </w:rPr>
        <w:annotationRef/>
      </w:r>
      <w:r>
        <w:t xml:space="preserve">I feel like there should be a </w:t>
      </w:r>
      <w:proofErr w:type="spellStart"/>
      <w:r>
        <w:t>latin</w:t>
      </w:r>
      <w:proofErr w:type="spellEnd"/>
      <w:r>
        <w:t xml:space="preserve"> phrase that means this/something like “on its own” </w:t>
      </w:r>
      <w:r>
        <w:sym w:font="Wingdings" w:char="F04A"/>
      </w:r>
    </w:p>
  </w:comment>
  <w:comment w:id="694" w:author="Clay Cressler" w:date="2016-06-20T19:27:00Z" w:initials="CC">
    <w:p w14:paraId="38D0DA62" w14:textId="6CFAEE72" w:rsidR="00477F44" w:rsidRPr="003627AC" w:rsidRDefault="00477F44">
      <w:pPr>
        <w:pStyle w:val="CommentText"/>
      </w:pPr>
      <w:r>
        <w:rPr>
          <w:rStyle w:val="CommentReference"/>
        </w:rPr>
        <w:annotationRef/>
      </w:r>
      <w:proofErr w:type="spellStart"/>
      <w:r>
        <w:t>Gudelj</w:t>
      </w:r>
      <w:proofErr w:type="spellEnd"/>
      <w:r>
        <w:t xml:space="preserve">, I., van den Bosch, F., &amp; Gilligan, C. A. 2004. Transmission rates and adaptive evolution of pathogens in heterogeneous plant populations. </w:t>
      </w:r>
      <w:r>
        <w:rPr>
          <w:i/>
        </w:rPr>
        <w:t xml:space="preserve">Proc. R. Soc. B. </w:t>
      </w:r>
      <w:r>
        <w:rPr>
          <w:b/>
        </w:rPr>
        <w:t>271</w:t>
      </w:r>
      <w:r>
        <w:t>: 2187-2194.</w:t>
      </w:r>
    </w:p>
  </w:comment>
  <w:comment w:id="695" w:author="Clay Cressler" w:date="2016-06-20T19:12:00Z" w:initials="CC">
    <w:p w14:paraId="6E34F9F6" w14:textId="7D60C916" w:rsidR="00477F44" w:rsidRPr="00A51431" w:rsidRDefault="00477F44">
      <w:pPr>
        <w:pStyle w:val="CommentText"/>
      </w:pPr>
      <w:r>
        <w:rPr>
          <w:rStyle w:val="CommentReference"/>
        </w:rPr>
        <w:annotationRef/>
      </w:r>
      <w:proofErr w:type="spellStart"/>
      <w:r>
        <w:t>Poulin</w:t>
      </w:r>
      <w:proofErr w:type="spellEnd"/>
      <w:r>
        <w:t xml:space="preserve">, R. 1998. Large-scale patterns of host use by parasites of freshwater fishes. </w:t>
      </w:r>
      <w:r>
        <w:rPr>
          <w:i/>
        </w:rPr>
        <w:t xml:space="preserve">Ecol. </w:t>
      </w:r>
      <w:proofErr w:type="spellStart"/>
      <w:r>
        <w:rPr>
          <w:i/>
        </w:rPr>
        <w:t>Lett</w:t>
      </w:r>
      <w:proofErr w:type="spellEnd"/>
      <w:r>
        <w:rPr>
          <w:i/>
        </w:rPr>
        <w:t xml:space="preserve">. </w:t>
      </w:r>
      <w:r>
        <w:rPr>
          <w:b/>
        </w:rPr>
        <w:t>1</w:t>
      </w:r>
      <w:r>
        <w:t>: 118-128.</w:t>
      </w:r>
    </w:p>
  </w:comment>
  <w:comment w:id="696" w:author="Clay Cressler" w:date="2016-06-20T19:14:00Z" w:initials="CC">
    <w:p w14:paraId="66032CBD" w14:textId="695D3647" w:rsidR="00477F44" w:rsidRPr="00A51431" w:rsidRDefault="00477F44">
      <w:pPr>
        <w:pStyle w:val="CommentText"/>
      </w:pPr>
      <w:r>
        <w:rPr>
          <w:rStyle w:val="CommentReference"/>
        </w:rPr>
        <w:annotationRef/>
      </w:r>
      <w:proofErr w:type="spellStart"/>
      <w:r>
        <w:t>Garamszegi</w:t>
      </w:r>
      <w:proofErr w:type="spellEnd"/>
      <w:r>
        <w:t xml:space="preserve">, L. Z. 2006. The evolution of virulence and host specialization in malaria parasites of primates. </w:t>
      </w:r>
      <w:r>
        <w:rPr>
          <w:i/>
        </w:rPr>
        <w:t xml:space="preserve">Ecol. </w:t>
      </w:r>
      <w:proofErr w:type="spellStart"/>
      <w:r>
        <w:rPr>
          <w:i/>
        </w:rPr>
        <w:t>Lett</w:t>
      </w:r>
      <w:proofErr w:type="spellEnd"/>
      <w:r>
        <w:rPr>
          <w:i/>
        </w:rPr>
        <w:t xml:space="preserve">. </w:t>
      </w:r>
      <w:r>
        <w:rPr>
          <w:b/>
        </w:rPr>
        <w:t>9</w:t>
      </w:r>
      <w:r>
        <w:t>: 933-940.</w:t>
      </w:r>
    </w:p>
  </w:comment>
  <w:comment w:id="697" w:author="Clay Cressler" w:date="2016-06-20T19:19:00Z" w:initials="CC">
    <w:p w14:paraId="208E3499" w14:textId="66C12026" w:rsidR="00477F44" w:rsidRPr="006C3F5A" w:rsidRDefault="00477F44">
      <w:pPr>
        <w:pStyle w:val="CommentText"/>
      </w:pPr>
      <w:r>
        <w:rPr>
          <w:rStyle w:val="CommentReference"/>
        </w:rPr>
        <w:annotationRef/>
      </w:r>
      <w:r>
        <w:t xml:space="preserve">Ebert, D. 1998. Experimental evolution of parasites. </w:t>
      </w:r>
      <w:r>
        <w:rPr>
          <w:i/>
        </w:rPr>
        <w:t xml:space="preserve">Science </w:t>
      </w:r>
      <w:r>
        <w:rPr>
          <w:b/>
        </w:rPr>
        <w:t>282</w:t>
      </w:r>
      <w:r>
        <w:t>: 1432-1435.</w:t>
      </w:r>
    </w:p>
  </w:comment>
  <w:comment w:id="698" w:author="Clay Cressler" w:date="2016-06-20T19:30:00Z" w:initials="CC">
    <w:p w14:paraId="6E382E02" w14:textId="77777777" w:rsidR="00477F44" w:rsidRPr="005B51B0" w:rsidRDefault="00477F44" w:rsidP="003627AC">
      <w:pPr>
        <w:pStyle w:val="CommentText"/>
      </w:pPr>
      <w:r>
        <w:rPr>
          <w:rStyle w:val="CommentReference"/>
        </w:rPr>
        <w:annotationRef/>
      </w:r>
      <w:proofErr w:type="spellStart"/>
      <w:r>
        <w:t>Poulin</w:t>
      </w:r>
      <w:proofErr w:type="spellEnd"/>
      <w:r>
        <w:t xml:space="preserve">, R. 2011. </w:t>
      </w:r>
      <w:r>
        <w:rPr>
          <w:i/>
        </w:rPr>
        <w:t>Evolutionary Ecology of Parasites</w:t>
      </w:r>
      <w:r>
        <w:t>. 2</w:t>
      </w:r>
      <w:r w:rsidRPr="005B51B0">
        <w:rPr>
          <w:vertAlign w:val="superscript"/>
        </w:rPr>
        <w:t>nd</w:t>
      </w:r>
      <w:r>
        <w:t xml:space="preserve"> edition. Princeton University Press.</w:t>
      </w:r>
    </w:p>
  </w:comment>
  <w:comment w:id="699" w:author="Clay Cressler" w:date="2016-07-14T13:03:00Z" w:initials="CC">
    <w:p w14:paraId="7C49E7A7" w14:textId="58ED7A5B" w:rsidR="00477F44" w:rsidRPr="007F4B49" w:rsidRDefault="00477F44" w:rsidP="003627AC">
      <w:pPr>
        <w:pStyle w:val="CommentText"/>
      </w:pPr>
      <w:r>
        <w:rPr>
          <w:rStyle w:val="CommentReference"/>
        </w:rPr>
        <w:annotationRef/>
      </w:r>
      <w:proofErr w:type="spellStart"/>
      <w:r>
        <w:t>Schmid-Hempel</w:t>
      </w:r>
      <w:proofErr w:type="spellEnd"/>
      <w:r>
        <w:t xml:space="preserve">, P. 2011. </w:t>
      </w:r>
      <w:r>
        <w:rPr>
          <w:i/>
        </w:rPr>
        <w:t xml:space="preserve">Evolutionary Parasitology. </w:t>
      </w:r>
      <w:r>
        <w:t>Oxford University Press.</w:t>
      </w:r>
    </w:p>
  </w:comment>
  <w:comment w:id="702" w:author="Clay Cressler" w:date="2016-06-20T19:41:00Z" w:initials="CC">
    <w:p w14:paraId="24C97DB3" w14:textId="078FDBEC" w:rsidR="00477F44" w:rsidRPr="00AD4348" w:rsidRDefault="00477F44">
      <w:pPr>
        <w:pStyle w:val="CommentText"/>
      </w:pPr>
      <w:r>
        <w:rPr>
          <w:rStyle w:val="CommentReference"/>
        </w:rPr>
        <w:annotationRef/>
      </w:r>
      <w:proofErr w:type="spellStart"/>
      <w:r>
        <w:t>Poulin</w:t>
      </w:r>
      <w:proofErr w:type="spellEnd"/>
      <w:r>
        <w:t xml:space="preserve">, R. 1992. Determinants of host-specificity in </w:t>
      </w:r>
      <w:proofErr w:type="spellStart"/>
      <w:r>
        <w:t>paraistes</w:t>
      </w:r>
      <w:proofErr w:type="spellEnd"/>
      <w:r>
        <w:t xml:space="preserve"> of freshwater fishes. </w:t>
      </w:r>
      <w:r>
        <w:rPr>
          <w:i/>
        </w:rPr>
        <w:t xml:space="preserve">Int. J. </w:t>
      </w:r>
      <w:proofErr w:type="spellStart"/>
      <w:r>
        <w:rPr>
          <w:i/>
        </w:rPr>
        <w:t>Parasit</w:t>
      </w:r>
      <w:proofErr w:type="spellEnd"/>
      <w:r>
        <w:rPr>
          <w:i/>
        </w:rPr>
        <w:t xml:space="preserve">. </w:t>
      </w:r>
      <w:r>
        <w:rPr>
          <w:b/>
        </w:rPr>
        <w:t>22</w:t>
      </w:r>
      <w:r>
        <w:t>: 753-758.</w:t>
      </w:r>
    </w:p>
  </w:comment>
  <w:comment w:id="703" w:author="Clay Cressler" w:date="2016-06-20T14:49:00Z" w:initials="CC">
    <w:p w14:paraId="61CFF696" w14:textId="77777777" w:rsidR="00477F44" w:rsidRDefault="00477F44" w:rsidP="005B51B0">
      <w:pPr>
        <w:pStyle w:val="CommentText"/>
      </w:pPr>
      <w:r>
        <w:rPr>
          <w:rStyle w:val="CommentReference"/>
        </w:rPr>
        <w:annotationRef/>
      </w:r>
      <w:proofErr w:type="spellStart"/>
      <w:r>
        <w:t>Combes</w:t>
      </w:r>
      <w:proofErr w:type="spellEnd"/>
      <w:r>
        <w:t xml:space="preserve">, C. 2001. </w:t>
      </w:r>
      <w:r>
        <w:rPr>
          <w:i/>
        </w:rPr>
        <w:t>Parasitism: The Ecology and Evolution of Intimate Interactions</w:t>
      </w:r>
      <w:r>
        <w:t>. University of Chicago Press</w:t>
      </w:r>
    </w:p>
  </w:comment>
  <w:comment w:id="704" w:author="Clay Cressler" w:date="2016-06-20T14:37:00Z" w:initials="CC">
    <w:p w14:paraId="0233CE0F" w14:textId="77777777" w:rsidR="00477F44" w:rsidRPr="00915A40" w:rsidRDefault="00477F44" w:rsidP="006D21D6">
      <w:pPr>
        <w:pStyle w:val="CommentText"/>
      </w:pPr>
      <w:r>
        <w:rPr>
          <w:rStyle w:val="CommentReference"/>
        </w:rPr>
        <w:annotationRef/>
      </w:r>
      <w:r>
        <w:t xml:space="preserve">Ward, S. A. 1992. Assessing functional explanations of host-specificity. </w:t>
      </w:r>
      <w:r>
        <w:rPr>
          <w:i/>
        </w:rPr>
        <w:t xml:space="preserve">Am Nat </w:t>
      </w:r>
      <w:r>
        <w:t>139: 883-891.</w:t>
      </w:r>
    </w:p>
  </w:comment>
  <w:comment w:id="705" w:author="Clay Cressler" w:date="2016-06-20T17:42:00Z" w:initials="CC">
    <w:p w14:paraId="32E450FC" w14:textId="77777777" w:rsidR="00477F44" w:rsidRPr="00357BBC" w:rsidRDefault="00477F44" w:rsidP="006B370F">
      <w:pPr>
        <w:pStyle w:val="CommentText"/>
      </w:pPr>
      <w:r>
        <w:rPr>
          <w:rStyle w:val="CommentReference"/>
        </w:rPr>
        <w:annotationRef/>
      </w:r>
      <w:r>
        <w:t xml:space="preserve">Vazquez, D. P., </w:t>
      </w:r>
      <w:proofErr w:type="spellStart"/>
      <w:r>
        <w:t>Poulin</w:t>
      </w:r>
      <w:proofErr w:type="spellEnd"/>
      <w:r>
        <w:t xml:space="preserve">, R., </w:t>
      </w:r>
      <w:proofErr w:type="spellStart"/>
      <w:r>
        <w:t>Krasnov</w:t>
      </w:r>
      <w:proofErr w:type="spellEnd"/>
      <w:r>
        <w:t xml:space="preserve">, B. R., &amp; </w:t>
      </w:r>
      <w:proofErr w:type="spellStart"/>
      <w:r>
        <w:t>Shenbrot</w:t>
      </w:r>
      <w:proofErr w:type="spellEnd"/>
      <w:r>
        <w:t xml:space="preserve">, G. I. 2005. </w:t>
      </w:r>
      <w:r>
        <w:rPr>
          <w:i/>
        </w:rPr>
        <w:t xml:space="preserve">J. Anim. Ecol. </w:t>
      </w:r>
      <w:r>
        <w:rPr>
          <w:b/>
        </w:rPr>
        <w:t>74</w:t>
      </w:r>
      <w:r>
        <w:t>: 946-955.</w:t>
      </w:r>
    </w:p>
  </w:comment>
  <w:comment w:id="709" w:author="Clay Cressler" w:date="2016-06-20T17:54:00Z" w:initials="CC">
    <w:p w14:paraId="5FEB4EFE" w14:textId="77777777" w:rsidR="00477F44" w:rsidRPr="00915A40" w:rsidRDefault="00477F44" w:rsidP="00161F5E">
      <w:pPr>
        <w:pStyle w:val="CommentText"/>
      </w:pPr>
      <w:r>
        <w:rPr>
          <w:rStyle w:val="CommentReference"/>
        </w:rPr>
        <w:annotationRef/>
      </w:r>
      <w:proofErr w:type="spellStart"/>
      <w:r>
        <w:t>Krasnov</w:t>
      </w:r>
      <w:proofErr w:type="spellEnd"/>
      <w:r>
        <w:t xml:space="preserve">, B. R., S. </w:t>
      </w:r>
      <w:proofErr w:type="spellStart"/>
      <w:r>
        <w:t>Morand</w:t>
      </w:r>
      <w:proofErr w:type="spellEnd"/>
      <w:r>
        <w:t xml:space="preserve">, D. </w:t>
      </w:r>
      <w:proofErr w:type="spellStart"/>
      <w:r>
        <w:t>Mouillot</w:t>
      </w:r>
      <w:proofErr w:type="spellEnd"/>
      <w:r>
        <w:t xml:space="preserve">, G. I. </w:t>
      </w:r>
      <w:proofErr w:type="spellStart"/>
      <w:r>
        <w:t>Shenbrot</w:t>
      </w:r>
      <w:proofErr w:type="spellEnd"/>
      <w:r>
        <w:t xml:space="preserve">, I. S. </w:t>
      </w:r>
      <w:proofErr w:type="spellStart"/>
      <w:r>
        <w:t>Khokhlova</w:t>
      </w:r>
      <w:proofErr w:type="spellEnd"/>
      <w:r>
        <w:t xml:space="preserve">, and R. </w:t>
      </w:r>
      <w:proofErr w:type="spellStart"/>
      <w:r>
        <w:t>Poulin</w:t>
      </w:r>
      <w:proofErr w:type="spellEnd"/>
      <w:r>
        <w:t xml:space="preserve">. 2006. Resource predictability and host specificity in fleas: the effect of host body mass. </w:t>
      </w:r>
      <w:r>
        <w:rPr>
          <w:i/>
        </w:rPr>
        <w:t xml:space="preserve">Parasitology </w:t>
      </w:r>
      <w:r>
        <w:t>133: 81-88.</w:t>
      </w:r>
    </w:p>
  </w:comment>
  <w:comment w:id="710" w:author="Clay Cressler" w:date="2016-06-20T18:33:00Z" w:initials="CC">
    <w:p w14:paraId="4D58971B" w14:textId="25830335" w:rsidR="00477F44" w:rsidRDefault="00477F44">
      <w:pPr>
        <w:pStyle w:val="CommentText"/>
      </w:pPr>
      <w:r>
        <w:rPr>
          <w:rStyle w:val="CommentReference"/>
        </w:rPr>
        <w:annotationRef/>
      </w:r>
      <w:proofErr w:type="spellStart"/>
      <w:r>
        <w:t>Sasal</w:t>
      </w:r>
      <w:proofErr w:type="spellEnd"/>
      <w:r>
        <w:t xml:space="preserve">, P., </w:t>
      </w:r>
      <w:proofErr w:type="spellStart"/>
      <w:r>
        <w:t>Trouve</w:t>
      </w:r>
      <w:proofErr w:type="spellEnd"/>
      <w:r>
        <w:t xml:space="preserve">, S., Muller-Graf, C. &amp; </w:t>
      </w:r>
      <w:proofErr w:type="spellStart"/>
      <w:r>
        <w:t>Morand</w:t>
      </w:r>
      <w:proofErr w:type="spellEnd"/>
      <w:r>
        <w:t xml:space="preserve">, S. 1999. Specificity and host predictability: a comparative analysis among </w:t>
      </w:r>
      <w:proofErr w:type="spellStart"/>
      <w:r>
        <w:t>monogenean</w:t>
      </w:r>
      <w:proofErr w:type="spellEnd"/>
      <w:r>
        <w:t xml:space="preserve"> parasites of fish. </w:t>
      </w:r>
      <w:r>
        <w:rPr>
          <w:i/>
        </w:rPr>
        <w:t xml:space="preserve">J. Anim. Ecol. </w:t>
      </w:r>
      <w:r>
        <w:rPr>
          <w:b/>
        </w:rPr>
        <w:t>68</w:t>
      </w:r>
      <w:r>
        <w:t>: 437-444.</w:t>
      </w:r>
    </w:p>
    <w:p w14:paraId="75890B4A" w14:textId="77777777" w:rsidR="00477F44" w:rsidRDefault="00477F44">
      <w:pPr>
        <w:pStyle w:val="CommentText"/>
      </w:pPr>
    </w:p>
    <w:p w14:paraId="22271DBF" w14:textId="2879F378" w:rsidR="00477F44" w:rsidRPr="00C6115E" w:rsidRDefault="00477F44">
      <w:pPr>
        <w:pStyle w:val="CommentText"/>
      </w:pPr>
      <w:proofErr w:type="spellStart"/>
      <w:r>
        <w:t>Desdevises</w:t>
      </w:r>
      <w:proofErr w:type="spellEnd"/>
      <w:r>
        <w:t xml:space="preserve">, Y., </w:t>
      </w:r>
      <w:proofErr w:type="spellStart"/>
      <w:r>
        <w:t>Morand</w:t>
      </w:r>
      <w:proofErr w:type="spellEnd"/>
      <w:r>
        <w:t xml:space="preserve">, S, &amp; Legendre, P. 2002. Evolution and determinants of host specificity in the genus </w:t>
      </w:r>
      <w:proofErr w:type="spellStart"/>
      <w:r>
        <w:rPr>
          <w:i/>
        </w:rPr>
        <w:t>Lamellodiscus</w:t>
      </w:r>
      <w:proofErr w:type="spellEnd"/>
      <w:r>
        <w:rPr>
          <w:i/>
        </w:rPr>
        <w:t xml:space="preserve"> </w:t>
      </w:r>
      <w:r>
        <w:t>(</w:t>
      </w:r>
      <w:proofErr w:type="spellStart"/>
      <w:r>
        <w:t>Monogenea</w:t>
      </w:r>
      <w:proofErr w:type="spellEnd"/>
      <w:r>
        <w:t xml:space="preserve">). </w:t>
      </w:r>
      <w:r>
        <w:rPr>
          <w:i/>
        </w:rPr>
        <w:t xml:space="preserve">Biol. J. Linn. Soc. </w:t>
      </w:r>
      <w:r>
        <w:rPr>
          <w:b/>
        </w:rPr>
        <w:t>77</w:t>
      </w:r>
      <w:r>
        <w:t>: 432-443.</w:t>
      </w:r>
    </w:p>
  </w:comment>
  <w:comment w:id="711" w:author="Clay Cressler" w:date="2016-06-20T20:12:00Z" w:initials="CC">
    <w:p w14:paraId="2E607EA8" w14:textId="46E7C441" w:rsidR="00477F44" w:rsidRDefault="00477F44">
      <w:pPr>
        <w:pStyle w:val="CommentText"/>
      </w:pPr>
      <w:r>
        <w:rPr>
          <w:rStyle w:val="CommentReference"/>
        </w:rPr>
        <w:annotationRef/>
      </w:r>
    </w:p>
  </w:comment>
  <w:comment w:id="714" w:author="JG Walker" w:date="2016-06-13T17:37:00Z" w:initials="JW">
    <w:p w14:paraId="0B322984" w14:textId="77777777" w:rsidR="00477F44" w:rsidRDefault="00477F44">
      <w:pPr>
        <w:pStyle w:val="CommentText"/>
      </w:pPr>
      <w:r>
        <w:rPr>
          <w:rStyle w:val="CommentReference"/>
        </w:rPr>
        <w:annotationRef/>
      </w:r>
      <w:r>
        <w:t>Undergrads who helped with data entry?? Transmission retreat?</w:t>
      </w:r>
    </w:p>
  </w:comment>
  <w:comment w:id="715" w:author="SJP" w:date="2016-06-13T17:37:00Z" w:initials="MOU">
    <w:p w14:paraId="1E6F7569" w14:textId="77777777" w:rsidR="00477F44" w:rsidRDefault="00477F44" w:rsidP="00B34BF1">
      <w:pPr>
        <w:pStyle w:val="CommentText"/>
      </w:pPr>
      <w:r>
        <w:rPr>
          <w:rStyle w:val="CommentReference"/>
        </w:rPr>
        <w:annotationRef/>
      </w:r>
      <w:r>
        <w:t>We threw out the database that she worked on but still might be nice to include.</w:t>
      </w:r>
    </w:p>
  </w:comment>
  <w:comment w:id="716" w:author="JG Walker" w:date="2016-06-13T17:37:00Z" w:initials="JW">
    <w:p w14:paraId="34F8096C" w14:textId="77777777" w:rsidR="00477F44" w:rsidRDefault="00477F44">
      <w:pPr>
        <w:pStyle w:val="CommentText"/>
      </w:pPr>
      <w:r>
        <w:rPr>
          <w:rStyle w:val="CommentReference"/>
        </w:rPr>
        <w:annotationRef/>
      </w:r>
      <w:r>
        <w:t xml:space="preserve">I can create a </w:t>
      </w:r>
      <w:proofErr w:type="spellStart"/>
      <w:r>
        <w:t>spreadsheet</w:t>
      </w:r>
      <w:proofErr w:type="spellEnd"/>
      <w:r>
        <w:t xml:space="preserve"> with the final metrics &amp; traits to include in supplementary?</w:t>
      </w:r>
    </w:p>
  </w:comment>
  <w:comment w:id="717" w:author="JG Walker" w:date="2016-06-13T17:37:00Z" w:initials="JW">
    <w:p w14:paraId="2A8E4AA1" w14:textId="77777777" w:rsidR="00477F44" w:rsidRPr="006473CD" w:rsidRDefault="00477F44" w:rsidP="00194D56">
      <w:pPr>
        <w:shd w:val="clear" w:color="auto" w:fill="FFFFFF"/>
        <w:textAlignment w:val="baseline"/>
        <w:rPr>
          <w:color w:val="333333"/>
          <w:szCs w:val="24"/>
        </w:rPr>
      </w:pPr>
      <w:r>
        <w:rPr>
          <w:rStyle w:val="CommentReference"/>
        </w:rPr>
        <w:annotationRef/>
      </w:r>
    </w:p>
    <w:p w14:paraId="2FD1C686" w14:textId="77777777" w:rsidR="00477F44" w:rsidRDefault="00477F44" w:rsidP="00194D56">
      <w:pPr>
        <w:pStyle w:val="CommentText"/>
      </w:pPr>
      <w:r w:rsidRPr="006473CD">
        <w:rPr>
          <w:color w:val="333333"/>
          <w:szCs w:val="24"/>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718" w:author="JG Walker" w:date="2016-06-13T17:37:00Z" w:initials="JW">
    <w:p w14:paraId="1DB9D9D3" w14:textId="77777777" w:rsidR="00477F44" w:rsidRDefault="00477F44" w:rsidP="00194D56">
      <w:pPr>
        <w:rPr>
          <w:color w:val="333333"/>
          <w:szCs w:val="24"/>
          <w:shd w:val="clear" w:color="auto" w:fill="FFFFFF"/>
        </w:rPr>
      </w:pPr>
      <w:r>
        <w:rPr>
          <w:rStyle w:val="CommentReference"/>
        </w:rPr>
        <w:annotationRef/>
      </w:r>
      <w:r w:rsidRPr="006473CD">
        <w:rPr>
          <w:color w:val="333333"/>
          <w:szCs w:val="24"/>
          <w:shd w:val="clear" w:color="auto" w:fill="FFFFFF"/>
        </w:rPr>
        <w:t>Please list the source of funding for each author.</w:t>
      </w:r>
    </w:p>
    <w:p w14:paraId="7DE630A4" w14:textId="77777777" w:rsidR="00477F44" w:rsidRDefault="00477F44">
      <w:pPr>
        <w:pStyle w:val="CommentText"/>
      </w:pPr>
    </w:p>
  </w:comment>
  <w:comment w:id="719" w:author="JG Walker" w:date="2016-06-13T17:37:00Z" w:initials="JW">
    <w:p w14:paraId="02E4FE3D" w14:textId="77777777" w:rsidR="00477F44" w:rsidRDefault="00477F44" w:rsidP="006473CD">
      <w:pPr>
        <w:pStyle w:val="CommentText"/>
      </w:pPr>
      <w:r>
        <w:rPr>
          <w:rStyle w:val="CommentReference"/>
        </w:rPr>
        <w:annotationRef/>
      </w:r>
      <w:r>
        <w:t>To format and proofread.</w:t>
      </w:r>
    </w:p>
  </w:comment>
  <w:comment w:id="720" w:author="Amy Hurford" w:date="2016-06-13T17:37:00Z" w:initials="AH">
    <w:p w14:paraId="25FA2AFA" w14:textId="77777777" w:rsidR="00477F44" w:rsidRDefault="00477F44">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33F03" w14:textId="77777777" w:rsidR="00477F44" w:rsidRDefault="00477F44">
      <w:r>
        <w:separator/>
      </w:r>
    </w:p>
  </w:endnote>
  <w:endnote w:type="continuationSeparator" w:id="0">
    <w:p w14:paraId="5CC49142" w14:textId="77777777" w:rsidR="00477F44" w:rsidRDefault="00477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F5168" w14:textId="77777777" w:rsidR="00477F44" w:rsidRDefault="00477F44" w:rsidP="00D774E2">
    <w:pPr>
      <w:tabs>
        <w:tab w:val="right" w:pos="9923"/>
      </w:tabs>
      <w:rPr>
        <w:rFonts w:ascii="Arial" w:hAnsi="Arial" w:cs="Arial"/>
        <w:b/>
        <w:sz w:val="17"/>
        <w:szCs w:val="17"/>
      </w:rPr>
    </w:pPr>
  </w:p>
  <w:p w14:paraId="0DE2FBB8" w14:textId="77777777" w:rsidR="00477F44" w:rsidRPr="004E5F6D" w:rsidRDefault="00477F44"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1BB34" w14:textId="77777777" w:rsidR="00477F44" w:rsidRPr="00D3653D" w:rsidRDefault="00477F44" w:rsidP="00D774E2">
    <w:pPr>
      <w:tabs>
        <w:tab w:val="right" w:pos="9923"/>
      </w:tabs>
      <w:rPr>
        <w:i/>
        <w:color w:val="666666"/>
        <w:sz w:val="18"/>
        <w:szCs w:val="18"/>
      </w:rPr>
    </w:pPr>
  </w:p>
  <w:p w14:paraId="6177978D" w14:textId="77777777" w:rsidR="00477F44" w:rsidRPr="001B02A0" w:rsidRDefault="00477F44"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8176E" w14:textId="77777777" w:rsidR="00477F44" w:rsidRPr="00F234D5" w:rsidRDefault="00477F44"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9E065" w14:textId="77777777" w:rsidR="00477F44" w:rsidRDefault="00477F44">
      <w:r>
        <w:separator/>
      </w:r>
    </w:p>
  </w:footnote>
  <w:footnote w:type="continuationSeparator" w:id="0">
    <w:p w14:paraId="6B99D1E2" w14:textId="77777777" w:rsidR="00477F44" w:rsidRDefault="00477F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F7A16" w14:textId="77777777" w:rsidR="00477F44" w:rsidRPr="00516B22" w:rsidRDefault="00477F44" w:rsidP="00D774E2">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35B8851" w14:textId="77777777" w:rsidR="00477F44" w:rsidRPr="003F3A19" w:rsidRDefault="00477F44"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79895BAC" w14:textId="77777777" w:rsidR="00477F44" w:rsidRDefault="00477F44"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19115" w14:textId="77777777" w:rsidR="00477F44" w:rsidRPr="00516B22" w:rsidRDefault="00477F44" w:rsidP="00D774E2">
    <w:pPr>
      <w:spacing w:after="180"/>
      <w:jc w:val="center"/>
      <w:rPr>
        <w:rFonts w:ascii="Arial" w:hAnsi="Arial"/>
        <w:b/>
        <w:color w:val="000000"/>
        <w:szCs w:val="24"/>
        <w:lang w:val="fr-FR"/>
      </w:rPr>
    </w:pPr>
    <w:r>
      <w:rPr>
        <w:rFonts w:ascii="Arial" w:hAnsi="Arial"/>
        <w:b/>
        <w:i/>
        <w:color w:val="000000"/>
        <w:szCs w:val="24"/>
        <w:lang w:val="fr-FR"/>
      </w:rPr>
      <w:t xml:space="preserve">Phil. </w:t>
    </w:r>
    <w:proofErr w:type="spellStart"/>
    <w:r>
      <w:rPr>
        <w:rFonts w:ascii="Arial" w:hAnsi="Arial"/>
        <w:b/>
        <w:i/>
        <w:color w:val="000000"/>
        <w:szCs w:val="24"/>
        <w:lang w:val="fr-FR"/>
      </w:rPr>
      <w:t>Trans</w:t>
    </w:r>
    <w:proofErr w:type="spellEnd"/>
    <w:r>
      <w:rPr>
        <w:rFonts w:ascii="Arial" w:hAnsi="Arial"/>
        <w:b/>
        <w:i/>
        <w:color w:val="000000"/>
        <w:szCs w:val="24"/>
        <w:lang w:val="fr-FR"/>
      </w:rPr>
      <w:t>.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8479AA2" w14:textId="77777777" w:rsidR="00477F44" w:rsidRPr="00516B22" w:rsidRDefault="00477F44" w:rsidP="00D774E2">
    <w:pPr>
      <w:pBdr>
        <w:bottom w:val="single" w:sz="6" w:space="1" w:color="auto"/>
      </w:pBdr>
      <w:tabs>
        <w:tab w:val="right" w:pos="9923"/>
      </w:tabs>
      <w:jc w:val="right"/>
      <w:rPr>
        <w:i/>
        <w:color w:val="000000"/>
        <w:sz w:val="18"/>
        <w:szCs w:val="18"/>
        <w:lang w:val="fr-FR"/>
      </w:rPr>
    </w:pPr>
  </w:p>
  <w:p w14:paraId="4E04280B" w14:textId="77777777" w:rsidR="00477F44" w:rsidRDefault="00477F44" w:rsidP="00D774E2">
    <w:pPr>
      <w:pBdr>
        <w:bottom w:val="single" w:sz="6" w:space="1" w:color="auto"/>
      </w:pBdr>
      <w:tabs>
        <w:tab w:val="right" w:pos="9923"/>
      </w:tabs>
      <w:rPr>
        <w:rFonts w:ascii="Arial" w:hAnsi="Arial"/>
        <w:b/>
        <w:i/>
        <w:color w:val="000000"/>
        <w:szCs w:val="24"/>
        <w:lang w:val="fr-FR"/>
      </w:rPr>
    </w:pPr>
    <w:r>
      <w:rPr>
        <w:noProof/>
        <w:lang w:val="en-US" w:eastAsia="en-US"/>
      </w:rPr>
      <w:drawing>
        <wp:anchor distT="0" distB="0" distL="114300" distR="114300" simplePos="0" relativeHeight="251657728" behindDoc="0" locked="0" layoutInCell="1" allowOverlap="1" wp14:anchorId="014A1E8C" wp14:editId="13828DBF">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11D1E" w14:textId="77777777" w:rsidR="00477F44" w:rsidRPr="00FF0DAA" w:rsidRDefault="00477F44"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4446C9AF" w14:textId="77777777" w:rsidR="00477F44" w:rsidRPr="00FF0DAA" w:rsidRDefault="00477F44"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6AB42AD8" w14:textId="77777777" w:rsidR="00477F44" w:rsidRPr="000063D6" w:rsidRDefault="00477F44"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4B21E" w14:textId="77777777" w:rsidR="00477F44" w:rsidRDefault="00477F44"/>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0F42" w14:textId="77777777" w:rsidR="00477F44" w:rsidRPr="00090077" w:rsidRDefault="00477F44" w:rsidP="00D774E2">
    <w:pPr>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423BE"/>
    <w:rsid w:val="00054085"/>
    <w:rsid w:val="00062231"/>
    <w:rsid w:val="000650C2"/>
    <w:rsid w:val="00076CEE"/>
    <w:rsid w:val="00077EEF"/>
    <w:rsid w:val="000834B0"/>
    <w:rsid w:val="000B6A1C"/>
    <w:rsid w:val="000C2410"/>
    <w:rsid w:val="000D3361"/>
    <w:rsid w:val="000D64C5"/>
    <w:rsid w:val="000D7886"/>
    <w:rsid w:val="000E25BA"/>
    <w:rsid w:val="000E3760"/>
    <w:rsid w:val="000E617C"/>
    <w:rsid w:val="0010542B"/>
    <w:rsid w:val="00117852"/>
    <w:rsid w:val="001178B4"/>
    <w:rsid w:val="001243E9"/>
    <w:rsid w:val="00125BA7"/>
    <w:rsid w:val="001401A9"/>
    <w:rsid w:val="00146C34"/>
    <w:rsid w:val="001473DB"/>
    <w:rsid w:val="0015787C"/>
    <w:rsid w:val="00161F5E"/>
    <w:rsid w:val="0017367B"/>
    <w:rsid w:val="00175FA1"/>
    <w:rsid w:val="00192BA9"/>
    <w:rsid w:val="001937A1"/>
    <w:rsid w:val="00194D56"/>
    <w:rsid w:val="001A04F2"/>
    <w:rsid w:val="001A18BB"/>
    <w:rsid w:val="001A1E01"/>
    <w:rsid w:val="001B1701"/>
    <w:rsid w:val="001C3027"/>
    <w:rsid w:val="001C526B"/>
    <w:rsid w:val="001D033E"/>
    <w:rsid w:val="001E742B"/>
    <w:rsid w:val="001E7B91"/>
    <w:rsid w:val="001F03E9"/>
    <w:rsid w:val="001F5415"/>
    <w:rsid w:val="002152F5"/>
    <w:rsid w:val="002247D6"/>
    <w:rsid w:val="00234865"/>
    <w:rsid w:val="002354A6"/>
    <w:rsid w:val="00246C30"/>
    <w:rsid w:val="0025264C"/>
    <w:rsid w:val="00254332"/>
    <w:rsid w:val="00263FED"/>
    <w:rsid w:val="00284EB9"/>
    <w:rsid w:val="00290387"/>
    <w:rsid w:val="002A37A5"/>
    <w:rsid w:val="002A7AF6"/>
    <w:rsid w:val="002C1264"/>
    <w:rsid w:val="002D4F81"/>
    <w:rsid w:val="002D6057"/>
    <w:rsid w:val="002D71EF"/>
    <w:rsid w:val="002E2D7E"/>
    <w:rsid w:val="002F2736"/>
    <w:rsid w:val="002F4FE0"/>
    <w:rsid w:val="00300BF7"/>
    <w:rsid w:val="003165DF"/>
    <w:rsid w:val="00317EF6"/>
    <w:rsid w:val="00322E3D"/>
    <w:rsid w:val="00325EB6"/>
    <w:rsid w:val="00330373"/>
    <w:rsid w:val="00331433"/>
    <w:rsid w:val="00337C99"/>
    <w:rsid w:val="003477E7"/>
    <w:rsid w:val="00351824"/>
    <w:rsid w:val="00352DBD"/>
    <w:rsid w:val="00354210"/>
    <w:rsid w:val="003542CA"/>
    <w:rsid w:val="00356449"/>
    <w:rsid w:val="00357AA8"/>
    <w:rsid w:val="00357BBC"/>
    <w:rsid w:val="003627AC"/>
    <w:rsid w:val="00366BDB"/>
    <w:rsid w:val="00372782"/>
    <w:rsid w:val="00381EC0"/>
    <w:rsid w:val="003835C5"/>
    <w:rsid w:val="00383AF5"/>
    <w:rsid w:val="003861EA"/>
    <w:rsid w:val="00396C20"/>
    <w:rsid w:val="003B121B"/>
    <w:rsid w:val="003F0714"/>
    <w:rsid w:val="00400644"/>
    <w:rsid w:val="004027E3"/>
    <w:rsid w:val="004065CB"/>
    <w:rsid w:val="004076D7"/>
    <w:rsid w:val="00415F58"/>
    <w:rsid w:val="00417D0E"/>
    <w:rsid w:val="00420C16"/>
    <w:rsid w:val="00437A17"/>
    <w:rsid w:val="00437D42"/>
    <w:rsid w:val="004525E0"/>
    <w:rsid w:val="00462E14"/>
    <w:rsid w:val="00465865"/>
    <w:rsid w:val="00467DA8"/>
    <w:rsid w:val="004742E6"/>
    <w:rsid w:val="00475689"/>
    <w:rsid w:val="00477F44"/>
    <w:rsid w:val="00481CEB"/>
    <w:rsid w:val="0048212F"/>
    <w:rsid w:val="00490105"/>
    <w:rsid w:val="0049150D"/>
    <w:rsid w:val="004B4040"/>
    <w:rsid w:val="004C25C4"/>
    <w:rsid w:val="004D246A"/>
    <w:rsid w:val="004D63A1"/>
    <w:rsid w:val="004D655C"/>
    <w:rsid w:val="004E1607"/>
    <w:rsid w:val="00505B74"/>
    <w:rsid w:val="00517A9B"/>
    <w:rsid w:val="00524287"/>
    <w:rsid w:val="00525D84"/>
    <w:rsid w:val="0053328B"/>
    <w:rsid w:val="005671A0"/>
    <w:rsid w:val="00572542"/>
    <w:rsid w:val="005801E3"/>
    <w:rsid w:val="0058312F"/>
    <w:rsid w:val="005859F2"/>
    <w:rsid w:val="005859FD"/>
    <w:rsid w:val="0059086F"/>
    <w:rsid w:val="00591A11"/>
    <w:rsid w:val="00594DD7"/>
    <w:rsid w:val="005A2329"/>
    <w:rsid w:val="005A498E"/>
    <w:rsid w:val="005A5223"/>
    <w:rsid w:val="005B325B"/>
    <w:rsid w:val="005B51B0"/>
    <w:rsid w:val="005C2D7F"/>
    <w:rsid w:val="005E3143"/>
    <w:rsid w:val="005E6190"/>
    <w:rsid w:val="006055D7"/>
    <w:rsid w:val="0060593F"/>
    <w:rsid w:val="006078EA"/>
    <w:rsid w:val="00615D9B"/>
    <w:rsid w:val="00621BBF"/>
    <w:rsid w:val="00622E6B"/>
    <w:rsid w:val="0063234F"/>
    <w:rsid w:val="00640BD2"/>
    <w:rsid w:val="006473CD"/>
    <w:rsid w:val="006627E7"/>
    <w:rsid w:val="0067080C"/>
    <w:rsid w:val="00685FDE"/>
    <w:rsid w:val="00692C34"/>
    <w:rsid w:val="006B1194"/>
    <w:rsid w:val="006B1F7A"/>
    <w:rsid w:val="006B370F"/>
    <w:rsid w:val="006B3BBF"/>
    <w:rsid w:val="006B4963"/>
    <w:rsid w:val="006B748E"/>
    <w:rsid w:val="006C3F5A"/>
    <w:rsid w:val="006C6017"/>
    <w:rsid w:val="006C6AAB"/>
    <w:rsid w:val="006D21D6"/>
    <w:rsid w:val="006D4C68"/>
    <w:rsid w:val="006D6876"/>
    <w:rsid w:val="006E6ACC"/>
    <w:rsid w:val="006F7032"/>
    <w:rsid w:val="007006D0"/>
    <w:rsid w:val="007057DB"/>
    <w:rsid w:val="007237AD"/>
    <w:rsid w:val="00734F85"/>
    <w:rsid w:val="00752C50"/>
    <w:rsid w:val="00753B9C"/>
    <w:rsid w:val="007573BC"/>
    <w:rsid w:val="00761B04"/>
    <w:rsid w:val="0077133D"/>
    <w:rsid w:val="00787F2D"/>
    <w:rsid w:val="00794533"/>
    <w:rsid w:val="007A505A"/>
    <w:rsid w:val="007D11D1"/>
    <w:rsid w:val="007D3C82"/>
    <w:rsid w:val="007D43FC"/>
    <w:rsid w:val="007D6B36"/>
    <w:rsid w:val="007D7B7D"/>
    <w:rsid w:val="007E1C3B"/>
    <w:rsid w:val="007E3B82"/>
    <w:rsid w:val="007F4B49"/>
    <w:rsid w:val="007F5E20"/>
    <w:rsid w:val="0080269C"/>
    <w:rsid w:val="008033C5"/>
    <w:rsid w:val="008043C2"/>
    <w:rsid w:val="00812FE2"/>
    <w:rsid w:val="0081336C"/>
    <w:rsid w:val="00815151"/>
    <w:rsid w:val="00816325"/>
    <w:rsid w:val="008231C6"/>
    <w:rsid w:val="00845852"/>
    <w:rsid w:val="0087542F"/>
    <w:rsid w:val="008841E3"/>
    <w:rsid w:val="0088608A"/>
    <w:rsid w:val="008C3276"/>
    <w:rsid w:val="008D58FF"/>
    <w:rsid w:val="008D73A7"/>
    <w:rsid w:val="008E01F5"/>
    <w:rsid w:val="008E0C63"/>
    <w:rsid w:val="008E5484"/>
    <w:rsid w:val="00905B74"/>
    <w:rsid w:val="00911177"/>
    <w:rsid w:val="009136B4"/>
    <w:rsid w:val="00915A40"/>
    <w:rsid w:val="00926B19"/>
    <w:rsid w:val="009514D7"/>
    <w:rsid w:val="00951B01"/>
    <w:rsid w:val="00961C62"/>
    <w:rsid w:val="00965F0B"/>
    <w:rsid w:val="00975352"/>
    <w:rsid w:val="00976571"/>
    <w:rsid w:val="00980835"/>
    <w:rsid w:val="009872BF"/>
    <w:rsid w:val="0099284C"/>
    <w:rsid w:val="00993853"/>
    <w:rsid w:val="009964AE"/>
    <w:rsid w:val="00996710"/>
    <w:rsid w:val="009A7FDD"/>
    <w:rsid w:val="009B68D1"/>
    <w:rsid w:val="009C45A0"/>
    <w:rsid w:val="009E47A0"/>
    <w:rsid w:val="009E576D"/>
    <w:rsid w:val="00A11F64"/>
    <w:rsid w:val="00A21E28"/>
    <w:rsid w:val="00A2309A"/>
    <w:rsid w:val="00A30A38"/>
    <w:rsid w:val="00A355E2"/>
    <w:rsid w:val="00A42B11"/>
    <w:rsid w:val="00A51431"/>
    <w:rsid w:val="00A519A4"/>
    <w:rsid w:val="00A52D98"/>
    <w:rsid w:val="00A60B34"/>
    <w:rsid w:val="00A65885"/>
    <w:rsid w:val="00A67202"/>
    <w:rsid w:val="00A67299"/>
    <w:rsid w:val="00A71C04"/>
    <w:rsid w:val="00A7488E"/>
    <w:rsid w:val="00A81CEA"/>
    <w:rsid w:val="00A8396A"/>
    <w:rsid w:val="00A87DD3"/>
    <w:rsid w:val="00A92A50"/>
    <w:rsid w:val="00A9781C"/>
    <w:rsid w:val="00AA5378"/>
    <w:rsid w:val="00AB1B1C"/>
    <w:rsid w:val="00AB2838"/>
    <w:rsid w:val="00AC4D91"/>
    <w:rsid w:val="00AD4348"/>
    <w:rsid w:val="00AE050E"/>
    <w:rsid w:val="00AE1997"/>
    <w:rsid w:val="00AE2C42"/>
    <w:rsid w:val="00B0189A"/>
    <w:rsid w:val="00B06AA9"/>
    <w:rsid w:val="00B32AE8"/>
    <w:rsid w:val="00B344D6"/>
    <w:rsid w:val="00B34BF1"/>
    <w:rsid w:val="00B477E8"/>
    <w:rsid w:val="00B50217"/>
    <w:rsid w:val="00B53449"/>
    <w:rsid w:val="00B57645"/>
    <w:rsid w:val="00B75723"/>
    <w:rsid w:val="00B96125"/>
    <w:rsid w:val="00BA6DD7"/>
    <w:rsid w:val="00BB40DA"/>
    <w:rsid w:val="00BC70CE"/>
    <w:rsid w:val="00BC7503"/>
    <w:rsid w:val="00BE2A36"/>
    <w:rsid w:val="00C00BBB"/>
    <w:rsid w:val="00C03A9E"/>
    <w:rsid w:val="00C0457E"/>
    <w:rsid w:val="00C054D7"/>
    <w:rsid w:val="00C061B9"/>
    <w:rsid w:val="00C26EA7"/>
    <w:rsid w:val="00C30ACA"/>
    <w:rsid w:val="00C4217E"/>
    <w:rsid w:val="00C5308B"/>
    <w:rsid w:val="00C548D4"/>
    <w:rsid w:val="00C6115E"/>
    <w:rsid w:val="00C61DD8"/>
    <w:rsid w:val="00C625A5"/>
    <w:rsid w:val="00C80407"/>
    <w:rsid w:val="00C86E74"/>
    <w:rsid w:val="00C92235"/>
    <w:rsid w:val="00CA465E"/>
    <w:rsid w:val="00CA63A4"/>
    <w:rsid w:val="00CB63FD"/>
    <w:rsid w:val="00CC17CD"/>
    <w:rsid w:val="00CC2C96"/>
    <w:rsid w:val="00CE6E3B"/>
    <w:rsid w:val="00CE7924"/>
    <w:rsid w:val="00D106CC"/>
    <w:rsid w:val="00D141B1"/>
    <w:rsid w:val="00D24B85"/>
    <w:rsid w:val="00D335E5"/>
    <w:rsid w:val="00D403BC"/>
    <w:rsid w:val="00D47709"/>
    <w:rsid w:val="00D47BDB"/>
    <w:rsid w:val="00D54EFD"/>
    <w:rsid w:val="00D603F3"/>
    <w:rsid w:val="00D70908"/>
    <w:rsid w:val="00D71F1B"/>
    <w:rsid w:val="00D774E2"/>
    <w:rsid w:val="00D77BE6"/>
    <w:rsid w:val="00D84FD8"/>
    <w:rsid w:val="00D86F34"/>
    <w:rsid w:val="00DA3321"/>
    <w:rsid w:val="00DA4892"/>
    <w:rsid w:val="00DB0F4D"/>
    <w:rsid w:val="00DB235D"/>
    <w:rsid w:val="00DC2380"/>
    <w:rsid w:val="00DD52AF"/>
    <w:rsid w:val="00DE2747"/>
    <w:rsid w:val="00DF07B1"/>
    <w:rsid w:val="00E03B4B"/>
    <w:rsid w:val="00E051A8"/>
    <w:rsid w:val="00E10E83"/>
    <w:rsid w:val="00E11671"/>
    <w:rsid w:val="00E11B97"/>
    <w:rsid w:val="00E30056"/>
    <w:rsid w:val="00E46F3F"/>
    <w:rsid w:val="00E64679"/>
    <w:rsid w:val="00E77F69"/>
    <w:rsid w:val="00E8246E"/>
    <w:rsid w:val="00E8526D"/>
    <w:rsid w:val="00E854DB"/>
    <w:rsid w:val="00EA1C81"/>
    <w:rsid w:val="00EA1DC1"/>
    <w:rsid w:val="00EA438F"/>
    <w:rsid w:val="00EA50D4"/>
    <w:rsid w:val="00EB0425"/>
    <w:rsid w:val="00EB263B"/>
    <w:rsid w:val="00EC0534"/>
    <w:rsid w:val="00EC3869"/>
    <w:rsid w:val="00EC7CA7"/>
    <w:rsid w:val="00ED3254"/>
    <w:rsid w:val="00EE0AED"/>
    <w:rsid w:val="00EE44FD"/>
    <w:rsid w:val="00EF4F9D"/>
    <w:rsid w:val="00F07A49"/>
    <w:rsid w:val="00F131C8"/>
    <w:rsid w:val="00F20EA0"/>
    <w:rsid w:val="00F35980"/>
    <w:rsid w:val="00F52FD6"/>
    <w:rsid w:val="00F53A06"/>
    <w:rsid w:val="00F60BA7"/>
    <w:rsid w:val="00F70940"/>
    <w:rsid w:val="00F71A73"/>
    <w:rsid w:val="00F7469B"/>
    <w:rsid w:val="00F7596B"/>
    <w:rsid w:val="00F76646"/>
    <w:rsid w:val="00F87F91"/>
    <w:rsid w:val="00F9382C"/>
    <w:rsid w:val="00F95223"/>
    <w:rsid w:val="00FA03C6"/>
    <w:rsid w:val="00FA166D"/>
    <w:rsid w:val="00FB0950"/>
    <w:rsid w:val="00FB653B"/>
    <w:rsid w:val="00FB7451"/>
    <w:rsid w:val="00FC39ED"/>
    <w:rsid w:val="00FC5B2E"/>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D427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29146123">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5C1CD-80FD-2546-B533-2A1D25104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28</Pages>
  <Words>30404</Words>
  <Characters>173308</Characters>
  <Application>Microsoft Macintosh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203306</CharactersWithSpaces>
  <SharedDoc>false</SharedDoc>
  <HLinks>
    <vt:vector size="36" baseType="variant">
      <vt:variant>
        <vt:i4>3145758</vt:i4>
      </vt:variant>
      <vt:variant>
        <vt:i4>342</vt:i4>
      </vt:variant>
      <vt:variant>
        <vt:i4>0</vt:i4>
      </vt:variant>
      <vt:variant>
        <vt:i4>5</vt:i4>
      </vt:variant>
      <vt:variant>
        <vt:lpwstr>http://www.ncbi.nlm.nih.gov/pubmed/18716001</vt:lpwstr>
      </vt:variant>
      <vt:variant>
        <vt:lpwstr/>
      </vt:variant>
      <vt:variant>
        <vt:i4>6684691</vt:i4>
      </vt:variant>
      <vt:variant>
        <vt:i4>333</vt:i4>
      </vt:variant>
      <vt:variant>
        <vt:i4>0</vt:i4>
      </vt:variant>
      <vt:variant>
        <vt:i4>5</vt:i4>
      </vt:variant>
      <vt:variant>
        <vt:lpwstr>http://dx.doi.org/10.1017/S0031182015001444</vt:lpwstr>
      </vt:variant>
      <vt:variant>
        <vt:lpwstr/>
      </vt:variant>
      <vt:variant>
        <vt:i4>2424834</vt:i4>
      </vt:variant>
      <vt:variant>
        <vt:i4>282</vt:i4>
      </vt:variant>
      <vt:variant>
        <vt:i4>0</vt:i4>
      </vt:variant>
      <vt:variant>
        <vt:i4>5</vt:i4>
      </vt:variant>
      <vt:variant>
        <vt:lpwstr>http://www.lifewatch.be/data-services/)</vt:lpwstr>
      </vt:variant>
      <vt:variant>
        <vt:lpwstr/>
      </vt:variant>
      <vt:variant>
        <vt:i4>5046332</vt:i4>
      </vt:variant>
      <vt:variant>
        <vt:i4>279</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273</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9</cp:revision>
  <dcterms:created xsi:type="dcterms:W3CDTF">2016-07-08T22:42:00Z</dcterms:created>
  <dcterms:modified xsi:type="dcterms:W3CDTF">2016-07-15T16:35:00Z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