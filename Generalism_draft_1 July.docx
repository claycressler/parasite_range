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61F0F" w14:textId="77777777" w:rsidR="004E1607" w:rsidRDefault="004E1607" w:rsidP="00EE0AED">
      <w:pPr>
        <w:pStyle w:val="Title"/>
      </w:pPr>
    </w:p>
    <w:p w14:paraId="4B222D88" w14:textId="77777777" w:rsidR="006473CD" w:rsidRPr="00EE0AED" w:rsidRDefault="006473CD" w:rsidP="00EE0AED">
      <w:pPr>
        <w:pStyle w:val="Title"/>
      </w:pPr>
      <w:r w:rsidRPr="00EE0AED">
        <w:t>Host allometry influence</w:t>
      </w:r>
      <w:r w:rsidR="001E7B91" w:rsidRPr="00EE0AED">
        <w:t>s</w:t>
      </w:r>
      <w:r w:rsidRPr="00EE0AED">
        <w:t xml:space="preserve"> the evolution of host range: theory and meta-analysis</w:t>
      </w:r>
    </w:p>
    <w:p w14:paraId="7939A540"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33858934" w14:textId="2BE25D5B"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macroparasites, </w:t>
      </w:r>
      <w:r w:rsidR="00437A17">
        <w:rPr>
          <w:sz w:val="24"/>
          <w:szCs w:val="24"/>
        </w:rPr>
        <w:t>generalis</w:t>
      </w:r>
      <w:r w:rsidR="00C30ACA">
        <w:rPr>
          <w:sz w:val="24"/>
          <w:szCs w:val="24"/>
        </w:rPr>
        <w:t>m, specialism</w:t>
      </w:r>
      <w:r w:rsidR="00B57645">
        <w:rPr>
          <w:sz w:val="24"/>
          <w:szCs w:val="24"/>
        </w:rPr>
        <w:t xml:space="preserve">, </w:t>
      </w:r>
      <w:del w:id="0" w:author="JG Walker" w:date="2016-07-01T10:50:00Z">
        <w:r w:rsidR="00B57645" w:rsidDel="008231C6">
          <w:rPr>
            <w:sz w:val="24"/>
            <w:szCs w:val="24"/>
          </w:rPr>
          <w:delText>allometry</w:delText>
        </w:r>
      </w:del>
      <w:ins w:id="1" w:author="JG Walker" w:date="2016-07-01T10:50:00Z">
        <w:r w:rsidR="008231C6">
          <w:rPr>
            <w:sz w:val="24"/>
            <w:szCs w:val="24"/>
          </w:rPr>
          <w:t>evolutionary invasion</w:t>
        </w:r>
      </w:ins>
    </w:p>
    <w:p w14:paraId="24ED5A99" w14:textId="77777777" w:rsidR="004D246A" w:rsidRPr="006473CD" w:rsidRDefault="004D246A" w:rsidP="004D246A">
      <w:pPr>
        <w:pStyle w:val="05Keywords"/>
        <w:jc w:val="left"/>
        <w:rPr>
          <w:sz w:val="24"/>
          <w:szCs w:val="24"/>
        </w:rPr>
      </w:pPr>
    </w:p>
    <w:p w14:paraId="40B956BB"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1E356007" w14:textId="77777777" w:rsidTr="00D774E2">
        <w:tc>
          <w:tcPr>
            <w:tcW w:w="2235" w:type="dxa"/>
            <w:shd w:val="clear" w:color="auto" w:fill="auto"/>
          </w:tcPr>
          <w:p w14:paraId="214111C9" w14:textId="77777777" w:rsidR="006473CD" w:rsidRPr="006473CD" w:rsidRDefault="006473CD" w:rsidP="00D774E2">
            <w:pPr>
              <w:jc w:val="both"/>
              <w:rPr>
                <w:szCs w:val="24"/>
              </w:rPr>
            </w:pPr>
            <w:commentRangeStart w:id="2"/>
            <w:r w:rsidRPr="006473CD">
              <w:rPr>
                <w:szCs w:val="24"/>
              </w:rPr>
              <w:t>Name</w:t>
            </w:r>
            <w:commentRangeEnd w:id="2"/>
            <w:r w:rsidR="00194D56">
              <w:rPr>
                <w:rStyle w:val="CommentReference"/>
              </w:rPr>
              <w:commentReference w:id="2"/>
            </w:r>
          </w:p>
        </w:tc>
        <w:tc>
          <w:tcPr>
            <w:tcW w:w="6095" w:type="dxa"/>
            <w:shd w:val="clear" w:color="auto" w:fill="auto"/>
          </w:tcPr>
          <w:p w14:paraId="58541B4B" w14:textId="77777777" w:rsidR="006473CD" w:rsidRPr="006473CD" w:rsidRDefault="006473CD" w:rsidP="00D774E2">
            <w:pPr>
              <w:jc w:val="both"/>
              <w:rPr>
                <w:szCs w:val="24"/>
              </w:rPr>
            </w:pPr>
            <w:r w:rsidRPr="006473CD">
              <w:rPr>
                <w:szCs w:val="24"/>
              </w:rPr>
              <w:t>Affiliations</w:t>
            </w:r>
          </w:p>
        </w:tc>
        <w:tc>
          <w:tcPr>
            <w:tcW w:w="1355" w:type="dxa"/>
            <w:shd w:val="clear" w:color="auto" w:fill="auto"/>
          </w:tcPr>
          <w:p w14:paraId="2DA7ECD5" w14:textId="77777777" w:rsidR="006473CD" w:rsidRPr="006473CD" w:rsidRDefault="006473CD" w:rsidP="00D774E2">
            <w:pPr>
              <w:jc w:val="both"/>
              <w:rPr>
                <w:szCs w:val="24"/>
              </w:rPr>
            </w:pPr>
            <w:r w:rsidRPr="006473CD">
              <w:rPr>
                <w:szCs w:val="24"/>
              </w:rPr>
              <w:t>ORCID</w:t>
            </w:r>
          </w:p>
        </w:tc>
      </w:tr>
      <w:tr w:rsidR="006473CD" w:rsidRPr="006473CD" w14:paraId="5BABB06A" w14:textId="77777777" w:rsidTr="00D774E2">
        <w:tc>
          <w:tcPr>
            <w:tcW w:w="2235" w:type="dxa"/>
            <w:shd w:val="clear" w:color="auto" w:fill="auto"/>
          </w:tcPr>
          <w:p w14:paraId="00B1AC50" w14:textId="77777777" w:rsidR="006473CD" w:rsidRPr="006473CD" w:rsidRDefault="006473CD" w:rsidP="00D774E2">
            <w:pPr>
              <w:jc w:val="both"/>
              <w:rPr>
                <w:szCs w:val="24"/>
              </w:rPr>
            </w:pPr>
            <w:r w:rsidRPr="006473CD">
              <w:rPr>
                <w:szCs w:val="24"/>
              </w:rPr>
              <w:t>Jo Cable</w:t>
            </w:r>
          </w:p>
        </w:tc>
        <w:tc>
          <w:tcPr>
            <w:tcW w:w="6095" w:type="dxa"/>
            <w:shd w:val="clear" w:color="auto" w:fill="auto"/>
          </w:tcPr>
          <w:p w14:paraId="3B2C1C48"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2645B7DF" w14:textId="77777777" w:rsidR="006473CD" w:rsidRPr="006473CD" w:rsidRDefault="006473CD" w:rsidP="00D774E2">
            <w:pPr>
              <w:jc w:val="both"/>
              <w:rPr>
                <w:szCs w:val="24"/>
              </w:rPr>
            </w:pPr>
            <w:r w:rsidRPr="006473CD">
              <w:rPr>
                <w:szCs w:val="24"/>
              </w:rPr>
              <w:t>0000-0002-8510-7055</w:t>
            </w:r>
          </w:p>
        </w:tc>
      </w:tr>
      <w:tr w:rsidR="006473CD" w:rsidRPr="006473CD" w14:paraId="148F57AA" w14:textId="77777777" w:rsidTr="00D774E2">
        <w:tc>
          <w:tcPr>
            <w:tcW w:w="2235" w:type="dxa"/>
            <w:shd w:val="clear" w:color="auto" w:fill="auto"/>
          </w:tcPr>
          <w:p w14:paraId="649BBA82" w14:textId="77777777" w:rsidR="006473CD" w:rsidRPr="006473CD" w:rsidRDefault="006473CD" w:rsidP="00D774E2">
            <w:pPr>
              <w:jc w:val="both"/>
              <w:rPr>
                <w:szCs w:val="24"/>
              </w:rPr>
            </w:pPr>
            <w:r w:rsidRPr="006473CD">
              <w:rPr>
                <w:szCs w:val="24"/>
              </w:rPr>
              <w:t>Clay Cressler</w:t>
            </w:r>
          </w:p>
        </w:tc>
        <w:tc>
          <w:tcPr>
            <w:tcW w:w="6095" w:type="dxa"/>
            <w:shd w:val="clear" w:color="auto" w:fill="auto"/>
          </w:tcPr>
          <w:p w14:paraId="454EEB90" w14:textId="77777777" w:rsidR="006473CD" w:rsidRPr="00CB63FD" w:rsidRDefault="00CB63FD" w:rsidP="00EE0AED">
            <w:r w:rsidRPr="00EE0AED">
              <w:t>School of Biological Sciences, University of Nebraska-Lincoln</w:t>
            </w:r>
            <w:r w:rsidRPr="00CB63FD">
              <w:t xml:space="preserve">, </w:t>
            </w:r>
            <w:r w:rsidRPr="00EE0AED">
              <w:t>424 Manter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7FAFC116" w14:textId="77777777" w:rsidR="006473CD" w:rsidRPr="006473CD" w:rsidRDefault="006473CD" w:rsidP="00D774E2">
            <w:pPr>
              <w:jc w:val="both"/>
              <w:rPr>
                <w:szCs w:val="24"/>
              </w:rPr>
            </w:pPr>
          </w:p>
        </w:tc>
      </w:tr>
      <w:tr w:rsidR="006473CD" w:rsidRPr="006473CD" w14:paraId="0043C261" w14:textId="77777777" w:rsidTr="00D774E2">
        <w:tc>
          <w:tcPr>
            <w:tcW w:w="2235" w:type="dxa"/>
            <w:shd w:val="clear" w:color="auto" w:fill="auto"/>
          </w:tcPr>
          <w:p w14:paraId="5A22D32C" w14:textId="77777777" w:rsidR="006473CD" w:rsidRPr="006473CD" w:rsidRDefault="006473CD" w:rsidP="00D774E2">
            <w:pPr>
              <w:jc w:val="both"/>
              <w:rPr>
                <w:szCs w:val="24"/>
              </w:rPr>
            </w:pPr>
            <w:r w:rsidRPr="006473CD">
              <w:rPr>
                <w:szCs w:val="24"/>
              </w:rPr>
              <w:t>Amy Ellison</w:t>
            </w:r>
          </w:p>
        </w:tc>
        <w:tc>
          <w:tcPr>
            <w:tcW w:w="6095" w:type="dxa"/>
            <w:shd w:val="clear" w:color="auto" w:fill="auto"/>
          </w:tcPr>
          <w:p w14:paraId="050C2497"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3DE47405" w14:textId="77777777" w:rsidR="006473CD" w:rsidRPr="006473CD" w:rsidRDefault="006473CD" w:rsidP="00D774E2">
            <w:pPr>
              <w:jc w:val="both"/>
              <w:rPr>
                <w:szCs w:val="24"/>
              </w:rPr>
            </w:pPr>
          </w:p>
        </w:tc>
      </w:tr>
      <w:tr w:rsidR="006473CD" w:rsidRPr="006473CD" w14:paraId="7186AB84" w14:textId="77777777" w:rsidTr="00D774E2">
        <w:tc>
          <w:tcPr>
            <w:tcW w:w="2235" w:type="dxa"/>
            <w:shd w:val="clear" w:color="auto" w:fill="auto"/>
          </w:tcPr>
          <w:p w14:paraId="4284BF8E" w14:textId="77777777" w:rsidR="006473CD" w:rsidRPr="006473CD" w:rsidRDefault="006473CD" w:rsidP="00D774E2">
            <w:pPr>
              <w:jc w:val="both"/>
              <w:rPr>
                <w:szCs w:val="24"/>
              </w:rPr>
            </w:pPr>
            <w:r w:rsidRPr="006473CD">
              <w:rPr>
                <w:szCs w:val="24"/>
              </w:rPr>
              <w:t>Amy Hurford</w:t>
            </w:r>
          </w:p>
        </w:tc>
        <w:tc>
          <w:tcPr>
            <w:tcW w:w="6095" w:type="dxa"/>
            <w:shd w:val="clear" w:color="auto" w:fill="auto"/>
          </w:tcPr>
          <w:p w14:paraId="79B58CE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44EAFB0B"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05ADA459" w14:textId="77777777" w:rsidR="006473CD" w:rsidRPr="006473CD" w:rsidRDefault="006473CD" w:rsidP="00D774E2">
            <w:pPr>
              <w:jc w:val="both"/>
              <w:rPr>
                <w:szCs w:val="24"/>
              </w:rPr>
            </w:pPr>
          </w:p>
        </w:tc>
      </w:tr>
      <w:tr w:rsidR="006473CD" w:rsidRPr="006473CD" w14:paraId="2D59CC1D" w14:textId="77777777" w:rsidTr="00D774E2">
        <w:tc>
          <w:tcPr>
            <w:tcW w:w="2235" w:type="dxa"/>
            <w:shd w:val="clear" w:color="auto" w:fill="auto"/>
          </w:tcPr>
          <w:p w14:paraId="566EE834" w14:textId="77777777" w:rsidR="006473CD" w:rsidRPr="006473CD" w:rsidRDefault="006473CD" w:rsidP="00D774E2">
            <w:pPr>
              <w:jc w:val="both"/>
              <w:rPr>
                <w:szCs w:val="24"/>
              </w:rPr>
            </w:pPr>
            <w:r w:rsidRPr="006473CD">
              <w:rPr>
                <w:szCs w:val="24"/>
              </w:rPr>
              <w:t>Stephen J. Price</w:t>
            </w:r>
          </w:p>
        </w:tc>
        <w:tc>
          <w:tcPr>
            <w:tcW w:w="6095" w:type="dxa"/>
            <w:shd w:val="clear" w:color="auto" w:fill="auto"/>
          </w:tcPr>
          <w:p w14:paraId="77CEF977" w14:textId="77777777" w:rsidR="006473CD" w:rsidRPr="006473CD" w:rsidRDefault="006473CD" w:rsidP="00D774E2">
            <w:pPr>
              <w:jc w:val="both"/>
              <w:rPr>
                <w:szCs w:val="24"/>
              </w:rPr>
            </w:pPr>
            <w:r w:rsidRPr="006473CD">
              <w:rPr>
                <w:szCs w:val="24"/>
              </w:rPr>
              <w:t>UCL Genetics Institute, Gower Street, London WC1E 6BT, UK</w:t>
            </w:r>
          </w:p>
        </w:tc>
        <w:tc>
          <w:tcPr>
            <w:tcW w:w="1355" w:type="dxa"/>
            <w:shd w:val="clear" w:color="auto" w:fill="auto"/>
          </w:tcPr>
          <w:p w14:paraId="5A453D9E" w14:textId="77777777" w:rsidR="006473CD" w:rsidRPr="006473CD" w:rsidRDefault="006473CD" w:rsidP="00D774E2">
            <w:pPr>
              <w:jc w:val="both"/>
              <w:rPr>
                <w:szCs w:val="24"/>
              </w:rPr>
            </w:pPr>
            <w:r w:rsidRPr="006473CD">
              <w:rPr>
                <w:szCs w:val="24"/>
              </w:rPr>
              <w:t>0000-0001-6983-6250</w:t>
            </w:r>
          </w:p>
        </w:tc>
      </w:tr>
      <w:tr w:rsidR="006473CD" w:rsidRPr="006473CD" w14:paraId="3C4EB0C4" w14:textId="77777777" w:rsidTr="00D774E2">
        <w:tc>
          <w:tcPr>
            <w:tcW w:w="2235" w:type="dxa"/>
            <w:shd w:val="clear" w:color="auto" w:fill="auto"/>
          </w:tcPr>
          <w:p w14:paraId="68F835B8" w14:textId="77777777" w:rsidR="006473CD" w:rsidRPr="006473CD" w:rsidRDefault="006473CD" w:rsidP="00D774E2">
            <w:pPr>
              <w:jc w:val="both"/>
              <w:rPr>
                <w:szCs w:val="24"/>
              </w:rPr>
            </w:pPr>
            <w:r w:rsidRPr="006473CD">
              <w:rPr>
                <w:szCs w:val="24"/>
              </w:rPr>
              <w:t>Mark Viney</w:t>
            </w:r>
          </w:p>
        </w:tc>
        <w:tc>
          <w:tcPr>
            <w:tcW w:w="6095" w:type="dxa"/>
            <w:shd w:val="clear" w:color="auto" w:fill="auto"/>
          </w:tcPr>
          <w:p w14:paraId="1531D519"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tc>
        <w:tc>
          <w:tcPr>
            <w:tcW w:w="1355" w:type="dxa"/>
            <w:shd w:val="clear" w:color="auto" w:fill="auto"/>
          </w:tcPr>
          <w:p w14:paraId="33C8E039" w14:textId="77777777" w:rsidR="006473CD" w:rsidRPr="006473CD" w:rsidRDefault="006473CD" w:rsidP="00D774E2">
            <w:pPr>
              <w:jc w:val="both"/>
              <w:rPr>
                <w:szCs w:val="24"/>
              </w:rPr>
            </w:pPr>
          </w:p>
        </w:tc>
      </w:tr>
      <w:tr w:rsidR="006473CD" w:rsidRPr="006473CD" w14:paraId="0451BB51" w14:textId="77777777" w:rsidTr="00D774E2">
        <w:tc>
          <w:tcPr>
            <w:tcW w:w="2235" w:type="dxa"/>
            <w:shd w:val="clear" w:color="auto" w:fill="auto"/>
          </w:tcPr>
          <w:p w14:paraId="31E022AD" w14:textId="77777777" w:rsidR="006473CD" w:rsidRPr="006473CD" w:rsidRDefault="006473CD" w:rsidP="00D774E2">
            <w:pPr>
              <w:jc w:val="both"/>
              <w:rPr>
                <w:szCs w:val="24"/>
              </w:rPr>
            </w:pPr>
            <w:r w:rsidRPr="006473CD">
              <w:rPr>
                <w:szCs w:val="24"/>
              </w:rPr>
              <w:t>Josephine G. Walker</w:t>
            </w:r>
          </w:p>
        </w:tc>
        <w:tc>
          <w:tcPr>
            <w:tcW w:w="6095" w:type="dxa"/>
            <w:shd w:val="clear" w:color="auto" w:fill="auto"/>
          </w:tcPr>
          <w:p w14:paraId="7E9F07A8"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p w14:paraId="35F5BCCE" w14:textId="77777777" w:rsidR="006473CD" w:rsidRPr="006473CD" w:rsidRDefault="006473CD" w:rsidP="00D774E2">
            <w:pPr>
              <w:jc w:val="both"/>
              <w:rPr>
                <w:szCs w:val="24"/>
              </w:rPr>
            </w:pPr>
            <w:r w:rsidRPr="006473CD">
              <w:rPr>
                <w:szCs w:val="24"/>
              </w:rPr>
              <w:t>- School of Social and Community Medicine, University of Bristol, Oakfield House, Oakfield Grove, Bristol, BS8 2BN, UK</w:t>
            </w:r>
          </w:p>
        </w:tc>
        <w:tc>
          <w:tcPr>
            <w:tcW w:w="1355" w:type="dxa"/>
            <w:shd w:val="clear" w:color="auto" w:fill="auto"/>
          </w:tcPr>
          <w:p w14:paraId="2F58FF95" w14:textId="77777777" w:rsidR="006473CD" w:rsidRPr="006473CD" w:rsidRDefault="006473CD" w:rsidP="00D774E2">
            <w:pPr>
              <w:jc w:val="both"/>
              <w:rPr>
                <w:szCs w:val="24"/>
              </w:rPr>
            </w:pPr>
            <w:r w:rsidRPr="006473CD">
              <w:rPr>
                <w:szCs w:val="24"/>
              </w:rPr>
              <w:t>0000-0002-9732-5738</w:t>
            </w:r>
          </w:p>
        </w:tc>
      </w:tr>
    </w:tbl>
    <w:p w14:paraId="4E8BD124" w14:textId="77777777" w:rsidR="006473CD" w:rsidRPr="006473CD" w:rsidRDefault="006473CD" w:rsidP="006473CD">
      <w:pPr>
        <w:jc w:val="both"/>
        <w:rPr>
          <w:szCs w:val="24"/>
        </w:rPr>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64E32D30" w14:textId="77777777" w:rsidR="006473CD" w:rsidRPr="006473CD" w:rsidRDefault="006473CD" w:rsidP="006473CD">
      <w:pPr>
        <w:pStyle w:val="07HEADINGA"/>
        <w:widowControl w:val="0"/>
        <w:spacing w:line="240" w:lineRule="auto"/>
        <w:rPr>
          <w:rFonts w:ascii="Times New Roman" w:hAnsi="Times New Roman"/>
          <w:sz w:val="24"/>
          <w:szCs w:val="24"/>
        </w:rPr>
        <w:sectPr w:rsidR="006473CD" w:rsidRPr="006473CD" w:rsidSect="00D774E2">
          <w:type w:val="continuous"/>
          <w:pgSz w:w="11907" w:h="16840" w:code="9"/>
          <w:pgMar w:top="1601" w:right="1134" w:bottom="851" w:left="1304" w:header="720" w:footer="680" w:gutter="0"/>
          <w:cols w:space="397"/>
          <w:titlePg/>
          <w:docGrid w:linePitch="360"/>
        </w:sectPr>
      </w:pPr>
    </w:p>
    <w:p w14:paraId="7A4985D7"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71A08F86"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37AF02CA" w14:textId="77777777" w:rsidR="006473CD" w:rsidRPr="006473CD" w:rsidRDefault="006473CD" w:rsidP="006473CD">
      <w:pPr>
        <w:pStyle w:val="A1Footnote"/>
        <w:framePr w:w="9556" w:wrap="notBeside"/>
        <w:widowControl w:val="0"/>
        <w:pBdr>
          <w:top w:val="single" w:sz="4" w:space="1" w:color="auto"/>
        </w:pBdr>
        <w:rPr>
          <w:sz w:val="24"/>
          <w:szCs w:val="24"/>
        </w:rPr>
      </w:pPr>
    </w:p>
    <w:p w14:paraId="500AC3A4"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480056A0" w14:textId="77777777" w:rsidR="004E1607" w:rsidRDefault="004E1607">
      <w:pPr>
        <w:rPr>
          <w:b/>
          <w:szCs w:val="24"/>
        </w:rPr>
      </w:pPr>
      <w:r>
        <w:rPr>
          <w:szCs w:val="24"/>
        </w:rPr>
        <w:br w:type="page"/>
      </w:r>
    </w:p>
    <w:p w14:paraId="50080F1E" w14:textId="77777777" w:rsidR="006473CD" w:rsidRPr="00EE0AED" w:rsidRDefault="006473CD" w:rsidP="006473CD">
      <w:pPr>
        <w:pStyle w:val="titlersos"/>
        <w:numPr>
          <w:ilvl w:val="0"/>
          <w:numId w:val="0"/>
        </w:numPr>
        <w:rPr>
          <w:rFonts w:ascii="Times New Roman" w:hAnsi="Times New Roman"/>
          <w:sz w:val="24"/>
          <w:szCs w:val="24"/>
        </w:rPr>
      </w:pPr>
      <w:commentRangeStart w:id="3"/>
      <w:r w:rsidRPr="00EE0AED">
        <w:rPr>
          <w:rFonts w:ascii="Times New Roman" w:hAnsi="Times New Roman"/>
          <w:sz w:val="24"/>
          <w:szCs w:val="24"/>
        </w:rPr>
        <w:lastRenderedPageBreak/>
        <w:t>Summary</w:t>
      </w:r>
      <w:commentRangeEnd w:id="3"/>
      <w:r w:rsidRPr="00EE0AED">
        <w:rPr>
          <w:rStyle w:val="CommentReference"/>
          <w:rFonts w:ascii="Times New Roman" w:hAnsi="Times New Roman"/>
          <w:sz w:val="24"/>
          <w:szCs w:val="24"/>
        </w:rPr>
        <w:commentReference w:id="3"/>
      </w:r>
    </w:p>
    <w:p w14:paraId="6038C751" w14:textId="77777777" w:rsidR="006473CD" w:rsidRPr="006473CD" w:rsidRDefault="006473CD" w:rsidP="006473CD">
      <w:pPr>
        <w:ind w:left="720"/>
        <w:rPr>
          <w:szCs w:val="24"/>
        </w:rPr>
      </w:pPr>
    </w:p>
    <w:p w14:paraId="7D434AF5" w14:textId="64115C09" w:rsidR="006473CD" w:rsidRPr="006473CD" w:rsidRDefault="006473CD" w:rsidP="006473CD">
      <w:pPr>
        <w:spacing w:line="276" w:lineRule="auto"/>
        <w:jc w:val="both"/>
        <w:rPr>
          <w:szCs w:val="24"/>
          <w:lang w:val="en-US"/>
        </w:rPr>
      </w:pPr>
      <w:r w:rsidRPr="006473CD">
        <w:rPr>
          <w:szCs w:val="24"/>
          <w:lang w:val="en-US"/>
        </w:rPr>
        <w:t xml:space="preserve">Parasites vary widely in </w:t>
      </w:r>
      <w:r w:rsidR="00685FDE">
        <w:rPr>
          <w:szCs w:val="24"/>
          <w:lang w:val="en-US"/>
        </w:rPr>
        <w:t>host specific</w:t>
      </w:r>
      <w:r w:rsidR="008231C6">
        <w:rPr>
          <w:szCs w:val="24"/>
          <w:lang w:val="en-US"/>
        </w:rPr>
        <w:t>i</w:t>
      </w:r>
      <w:r w:rsidR="00685FDE">
        <w:rPr>
          <w:szCs w:val="24"/>
          <w:lang w:val="en-US"/>
        </w:rPr>
        <w:t xml:space="preserve">ty – some </w:t>
      </w:r>
      <w:r w:rsidRPr="006473CD">
        <w:rPr>
          <w:szCs w:val="24"/>
          <w:lang w:val="en-US"/>
        </w:rPr>
        <w:t xml:space="preserve">parasite species infect </w:t>
      </w:r>
      <w:r w:rsidR="00685FDE">
        <w:rPr>
          <w:szCs w:val="24"/>
          <w:lang w:val="en-US"/>
        </w:rPr>
        <w:t xml:space="preserve">just </w:t>
      </w:r>
      <w:r w:rsidRPr="006473CD">
        <w:rPr>
          <w:szCs w:val="24"/>
          <w:lang w:val="en-US"/>
        </w:rPr>
        <w:t xml:space="preserve">a single </w:t>
      </w:r>
      <w:r w:rsidR="00685FDE">
        <w:rPr>
          <w:szCs w:val="24"/>
          <w:lang w:val="en-US"/>
        </w:rPr>
        <w:t xml:space="preserve">host </w:t>
      </w:r>
      <w:r w:rsidRPr="006473CD">
        <w:rPr>
          <w:szCs w:val="24"/>
          <w:lang w:val="en-US"/>
        </w:rPr>
        <w:t>species, while others are capable of infecting many</w:t>
      </w:r>
      <w:r w:rsidR="00AE050E">
        <w:rPr>
          <w:szCs w:val="24"/>
          <w:lang w:val="en-US"/>
        </w:rPr>
        <w:t>, thereby being generalists</w:t>
      </w:r>
      <w:r w:rsidRPr="006473CD">
        <w:rPr>
          <w:szCs w:val="24"/>
          <w:lang w:val="en-US"/>
        </w:rPr>
        <w:t xml:space="preserve">. Understanding the factors that drive </w:t>
      </w:r>
      <w:r w:rsidR="00685FDE">
        <w:rPr>
          <w:szCs w:val="24"/>
          <w:lang w:val="en-US"/>
        </w:rPr>
        <w:t xml:space="preserve">parasites' </w:t>
      </w:r>
      <w:r w:rsidRPr="006473CD">
        <w:rPr>
          <w:szCs w:val="24"/>
          <w:lang w:val="en-US"/>
        </w:rPr>
        <w:t xml:space="preserve">host specificity is of basic biological interest, but also directly relevant to predicting disease emergence in new host species, identifying parasites that are likely to have unidentified </w:t>
      </w:r>
      <w:r w:rsidR="00A81CEA">
        <w:rPr>
          <w:szCs w:val="24"/>
          <w:lang w:val="en-US"/>
        </w:rPr>
        <w:t>additional</w:t>
      </w:r>
      <w:r w:rsidR="00A81CEA" w:rsidRPr="006473CD">
        <w:rPr>
          <w:szCs w:val="24"/>
          <w:lang w:val="en-US"/>
        </w:rPr>
        <w:t xml:space="preserve"> </w:t>
      </w:r>
      <w:r w:rsidRPr="006473CD">
        <w:rPr>
          <w:szCs w:val="24"/>
          <w:lang w:val="en-US"/>
        </w:rPr>
        <w:t>hosts</w:t>
      </w:r>
      <w:r w:rsidR="00FB0950">
        <w:rPr>
          <w:szCs w:val="24"/>
          <w:lang w:val="en-US"/>
        </w:rPr>
        <w:t>, and assessing transmission risk</w:t>
      </w:r>
      <w:r w:rsidRPr="006473CD">
        <w:rPr>
          <w:szCs w:val="24"/>
          <w:lang w:val="en-US"/>
        </w:rPr>
        <w:t xml:space="preserve">. Here, we use mathematical models to investigate how variation in host body size, and environmental temperature affect the evolution of parasite </w:t>
      </w:r>
      <w:r w:rsidR="00AE050E">
        <w:rPr>
          <w:szCs w:val="24"/>
          <w:lang w:val="en-US"/>
        </w:rPr>
        <w:t xml:space="preserve">host </w:t>
      </w:r>
      <w:r w:rsidRPr="006473CD">
        <w:rPr>
          <w:szCs w:val="24"/>
          <w:lang w:val="en-US"/>
        </w:rPr>
        <w:t xml:space="preserve">generalism. </w:t>
      </w:r>
      <w:r w:rsidR="00FB0950">
        <w:rPr>
          <w:szCs w:val="24"/>
          <w:lang w:val="en-US"/>
        </w:rPr>
        <w:t>P</w:t>
      </w:r>
      <w:r w:rsidRPr="006473CD">
        <w:rPr>
          <w:szCs w:val="24"/>
          <w:lang w:val="en-US"/>
        </w:rPr>
        <w:t xml:space="preserve">arasites are more likely to evolve a generalist strategy when hosts are large-bodied, when variation in </w:t>
      </w:r>
      <w:r w:rsidR="00AE050E">
        <w:rPr>
          <w:szCs w:val="24"/>
          <w:lang w:val="en-US"/>
        </w:rPr>
        <w:t xml:space="preserve">host </w:t>
      </w:r>
      <w:r w:rsidRPr="006473CD">
        <w:rPr>
          <w:szCs w:val="24"/>
          <w:lang w:val="en-US"/>
        </w:rPr>
        <w:t xml:space="preserve">body size is small, and in cooler environments. We </w:t>
      </w:r>
      <w:r w:rsidR="00FB0950">
        <w:rPr>
          <w:szCs w:val="24"/>
          <w:lang w:val="en-US"/>
        </w:rPr>
        <w:t xml:space="preserve">then </w:t>
      </w:r>
      <w:r w:rsidRPr="006473CD">
        <w:rPr>
          <w:szCs w:val="24"/>
          <w:lang w:val="en-US"/>
        </w:rPr>
        <w:t xml:space="preserve">explore these predictions using a database of over 20,000 </w:t>
      </w:r>
      <w:r w:rsidR="00FB0950">
        <w:rPr>
          <w:szCs w:val="24"/>
          <w:lang w:val="en-US"/>
        </w:rPr>
        <w:t>fish-</w:t>
      </w:r>
      <w:r w:rsidRPr="006473CD">
        <w:rPr>
          <w:szCs w:val="24"/>
          <w:lang w:val="en-US"/>
        </w:rPr>
        <w:t>macroparasite</w:t>
      </w:r>
      <w:r w:rsidR="00FB0950">
        <w:rPr>
          <w:szCs w:val="24"/>
          <w:lang w:val="en-US"/>
        </w:rPr>
        <w:t xml:space="preserve"> associations</w:t>
      </w:r>
      <w:r w:rsidRPr="006473CD">
        <w:rPr>
          <w:szCs w:val="24"/>
          <w:lang w:val="en-US"/>
        </w:rPr>
        <w:t xml:space="preserve">. </w:t>
      </w:r>
      <w:r w:rsidR="00B57645">
        <w:rPr>
          <w:szCs w:val="24"/>
          <w:lang w:val="en-US"/>
        </w:rPr>
        <w:t xml:space="preserve">Within the database we see </w:t>
      </w:r>
      <w:r w:rsidR="00FB0950">
        <w:rPr>
          <w:rStyle w:val="CommentReference"/>
        </w:rPr>
        <w:commentReference w:id="4"/>
      </w:r>
      <w:r w:rsidRPr="006473CD">
        <w:rPr>
          <w:szCs w:val="24"/>
          <w:lang w:val="en-US"/>
        </w:rPr>
        <w:t xml:space="preserve">some evidence </w:t>
      </w:r>
      <w:r w:rsidR="00AE050E">
        <w:rPr>
          <w:szCs w:val="24"/>
          <w:lang w:val="en-US"/>
        </w:rPr>
        <w:t xml:space="preserve">supporting </w:t>
      </w:r>
      <w:r w:rsidRPr="006473CD">
        <w:rPr>
          <w:szCs w:val="24"/>
          <w:lang w:val="en-US"/>
        </w:rPr>
        <w:t xml:space="preserve">these </w:t>
      </w:r>
      <w:r w:rsidR="00B57645">
        <w:rPr>
          <w:szCs w:val="24"/>
          <w:lang w:val="en-US"/>
        </w:rPr>
        <w:t>predictions, but also highlight</w:t>
      </w:r>
      <w:r w:rsidRPr="006473CD">
        <w:rPr>
          <w:szCs w:val="24"/>
          <w:lang w:val="en-US"/>
        </w:rPr>
        <w:t xml:space="preserve"> mismatches between theory and data. </w:t>
      </w:r>
      <w:commentRangeStart w:id="5"/>
      <w:r w:rsidRPr="006473CD">
        <w:rPr>
          <w:szCs w:val="24"/>
          <w:lang w:val="en-US"/>
        </w:rPr>
        <w:t xml:space="preserve">By combining these two approaches, we both establish a theoretical basis for interpreting empirical data on </w:t>
      </w:r>
      <w:r w:rsidR="00AE050E">
        <w:rPr>
          <w:szCs w:val="24"/>
          <w:lang w:val="en-US"/>
        </w:rPr>
        <w:t xml:space="preserve">parasites' host </w:t>
      </w:r>
      <w:r w:rsidRPr="006473CD">
        <w:rPr>
          <w:szCs w:val="24"/>
          <w:lang w:val="en-US"/>
        </w:rPr>
        <w:t xml:space="preserve">specificity and identify key areas for future </w:t>
      </w:r>
      <w:commentRangeStart w:id="6"/>
      <w:r w:rsidRPr="006473CD">
        <w:rPr>
          <w:szCs w:val="24"/>
          <w:lang w:val="en-US"/>
        </w:rPr>
        <w:t>work</w:t>
      </w:r>
      <w:commentRangeEnd w:id="6"/>
      <w:r w:rsidR="00062231">
        <w:rPr>
          <w:rStyle w:val="CommentReference"/>
        </w:rPr>
        <w:commentReference w:id="6"/>
      </w:r>
      <w:r w:rsidRPr="006473CD">
        <w:rPr>
          <w:szCs w:val="24"/>
          <w:lang w:val="en-US"/>
        </w:rPr>
        <w:t>.</w:t>
      </w:r>
      <w:commentRangeEnd w:id="5"/>
      <w:r w:rsidRPr="006473CD">
        <w:rPr>
          <w:rStyle w:val="CommentReference"/>
          <w:sz w:val="24"/>
          <w:szCs w:val="24"/>
        </w:rPr>
        <w:commentReference w:id="5"/>
      </w:r>
    </w:p>
    <w:p w14:paraId="199FA5B9" w14:textId="77777777" w:rsidR="006473CD" w:rsidRPr="006473CD" w:rsidRDefault="006473CD" w:rsidP="006473CD">
      <w:pPr>
        <w:rPr>
          <w:szCs w:val="24"/>
        </w:rPr>
      </w:pPr>
    </w:p>
    <w:p w14:paraId="1CA5627B" w14:textId="77777777" w:rsidR="006473CD" w:rsidRPr="006473CD" w:rsidRDefault="006473CD" w:rsidP="006473CD">
      <w:pPr>
        <w:pStyle w:val="titlersos"/>
        <w:numPr>
          <w:ilvl w:val="0"/>
          <w:numId w:val="0"/>
        </w:numPr>
        <w:rPr>
          <w:rFonts w:ascii="Times New Roman" w:hAnsi="Times New Roman"/>
          <w:b w:val="0"/>
          <w:sz w:val="24"/>
          <w:szCs w:val="24"/>
        </w:rPr>
      </w:pPr>
    </w:p>
    <w:p w14:paraId="0FBFCBF9" w14:textId="77777777" w:rsidR="004E1607" w:rsidRDefault="004E1607">
      <w:pPr>
        <w:rPr>
          <w:b/>
          <w:szCs w:val="24"/>
        </w:rPr>
      </w:pPr>
      <w:r>
        <w:rPr>
          <w:szCs w:val="24"/>
        </w:rPr>
        <w:br w:type="page"/>
      </w:r>
    </w:p>
    <w:p w14:paraId="4C00C747"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54E9D4FF"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299D0B30" w14:textId="0B0E95F5" w:rsidR="006473CD" w:rsidRPr="006473CD" w:rsidRDefault="008C3276" w:rsidP="006473CD">
      <w:pPr>
        <w:spacing w:line="276" w:lineRule="auto"/>
        <w:jc w:val="both"/>
        <w:rPr>
          <w:szCs w:val="24"/>
          <w:lang w:val="en-US"/>
        </w:rPr>
      </w:pPr>
      <w:r>
        <w:rPr>
          <w:szCs w:val="24"/>
        </w:rPr>
        <w:t>The range of hosts infected by a parasite species is a</w:t>
      </w:r>
      <w:r w:rsidR="00FB0950">
        <w:rPr>
          <w:szCs w:val="24"/>
        </w:rPr>
        <w:t xml:space="preserve"> key</w:t>
      </w:r>
      <w:r>
        <w:rPr>
          <w:szCs w:val="24"/>
        </w:rPr>
        <w:t xml:space="preserve"> factor affecting transmission</w:t>
      </w:r>
      <w:r w:rsidR="001A18BB">
        <w:rPr>
          <w:szCs w:val="24"/>
        </w:rPr>
        <w:t>. Parasites that have a diversity of host spec</w:t>
      </w:r>
      <w:r w:rsidR="008231C6">
        <w:rPr>
          <w:szCs w:val="24"/>
        </w:rPr>
        <w:t>i</w:t>
      </w:r>
      <w:r w:rsidR="001A18BB">
        <w:rPr>
          <w:szCs w:val="24"/>
        </w:rPr>
        <w:t>es</w:t>
      </w:r>
      <w:r w:rsidR="006D4C68">
        <w:rPr>
          <w:szCs w:val="24"/>
        </w:rPr>
        <w:t xml:space="preserve"> may </w:t>
      </w:r>
      <w:r w:rsidR="008231C6">
        <w:rPr>
          <w:szCs w:val="24"/>
        </w:rPr>
        <w:t>be able</w:t>
      </w:r>
      <w:r w:rsidR="00FB7451">
        <w:rPr>
          <w:szCs w:val="24"/>
        </w:rPr>
        <w:t xml:space="preserve"> </w:t>
      </w:r>
      <w:r w:rsidR="001A18BB">
        <w:rPr>
          <w:szCs w:val="24"/>
        </w:rPr>
        <w:t xml:space="preserve">to </w:t>
      </w:r>
      <w:r w:rsidR="006D4C68">
        <w:rPr>
          <w:szCs w:val="24"/>
        </w:rPr>
        <w:t>persist</w:t>
      </w:r>
      <w:r w:rsidR="009E47A0">
        <w:rPr>
          <w:szCs w:val="24"/>
        </w:rPr>
        <w:t xml:space="preserve"> in a population</w:t>
      </w:r>
      <w:r w:rsidR="006D4C68">
        <w:rPr>
          <w:szCs w:val="24"/>
        </w:rPr>
        <w:t xml:space="preserve">, </w:t>
      </w:r>
      <w:r w:rsidR="001A18BB">
        <w:rPr>
          <w:szCs w:val="24"/>
        </w:rPr>
        <w:t xml:space="preserve">where </w:t>
      </w:r>
      <w:r w:rsidR="006D4C68">
        <w:rPr>
          <w:szCs w:val="24"/>
        </w:rPr>
        <w:t xml:space="preserve">certain reservoir hosts </w:t>
      </w:r>
      <w:r w:rsidR="001A18BB">
        <w:rPr>
          <w:szCs w:val="24"/>
        </w:rPr>
        <w:t xml:space="preserve">are </w:t>
      </w:r>
      <w:r w:rsidR="006D4C68">
        <w:rPr>
          <w:szCs w:val="24"/>
        </w:rPr>
        <w:t xml:space="preserve">crucial for the maintenance of transmission </w:t>
      </w:r>
      <w:r w:rsidR="006D4C68">
        <w:rPr>
          <w:szCs w:val="24"/>
        </w:rPr>
        <w:fldChar w:fldCharType="begin" w:fldLock="1"/>
      </w:r>
      <w:r w:rsidR="009E47A0">
        <w:rPr>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rPr>
          <w:szCs w:val="24"/>
        </w:rPr>
        <w:fldChar w:fldCharType="separate"/>
      </w:r>
      <w:r w:rsidR="006D4C68" w:rsidRPr="006D4C68">
        <w:rPr>
          <w:noProof/>
          <w:szCs w:val="24"/>
        </w:rPr>
        <w:t>[1,2]</w:t>
      </w:r>
      <w:r w:rsidR="006D4C68">
        <w:rPr>
          <w:szCs w:val="24"/>
        </w:rPr>
        <w:fldChar w:fldCharType="end"/>
      </w:r>
      <w:r w:rsidR="006D4C68">
        <w:rPr>
          <w:szCs w:val="24"/>
        </w:rPr>
        <w:t xml:space="preserve">. In addition, </w:t>
      </w:r>
      <w:r w:rsidR="001A18BB">
        <w:rPr>
          <w:szCs w:val="24"/>
        </w:rPr>
        <w:t xml:space="preserve">parasites' </w:t>
      </w:r>
      <w:r w:rsidR="009E47A0">
        <w:rPr>
          <w:szCs w:val="24"/>
        </w:rPr>
        <w:t xml:space="preserve">host range is predicted to affect parasite virulence through mechanisms including relative host availability, maladaptive virulence, and fitness costs associated with infecting novel hosts </w:t>
      </w:r>
      <w:r w:rsidR="009E47A0">
        <w:rPr>
          <w:szCs w:val="24"/>
        </w:rPr>
        <w:fldChar w:fldCharType="begin" w:fldLock="1"/>
      </w:r>
      <w:r w:rsidR="009E47A0">
        <w:rPr>
          <w:szCs w:val="24"/>
        </w:rPr>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rPr>
          <w:szCs w:val="24"/>
        </w:rPr>
        <w:fldChar w:fldCharType="separate"/>
      </w:r>
      <w:r w:rsidR="009E47A0" w:rsidRPr="009E47A0">
        <w:rPr>
          <w:noProof/>
          <w:szCs w:val="24"/>
        </w:rPr>
        <w:t>[3]</w:t>
      </w:r>
      <w:r w:rsidR="009E47A0">
        <w:rPr>
          <w:szCs w:val="24"/>
        </w:rPr>
        <w:fldChar w:fldCharType="end"/>
      </w:r>
      <w:r w:rsidR="009E47A0">
        <w:rPr>
          <w:szCs w:val="24"/>
        </w:rPr>
        <w:t>. The ability of a p</w:t>
      </w:r>
      <w:r w:rsidR="00FB0950">
        <w:rPr>
          <w:szCs w:val="24"/>
        </w:rPr>
        <w:t>arasite</w:t>
      </w:r>
      <w:r w:rsidR="009E47A0">
        <w:rPr>
          <w:szCs w:val="24"/>
        </w:rPr>
        <w:t xml:space="preserve"> to infect multiple host</w:t>
      </w:r>
      <w:r w:rsidR="001A18BB">
        <w:rPr>
          <w:szCs w:val="24"/>
        </w:rPr>
        <w:t xml:space="preserve"> </w:t>
      </w:r>
      <w:r w:rsidR="009E47A0">
        <w:rPr>
          <w:szCs w:val="24"/>
        </w:rPr>
        <w:t>s</w:t>
      </w:r>
      <w:r w:rsidR="001A18BB">
        <w:rPr>
          <w:szCs w:val="24"/>
        </w:rPr>
        <w:t>pecies</w:t>
      </w:r>
      <w:r w:rsidR="009E47A0">
        <w:rPr>
          <w:szCs w:val="24"/>
        </w:rPr>
        <w:t xml:space="preserve">, particularly across taxonomic orders, is a risk factor for </w:t>
      </w:r>
      <w:r w:rsidR="00FB0950">
        <w:rPr>
          <w:szCs w:val="24"/>
        </w:rPr>
        <w:t xml:space="preserve">emerging infectious diseases (EID) </w:t>
      </w:r>
      <w:r w:rsidR="00040142">
        <w:rPr>
          <w:szCs w:val="24"/>
        </w:rPr>
        <w:t xml:space="preserve">of humans </w:t>
      </w:r>
      <w:r w:rsidR="00FB0950">
        <w:rPr>
          <w:szCs w:val="24"/>
        </w:rPr>
        <w:t>and</w:t>
      </w:r>
      <w:r w:rsidR="00040142">
        <w:rPr>
          <w:szCs w:val="24"/>
        </w:rPr>
        <w:t xml:space="preserve"> livestock </w:t>
      </w:r>
      <w:r w:rsidR="006473CD" w:rsidRPr="006473CD">
        <w:rPr>
          <w:szCs w:val="24"/>
          <w:lang w:val="en-US"/>
        </w:rPr>
        <w:fldChar w:fldCharType="begin" w:fldLock="1"/>
      </w:r>
      <w:r w:rsidR="00E051A8">
        <w:rPr>
          <w:szCs w:val="24"/>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szCs w:val="24"/>
          <w:lang w:val="en-US"/>
        </w:rPr>
        <w:fldChar w:fldCharType="separate"/>
      </w:r>
      <w:r w:rsidR="009E47A0" w:rsidRPr="009E47A0">
        <w:rPr>
          <w:noProof/>
          <w:szCs w:val="24"/>
          <w:lang w:val="en-US"/>
        </w:rPr>
        <w:t>[4]</w:t>
      </w:r>
      <w:r w:rsidR="006473CD" w:rsidRPr="006473CD">
        <w:rPr>
          <w:szCs w:val="24"/>
          <w:lang w:val="en-US"/>
        </w:rPr>
        <w:fldChar w:fldCharType="end"/>
      </w:r>
      <w:r w:rsidR="006473CD" w:rsidRPr="006473CD">
        <w:rPr>
          <w:szCs w:val="24"/>
          <w:lang w:val="en-US"/>
        </w:rPr>
        <w:t xml:space="preserve">. </w:t>
      </w:r>
    </w:p>
    <w:p w14:paraId="08C2EE08" w14:textId="77777777" w:rsidR="009E47A0" w:rsidRPr="006473CD" w:rsidRDefault="009E47A0" w:rsidP="006473CD">
      <w:pPr>
        <w:spacing w:line="276" w:lineRule="auto"/>
        <w:jc w:val="both"/>
        <w:rPr>
          <w:szCs w:val="24"/>
          <w:lang w:val="en-US"/>
        </w:rPr>
      </w:pPr>
    </w:p>
    <w:p w14:paraId="39326839" w14:textId="51ECB221" w:rsidR="009964AE" w:rsidRDefault="006473CD" w:rsidP="006473CD">
      <w:pPr>
        <w:spacing w:line="276" w:lineRule="auto"/>
        <w:jc w:val="both"/>
        <w:rPr>
          <w:lang w:val="en-US"/>
        </w:rPr>
      </w:pPr>
      <w:r w:rsidRPr="006473CD">
        <w:rPr>
          <w:szCs w:val="24"/>
          <w:lang w:val="en-US"/>
        </w:rPr>
        <w:t>Despite evidence for the importance of a parasite’s host range, it remains unclear whether most parasites are generalist</w:t>
      </w:r>
      <w:r w:rsidR="00FB0950">
        <w:rPr>
          <w:szCs w:val="24"/>
          <w:lang w:val="en-US"/>
        </w:rPr>
        <w:t>s</w:t>
      </w:r>
      <w:r w:rsidRPr="006473CD">
        <w:rPr>
          <w:szCs w:val="24"/>
          <w:lang w:val="en-US"/>
        </w:rPr>
        <w:t xml:space="preserve"> or specialist</w:t>
      </w:r>
      <w:r w:rsidR="00FB0950">
        <w:rPr>
          <w:szCs w:val="24"/>
          <w:lang w:val="en-US"/>
        </w:rPr>
        <w:t>s</w:t>
      </w:r>
      <w:r w:rsidRPr="006473CD">
        <w:rPr>
          <w:szCs w:val="24"/>
          <w:lang w:val="en-US"/>
        </w:rPr>
        <w:t xml:space="preserve">, and what factors might influence the evolution of host range. </w:t>
      </w:r>
      <w:r w:rsidR="00FB0950">
        <w:rPr>
          <w:szCs w:val="24"/>
          <w:lang w:val="en-US"/>
        </w:rPr>
        <w:t xml:space="preserve">EID </w:t>
      </w:r>
      <w:r w:rsidR="00FB7451">
        <w:rPr>
          <w:szCs w:val="24"/>
          <w:lang w:val="en-US"/>
        </w:rPr>
        <w:t xml:space="preserve">studies, ranging from </w:t>
      </w:r>
      <w:r w:rsidRPr="006473CD">
        <w:rPr>
          <w:szCs w:val="24"/>
          <w:lang w:val="en-US"/>
        </w:rPr>
        <w:t>microbes to macroparasites</w:t>
      </w:r>
      <w:r w:rsidR="00FB0950">
        <w:rPr>
          <w:szCs w:val="24"/>
          <w:lang w:val="en-US"/>
        </w:rPr>
        <w:t>,</w:t>
      </w:r>
      <w:r w:rsidRPr="006473CD">
        <w:rPr>
          <w:szCs w:val="24"/>
          <w:lang w:val="en-US"/>
        </w:rPr>
        <w:t xml:space="preserve"> suggest that most pa</w:t>
      </w:r>
      <w:r w:rsidR="00FB0950">
        <w:rPr>
          <w:szCs w:val="24"/>
          <w:lang w:val="en-US"/>
        </w:rPr>
        <w:t>rasite</w:t>
      </w:r>
      <w:r w:rsidRPr="006473CD">
        <w:rPr>
          <w:szCs w:val="24"/>
          <w:lang w:val="en-US"/>
        </w:rPr>
        <w:t>s are generalists: 60% of human infectious diseases are zoonotic and 80% of pathogens of domestic animals infect multiple host</w:t>
      </w:r>
      <w:r w:rsidR="00FB7451">
        <w:rPr>
          <w:szCs w:val="24"/>
          <w:lang w:val="en-US"/>
        </w:rPr>
        <w:t xml:space="preserve"> </w:t>
      </w:r>
      <w:r w:rsidRPr="006473CD">
        <w:rPr>
          <w:szCs w:val="24"/>
          <w:lang w:val="en-US"/>
        </w:rPr>
        <w:t>s</w:t>
      </w:r>
      <w:r w:rsidR="00FB7451">
        <w:rPr>
          <w:szCs w:val="24"/>
          <w:lang w:val="en-US"/>
        </w:rPr>
        <w:t>pecies</w:t>
      </w:r>
      <w:r w:rsidRPr="006473CD">
        <w:rPr>
          <w:szCs w:val="24"/>
          <w:lang w:val="en-US"/>
        </w:rPr>
        <w:t xml:space="preserve"> </w:t>
      </w:r>
      <w:r w:rsidRPr="006473CD">
        <w:rPr>
          <w:szCs w:val="24"/>
          <w:lang w:val="en-US"/>
        </w:rPr>
        <w:fldChar w:fldCharType="begin" w:fldLock="1"/>
      </w:r>
      <w:r w:rsidR="00E051A8">
        <w:rPr>
          <w:szCs w:val="24"/>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szCs w:val="24"/>
          <w:lang w:val="en-US"/>
        </w:rPr>
        <w:fldChar w:fldCharType="separate"/>
      </w:r>
      <w:r w:rsidR="009E47A0" w:rsidRPr="009E47A0">
        <w:rPr>
          <w:noProof/>
          <w:szCs w:val="24"/>
          <w:lang w:val="en-US"/>
        </w:rPr>
        <w:t>[4–6]</w:t>
      </w:r>
      <w:r w:rsidRPr="006473CD">
        <w:rPr>
          <w:szCs w:val="24"/>
          <w:lang w:val="en-US"/>
        </w:rPr>
        <w:fldChar w:fldCharType="end"/>
      </w:r>
      <w:r w:rsidRPr="006473CD">
        <w:rPr>
          <w:szCs w:val="24"/>
          <w:lang w:val="en-US"/>
        </w:rPr>
        <w:t xml:space="preserve">. However, </w:t>
      </w:r>
      <w:r w:rsidR="00FB0950">
        <w:rPr>
          <w:szCs w:val="24"/>
          <w:lang w:val="en-US"/>
        </w:rPr>
        <w:t xml:space="preserve">theory </w:t>
      </w:r>
      <w:r w:rsidRPr="006473CD">
        <w:rPr>
          <w:szCs w:val="24"/>
          <w:lang w:val="en-US"/>
        </w:rPr>
        <w:t>suggests that parasites are generally resource (host) specialists</w:t>
      </w:r>
      <w:r w:rsidR="00040142">
        <w:rPr>
          <w:szCs w:val="24"/>
          <w:lang w:val="en-US"/>
        </w:rPr>
        <w:t xml:space="preserve">, </w:t>
      </w:r>
      <w:r w:rsidR="00FB0950">
        <w:rPr>
          <w:szCs w:val="24"/>
          <w:lang w:val="en-US"/>
        </w:rPr>
        <w:t xml:space="preserve">with </w:t>
      </w:r>
      <w:r w:rsidR="00040142">
        <w:rPr>
          <w:szCs w:val="24"/>
          <w:lang w:val="en-US"/>
        </w:rPr>
        <w:t>interspecific competition select</w:t>
      </w:r>
      <w:r w:rsidR="00FB0950">
        <w:rPr>
          <w:szCs w:val="24"/>
          <w:lang w:val="en-US"/>
        </w:rPr>
        <w:t>ing</w:t>
      </w:r>
      <w:r w:rsidR="00040142">
        <w:rPr>
          <w:szCs w:val="24"/>
          <w:lang w:val="en-US"/>
        </w:rPr>
        <w:t xml:space="preserve"> for an increase in ecological specialization</w:t>
      </w:r>
      <w:r w:rsidR="00FB7451">
        <w:rPr>
          <w:szCs w:val="24"/>
          <w:lang w:val="en-US"/>
        </w:rPr>
        <w:t>, thus</w:t>
      </w:r>
      <w:r w:rsidR="00A7488E">
        <w:rPr>
          <w:szCs w:val="24"/>
          <w:lang w:val="en-US"/>
        </w:rPr>
        <w:t xml:space="preserve"> </w:t>
      </w:r>
      <w:r w:rsidR="00040142">
        <w:rPr>
          <w:szCs w:val="24"/>
          <w:lang w:val="en-US"/>
        </w:rPr>
        <w:t>a narrow host range</w:t>
      </w:r>
      <w:r w:rsidR="00B75723">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[7]</w:t>
      </w:r>
      <w:r w:rsidR="00B75723">
        <w:rPr>
          <w:szCs w:val="24"/>
          <w:lang w:val="en-US"/>
        </w:rPr>
        <w:fldChar w:fldCharType="end"/>
      </w:r>
      <w:r w:rsidRPr="006473CD">
        <w:rPr>
          <w:szCs w:val="24"/>
          <w:lang w:val="en-US"/>
        </w:rPr>
        <w:t>.</w:t>
      </w:r>
      <w:r w:rsidR="00E8246E">
        <w:rPr>
          <w:szCs w:val="24"/>
          <w:lang w:val="en-US"/>
        </w:rPr>
        <w:t xml:space="preserve"> </w:t>
      </w:r>
      <w:r w:rsidR="00594DD7">
        <w:rPr>
          <w:szCs w:val="24"/>
          <w:lang w:val="en-US"/>
        </w:rPr>
        <w:t>Moreover, studies suggest that evolutionary transitions between specialism and generalism are bidirectional</w:t>
      </w:r>
      <w:r w:rsidR="00B75723">
        <w:rPr>
          <w:szCs w:val="24"/>
          <w:lang w:val="en-US"/>
        </w:rPr>
        <w:t xml:space="preserve">, despite the ‘dead-end’ theory predicting that parasites that evolve to become more specialist will </w:t>
      </w:r>
      <w:r w:rsidR="00FB7451">
        <w:rPr>
          <w:szCs w:val="24"/>
          <w:lang w:val="en-US"/>
        </w:rPr>
        <w:t xml:space="preserve">then </w:t>
      </w:r>
      <w:r w:rsidR="00B75723">
        <w:rPr>
          <w:szCs w:val="24"/>
          <w:lang w:val="en-US"/>
        </w:rPr>
        <w:t xml:space="preserve">have </w:t>
      </w:r>
      <w:r w:rsidR="00FB7451">
        <w:rPr>
          <w:szCs w:val="24"/>
          <w:lang w:val="en-US"/>
        </w:rPr>
        <w:t xml:space="preserve">a </w:t>
      </w:r>
      <w:r w:rsidR="00B75723">
        <w:rPr>
          <w:szCs w:val="24"/>
          <w:lang w:val="en-US"/>
        </w:rPr>
        <w:t>reduced potential to infect additional</w:t>
      </w:r>
      <w:r w:rsidR="00FB7451">
        <w:rPr>
          <w:szCs w:val="24"/>
          <w:lang w:val="en-US"/>
        </w:rPr>
        <w:t>, new</w:t>
      </w:r>
      <w:r w:rsidR="00B75723">
        <w:rPr>
          <w:szCs w:val="24"/>
          <w:lang w:val="en-US"/>
        </w:rPr>
        <w:t xml:space="preserve"> hosts</w:t>
      </w:r>
      <w:r w:rsidR="00594DD7">
        <w:rPr>
          <w:szCs w:val="24"/>
          <w:lang w:val="en-US"/>
        </w:rPr>
        <w:t xml:space="preserve"> </w:t>
      </w:r>
      <w:r w:rsidR="00B75723">
        <w:rPr>
          <w:szCs w:val="24"/>
          <w:lang w:val="en-US"/>
        </w:rPr>
        <w:fldChar w:fldCharType="begin" w:fldLock="1"/>
      </w:r>
      <w:r w:rsidR="000E617C">
        <w:rPr>
          <w:szCs w:val="24"/>
          <w:lang w:val="en-US"/>
        </w:rPr>
        <w: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"[7,8]", "plainTextFormattedCitation" : "[7,8]", "previouslyFormattedCitation" : "[7,8]" }, "properties" : { "noteIndex" : 0 }, "schema" : "https://github.com/citation-style-language/schema/raw/master/csl-citation.json" }</w:instrText>
      </w:r>
      <w:r w:rsidR="00B75723">
        <w:rPr>
          <w:szCs w:val="24"/>
          <w:lang w:val="en-US"/>
        </w:rPr>
        <w:fldChar w:fldCharType="separate"/>
      </w:r>
      <w:r w:rsidR="000E617C" w:rsidRPr="000E617C">
        <w:rPr>
          <w:noProof/>
          <w:szCs w:val="24"/>
          <w:lang w:val="en-US"/>
        </w:rPr>
        <w:t>[7,8]</w:t>
      </w:r>
      <w:r w:rsidR="00B75723">
        <w:rPr>
          <w:szCs w:val="24"/>
          <w:lang w:val="en-US"/>
        </w:rPr>
        <w:fldChar w:fldCharType="end"/>
      </w:r>
      <w:r w:rsidR="00993853">
        <w:rPr>
          <w:szCs w:val="24"/>
          <w:lang w:val="en-US"/>
        </w:rPr>
        <w:t>.</w:t>
      </w:r>
      <w:r w:rsidR="00594DD7">
        <w:rPr>
          <w:szCs w:val="24"/>
          <w:lang w:val="en-US"/>
        </w:rPr>
        <w:t xml:space="preserve"> </w:t>
      </w:r>
      <w:r w:rsidR="00B75723">
        <w:rPr>
          <w:szCs w:val="24"/>
          <w:lang w:val="en-US"/>
        </w:rPr>
        <w:t xml:space="preserve"> </w:t>
      </w:r>
      <w:r w:rsidR="00FB7451">
        <w:rPr>
          <w:szCs w:val="24"/>
          <w:lang w:val="en-US"/>
        </w:rPr>
        <w:t>Rather</w:t>
      </w:r>
      <w:r w:rsidR="00B75723">
        <w:rPr>
          <w:szCs w:val="24"/>
          <w:lang w:val="en-US"/>
        </w:rPr>
        <w:t xml:space="preserve"> few studies </w:t>
      </w:r>
      <w:r w:rsidR="00FB7451">
        <w:rPr>
          <w:szCs w:val="24"/>
          <w:lang w:val="en-US"/>
        </w:rPr>
        <w:t xml:space="preserve">have </w:t>
      </w:r>
      <w:r w:rsidR="00B75723">
        <w:rPr>
          <w:szCs w:val="24"/>
          <w:lang w:val="en-US"/>
        </w:rPr>
        <w:t>examine</w:t>
      </w:r>
      <w:r w:rsidR="00FB7451">
        <w:rPr>
          <w:szCs w:val="24"/>
          <w:lang w:val="en-US"/>
        </w:rPr>
        <w:t>d</w:t>
      </w:r>
      <w:r w:rsidR="00B75723">
        <w:rPr>
          <w:szCs w:val="24"/>
          <w:lang w:val="en-US"/>
        </w:rPr>
        <w:t xml:space="preserve"> whether specialism or generalism is the ancestral stat</w:t>
      </w:r>
      <w:r w:rsidR="003165DF">
        <w:rPr>
          <w:szCs w:val="24"/>
          <w:lang w:val="en-US"/>
        </w:rPr>
        <w:t>e for macroparasites of animals, but for both</w:t>
      </w:r>
      <w:r w:rsidR="00B75723">
        <w:rPr>
          <w:szCs w:val="24"/>
          <w:lang w:val="en-US"/>
        </w:rPr>
        <w:t xml:space="preserve"> feather lice</w:t>
      </w:r>
      <w:r w:rsidR="00FB7451">
        <w:rPr>
          <w:szCs w:val="24"/>
          <w:lang w:val="en-US"/>
        </w:rPr>
        <w:t xml:space="preserve"> (arthropods)</w:t>
      </w:r>
      <w:r w:rsidR="00B75723">
        <w:rPr>
          <w:szCs w:val="24"/>
          <w:lang w:val="en-US"/>
        </w:rPr>
        <w:t xml:space="preserve"> of doves and gill monogeneans</w:t>
      </w:r>
      <w:r w:rsidR="00FB7451">
        <w:rPr>
          <w:szCs w:val="24"/>
          <w:lang w:val="en-US"/>
        </w:rPr>
        <w:t xml:space="preserve"> (platyhelminthes)</w:t>
      </w:r>
      <w:r w:rsidR="00B75723">
        <w:rPr>
          <w:szCs w:val="24"/>
          <w:lang w:val="en-US"/>
        </w:rPr>
        <w:t xml:space="preserve"> of African freshwater fish, host generalism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[9,10]</w:t>
      </w:r>
      <w:r w:rsidR="00B75723">
        <w:rPr>
          <w:lang w:val="en-US"/>
        </w:rPr>
        <w:fldChar w:fldCharType="end"/>
      </w:r>
      <w:r w:rsidR="00FD6674">
        <w:rPr>
          <w:lang w:val="en-US"/>
        </w:rPr>
        <w:t>.</w:t>
      </w:r>
    </w:p>
    <w:p w14:paraId="5DD518D7" w14:textId="77777777" w:rsidR="003165DF" w:rsidRDefault="003165DF" w:rsidP="006473CD">
      <w:pPr>
        <w:spacing w:line="276" w:lineRule="auto"/>
        <w:jc w:val="both"/>
        <w:rPr>
          <w:lang w:val="en-US"/>
        </w:rPr>
      </w:pPr>
    </w:p>
    <w:p w14:paraId="340610C2" w14:textId="1342514D" w:rsidR="000B6A1C" w:rsidRDefault="00AC4D91" w:rsidP="00284EB9">
      <w:pPr>
        <w:spacing w:line="276" w:lineRule="auto"/>
        <w:jc w:val="both"/>
        <w:rPr>
          <w:ins w:id="7" w:author="JG Walker" w:date="2016-07-01T13:26:00Z"/>
          <w:szCs w:val="24"/>
          <w:lang w:val="en-US"/>
        </w:rPr>
      </w:pPr>
      <w:r>
        <w:rPr>
          <w:lang w:val="en-US"/>
        </w:rPr>
        <w:t xml:space="preserve">Attempts to understand the </w:t>
      </w:r>
      <w:r w:rsidR="003165DF">
        <w:rPr>
          <w:lang w:val="en-US"/>
        </w:rPr>
        <w:t>ecological drivers of parasite generalism or specialism</w:t>
      </w:r>
      <w:r>
        <w:rPr>
          <w:lang w:val="en-US"/>
        </w:rPr>
        <w:t>,</w:t>
      </w:r>
      <w:r w:rsidR="003165DF">
        <w:rPr>
          <w:lang w:val="en-US"/>
        </w:rPr>
        <w:t xml:space="preserve"> have examined the relationship between host </w:t>
      </w:r>
      <w:del w:id="8" w:author="JG Walker" w:date="2016-07-01T13:27:00Z">
        <w:r w:rsidR="003165DF" w:rsidDel="000B6A1C">
          <w:rPr>
            <w:lang w:val="en-US"/>
          </w:rPr>
          <w:delText xml:space="preserve">range </w:delText>
        </w:r>
      </w:del>
      <w:ins w:id="9" w:author="JG Walker" w:date="2016-07-01T13:27:00Z">
        <w:r w:rsidR="000B6A1C">
          <w:rPr>
            <w:lang w:val="en-US"/>
          </w:rPr>
          <w:t xml:space="preserve">diversity </w:t>
        </w:r>
      </w:ins>
      <w:r w:rsidR="003165DF">
        <w:rPr>
          <w:lang w:val="en-US"/>
        </w:rPr>
        <w:t xml:space="preserve">and parasite or host traits and environmental factors </w:t>
      </w:r>
      <w:commentRangeStart w:id="10"/>
      <w:r w:rsidR="003165DF">
        <w:rPr>
          <w:lang w:val="en-US"/>
        </w:rPr>
        <w:t>(Table 1)</w:t>
      </w:r>
      <w:commentRangeEnd w:id="10"/>
      <w:r w:rsidR="000E25BA">
        <w:rPr>
          <w:rStyle w:val="CommentReference"/>
        </w:rPr>
        <w:commentReference w:id="10"/>
      </w:r>
      <w:r w:rsidR="003165DF">
        <w:rPr>
          <w:lang w:val="en-US"/>
        </w:rPr>
        <w:t>.</w:t>
      </w:r>
      <w:r w:rsidR="003165DF">
        <w:rPr>
          <w:szCs w:val="24"/>
          <w:lang w:val="en-US"/>
        </w:rPr>
        <w:t xml:space="preserve"> </w:t>
      </w:r>
      <w:r w:rsidR="009964AE">
        <w:rPr>
          <w:szCs w:val="24"/>
          <w:lang w:val="en-US"/>
        </w:rPr>
        <w:t xml:space="preserve">Changes in these traits or factors </w:t>
      </w:r>
      <w:r w:rsidR="006473CD" w:rsidRPr="006473CD">
        <w:rPr>
          <w:szCs w:val="24"/>
          <w:lang w:val="en-US"/>
        </w:rPr>
        <w:t xml:space="preserve">could </w:t>
      </w:r>
      <w:r w:rsidR="009964AE">
        <w:rPr>
          <w:szCs w:val="24"/>
          <w:lang w:val="en-US"/>
        </w:rPr>
        <w:t xml:space="preserve">theoretically </w:t>
      </w:r>
      <w:r w:rsidR="006473CD" w:rsidRPr="006473CD">
        <w:rPr>
          <w:szCs w:val="24"/>
          <w:lang w:val="en-US"/>
        </w:rPr>
        <w:t xml:space="preserve">drive </w:t>
      </w:r>
      <w:r w:rsidR="009964AE">
        <w:rPr>
          <w:szCs w:val="24"/>
          <w:lang w:val="en-US"/>
        </w:rPr>
        <w:t>either</w:t>
      </w:r>
      <w:r w:rsidR="009964AE" w:rsidRPr="006473CD">
        <w:rPr>
          <w:szCs w:val="24"/>
          <w:lang w:val="en-US"/>
        </w:rPr>
        <w:t xml:space="preserve"> </w:t>
      </w:r>
      <w:r w:rsidR="006473CD" w:rsidRPr="006473CD">
        <w:rPr>
          <w:szCs w:val="24"/>
          <w:lang w:val="en-US"/>
        </w:rPr>
        <w:t xml:space="preserve">the </w:t>
      </w:r>
      <w:del w:id="11" w:author="JG Walker" w:date="2016-07-01T13:23:00Z">
        <w:r w:rsidR="006473CD" w:rsidRPr="006473CD" w:rsidDel="00A7488E">
          <w:rPr>
            <w:szCs w:val="24"/>
            <w:lang w:val="en-US"/>
          </w:rPr>
          <w:delText xml:space="preserve">persistence (specialism) </w:delText>
        </w:r>
        <w:r w:rsidR="00D603F3" w:rsidDel="00A7488E">
          <w:rPr>
            <w:szCs w:val="24"/>
            <w:lang w:val="en-US"/>
          </w:rPr>
          <w:delText>or</w:delText>
        </w:r>
        <w:r w:rsidR="00D603F3" w:rsidRPr="006473CD" w:rsidDel="00A7488E">
          <w:rPr>
            <w:szCs w:val="24"/>
            <w:lang w:val="en-US"/>
          </w:rPr>
          <w:delText xml:space="preserve"> </w:delText>
        </w:r>
        <w:r w:rsidR="006473CD" w:rsidRPr="006473CD" w:rsidDel="00A7488E">
          <w:rPr>
            <w:szCs w:val="24"/>
            <w:lang w:val="en-US"/>
          </w:rPr>
          <w:delText>diversification (generalism)</w:delText>
        </w:r>
      </w:del>
      <w:ins w:id="12" w:author="JG Walker" w:date="2016-07-01T13:23:00Z">
        <w:r w:rsidR="00A7488E">
          <w:rPr>
            <w:szCs w:val="24"/>
            <w:lang w:val="en-US"/>
          </w:rPr>
          <w:t>specialism or generalism</w:t>
        </w:r>
      </w:ins>
      <w:r w:rsidR="006473CD" w:rsidRPr="006473CD">
        <w:rPr>
          <w:szCs w:val="24"/>
          <w:lang w:val="en-US"/>
        </w:rPr>
        <w:t xml:space="preserve"> of a parasite within its host(s</w:t>
      </w:r>
      <w:r w:rsidR="00D603F3">
        <w:rPr>
          <w:szCs w:val="24"/>
          <w:lang w:val="en-US"/>
        </w:rPr>
        <w:t>)</w:t>
      </w:r>
      <w:r w:rsidR="00C26EA7">
        <w:rPr>
          <w:szCs w:val="24"/>
          <w:lang w:val="en-US"/>
        </w:rPr>
        <w:t xml:space="preserve">, or lead to </w:t>
      </w:r>
      <w:r w:rsidR="00591A11">
        <w:rPr>
          <w:szCs w:val="24"/>
          <w:lang w:val="en-US"/>
        </w:rPr>
        <w:t>parasite speciation</w:t>
      </w:r>
      <w:r w:rsidR="00C26EA7">
        <w:rPr>
          <w:szCs w:val="24"/>
          <w:lang w:val="en-US"/>
        </w:rPr>
        <w:t xml:space="preserve"> </w:t>
      </w:r>
      <w:r w:rsidR="00C26EA7">
        <w:rPr>
          <w:szCs w:val="24"/>
          <w:lang w:val="en-US"/>
        </w:rPr>
        <w:fldChar w:fldCharType="begin" w:fldLock="1"/>
      </w:r>
      <w:r w:rsidR="000E25BA">
        <w:rPr>
          <w:szCs w:val="24"/>
          <w:lang w:val="en-US"/>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sidR="00C26EA7">
        <w:rPr>
          <w:szCs w:val="24"/>
          <w:lang w:val="en-US"/>
        </w:rPr>
        <w:fldChar w:fldCharType="separate"/>
      </w:r>
      <w:r w:rsidR="00C26EA7" w:rsidRPr="00C26EA7">
        <w:rPr>
          <w:noProof/>
          <w:szCs w:val="24"/>
          <w:lang w:val="en-US"/>
        </w:rPr>
        <w:t>[11]</w:t>
      </w:r>
      <w:r w:rsidR="00C26EA7">
        <w:rPr>
          <w:szCs w:val="24"/>
          <w:lang w:val="en-US"/>
        </w:rPr>
        <w:fldChar w:fldCharType="end"/>
      </w:r>
      <w:r w:rsidR="009964AE">
        <w:rPr>
          <w:szCs w:val="24"/>
          <w:lang w:val="en-US"/>
        </w:rPr>
        <w:t>.</w:t>
      </w:r>
      <w:r w:rsidR="006473CD" w:rsidRPr="006473CD">
        <w:rPr>
          <w:szCs w:val="24"/>
          <w:lang w:val="en-US"/>
        </w:rPr>
        <w:t xml:space="preserve"> </w:t>
      </w:r>
      <w:r w:rsidR="009964AE">
        <w:rPr>
          <w:szCs w:val="24"/>
          <w:lang w:val="en-US"/>
        </w:rPr>
        <w:t xml:space="preserve">For example, environmental change could lead to </w:t>
      </w:r>
      <w:r w:rsidR="006473CD" w:rsidRPr="006473CD">
        <w:rPr>
          <w:szCs w:val="24"/>
          <w:lang w:val="en-US"/>
        </w:rPr>
        <w:t>geographical isolation</w:t>
      </w:r>
      <w:r w:rsidR="006D6876">
        <w:rPr>
          <w:szCs w:val="24"/>
          <w:lang w:val="en-US"/>
        </w:rPr>
        <w:t xml:space="preserve"> of a population</w:t>
      </w:r>
      <w:r w:rsidR="009964AE">
        <w:rPr>
          <w:szCs w:val="24"/>
          <w:lang w:val="en-US"/>
        </w:rPr>
        <w:t>,</w:t>
      </w:r>
      <w:r w:rsidR="006473CD" w:rsidRPr="006473CD">
        <w:rPr>
          <w:szCs w:val="24"/>
          <w:lang w:val="en-US"/>
        </w:rPr>
        <w:t xml:space="preserve"> driving host/parasite co-evolution and so specialization towards a single host species, </w:t>
      </w:r>
      <w:r w:rsidR="009964AE">
        <w:rPr>
          <w:szCs w:val="24"/>
          <w:lang w:val="en-US"/>
        </w:rPr>
        <w:t>or to</w:t>
      </w:r>
      <w:r w:rsidR="009964AE" w:rsidRPr="006473CD">
        <w:rPr>
          <w:szCs w:val="24"/>
          <w:lang w:val="en-US"/>
        </w:rPr>
        <w:t xml:space="preserve"> </w:t>
      </w:r>
      <w:r w:rsidR="006473CD" w:rsidRPr="006473CD">
        <w:rPr>
          <w:szCs w:val="24"/>
          <w:lang w:val="en-US"/>
        </w:rPr>
        <w:t>geographical expansion</w:t>
      </w:r>
      <w:r w:rsidR="009964AE">
        <w:rPr>
          <w:szCs w:val="24"/>
          <w:lang w:val="en-US"/>
        </w:rPr>
        <w:t>,</w:t>
      </w:r>
      <w:r w:rsidR="006473CD" w:rsidRPr="006473CD">
        <w:rPr>
          <w:szCs w:val="24"/>
          <w:lang w:val="en-US"/>
        </w:rPr>
        <w:t xml:space="preserve"> driving opportunities for </w:t>
      </w:r>
      <w:del w:id="13" w:author="JG Walker" w:date="2016-07-01T13:22:00Z">
        <w:r w:rsidR="006473CD" w:rsidRPr="006473CD" w:rsidDel="00A7488E">
          <w:rPr>
            <w:szCs w:val="24"/>
            <w:lang w:val="en-US"/>
          </w:rPr>
          <w:delText>host switching</w:delText>
        </w:r>
      </w:del>
      <w:ins w:id="14" w:author="JG Walker" w:date="2016-07-01T13:22:00Z">
        <w:r w:rsidR="00A7488E">
          <w:rPr>
            <w:szCs w:val="24"/>
            <w:lang w:val="en-US"/>
          </w:rPr>
          <w:t>shifts to new hosts</w:t>
        </w:r>
      </w:ins>
      <w:r w:rsidR="006473CD" w:rsidRPr="006473CD">
        <w:rPr>
          <w:szCs w:val="24"/>
          <w:lang w:val="en-US"/>
        </w:rPr>
        <w:t xml:space="preserve">, and thus a wider host range </w:t>
      </w:r>
      <w:r w:rsidR="006473CD" w:rsidRPr="006473CD">
        <w:rPr>
          <w:szCs w:val="24"/>
          <w:lang w:val="en-US"/>
        </w:rPr>
        <w:fldChar w:fldCharType="begin" w:fldLock="1"/>
      </w:r>
      <w:r w:rsidR="000E25BA">
        <w:rPr>
          <w:szCs w:val="24"/>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szCs w:val="24"/>
          <w:lang w:val="en-US"/>
        </w:rPr>
        <w:fldChar w:fldCharType="separate"/>
      </w:r>
      <w:r w:rsidR="00C26EA7" w:rsidRPr="00C26EA7">
        <w:rPr>
          <w:noProof/>
          <w:szCs w:val="24"/>
          <w:lang w:val="en-US"/>
        </w:rPr>
        <w:t>[12]</w:t>
      </w:r>
      <w:r w:rsidR="006473CD" w:rsidRPr="006473CD">
        <w:rPr>
          <w:szCs w:val="24"/>
          <w:lang w:val="en-US"/>
        </w:rPr>
        <w:fldChar w:fldCharType="end"/>
      </w:r>
      <w:r w:rsidR="009964AE">
        <w:rPr>
          <w:szCs w:val="24"/>
          <w:lang w:val="en-US"/>
        </w:rPr>
        <w:t xml:space="preserve"> (and see Cable et al. this volume)</w:t>
      </w:r>
      <w:r w:rsidR="006473CD" w:rsidRPr="006473CD">
        <w:rPr>
          <w:szCs w:val="24"/>
          <w:lang w:val="en-US"/>
        </w:rPr>
        <w:t>.</w:t>
      </w:r>
      <w:r w:rsidR="00C26EA7">
        <w:rPr>
          <w:szCs w:val="24"/>
          <w:lang w:val="en-US"/>
        </w:rPr>
        <w:t xml:space="preserve"> In this study, we focus on </w:t>
      </w:r>
      <w:r w:rsidR="004742E6">
        <w:rPr>
          <w:szCs w:val="24"/>
          <w:lang w:val="en-US"/>
        </w:rPr>
        <w:t xml:space="preserve">understanding how </w:t>
      </w:r>
      <w:r w:rsidR="00C26EA7">
        <w:rPr>
          <w:szCs w:val="24"/>
          <w:lang w:val="en-US"/>
        </w:rPr>
        <w:t xml:space="preserve">host body size and environmental temperature </w:t>
      </w:r>
      <w:r w:rsidR="004742E6">
        <w:rPr>
          <w:szCs w:val="24"/>
          <w:lang w:val="en-US"/>
        </w:rPr>
        <w:t xml:space="preserve">affect parasites' host </w:t>
      </w:r>
      <w:del w:id="15" w:author="JG Walker" w:date="2016-07-01T13:25:00Z">
        <w:r w:rsidR="004742E6" w:rsidDel="000B6A1C">
          <w:rPr>
            <w:szCs w:val="24"/>
            <w:lang w:val="en-US"/>
          </w:rPr>
          <w:delText>range</w:delText>
        </w:r>
      </w:del>
      <w:ins w:id="16" w:author="JG Walker" w:date="2016-07-01T13:25:00Z">
        <w:r w:rsidR="000B6A1C">
          <w:rPr>
            <w:szCs w:val="24"/>
            <w:lang w:val="en-US"/>
          </w:rPr>
          <w:t>diversity</w:t>
        </w:r>
      </w:ins>
      <w:r w:rsidR="00C26EA7">
        <w:rPr>
          <w:szCs w:val="24"/>
          <w:lang w:val="en-US"/>
        </w:rPr>
        <w:t xml:space="preserve">. </w:t>
      </w:r>
    </w:p>
    <w:p w14:paraId="1963E18C" w14:textId="77777777" w:rsidR="000B6A1C" w:rsidRDefault="000B6A1C" w:rsidP="00284EB9">
      <w:pPr>
        <w:spacing w:line="276" w:lineRule="auto"/>
        <w:jc w:val="both"/>
        <w:rPr>
          <w:ins w:id="17" w:author="JG Walker" w:date="2016-07-01T13:26:00Z"/>
          <w:szCs w:val="24"/>
          <w:lang w:val="en-US"/>
        </w:rPr>
      </w:pPr>
    </w:p>
    <w:p w14:paraId="5326CA8B" w14:textId="67BDBB57" w:rsidR="006473CD" w:rsidRDefault="00C26EA7" w:rsidP="00284EB9">
      <w:pPr>
        <w:spacing w:line="276" w:lineRule="auto"/>
        <w:jc w:val="both"/>
        <w:rPr>
          <w:szCs w:val="24"/>
          <w:lang w:val="en-US"/>
        </w:rPr>
      </w:pPr>
      <w:r>
        <w:rPr>
          <w:szCs w:val="24"/>
          <w:lang w:val="en-US"/>
        </w:rPr>
        <w:t xml:space="preserve">The relationship between host size and </w:t>
      </w:r>
      <w:commentRangeStart w:id="18"/>
      <w:r>
        <w:rPr>
          <w:szCs w:val="24"/>
          <w:lang w:val="en-US"/>
        </w:rPr>
        <w:t xml:space="preserve">parasite richness </w:t>
      </w:r>
      <w:commentRangeEnd w:id="18"/>
      <w:r w:rsidR="00C00BBB">
        <w:rPr>
          <w:rStyle w:val="CommentReference"/>
        </w:rPr>
        <w:commentReference w:id="18"/>
      </w:r>
      <w:r>
        <w:rPr>
          <w:szCs w:val="24"/>
          <w:lang w:val="en-US"/>
        </w:rPr>
        <w:t xml:space="preserve">has been explored in depth, often with reference to island biogeography </w:t>
      </w:r>
      <w:r w:rsidR="000E25BA">
        <w:rPr>
          <w:szCs w:val="24"/>
          <w:lang w:val="en-US"/>
        </w:rPr>
        <w:t xml:space="preserve">theory such that larger-bodied hosts represent larger habitat patches with more niches to support a range of parasite species </w:t>
      </w:r>
      <w:r w:rsidR="000E25BA">
        <w:rPr>
          <w:szCs w:val="24"/>
          <w:lang w:val="en-US"/>
        </w:rPr>
        <w:fldChar w:fldCharType="begin" w:fldLock="1"/>
      </w:r>
      <w:r w:rsidR="000E25BA">
        <w:rPr>
          <w:szCs w:val="24"/>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[13]</w:t>
      </w:r>
      <w:r w:rsidR="000E25BA">
        <w:rPr>
          <w:szCs w:val="24"/>
          <w:lang w:val="en-US"/>
        </w:rPr>
        <w:fldChar w:fldCharType="end"/>
      </w:r>
      <w:r w:rsidR="000E25BA">
        <w:rPr>
          <w:szCs w:val="24"/>
          <w:lang w:val="en-US"/>
        </w:rPr>
        <w:t xml:space="preserve">. </w:t>
      </w:r>
      <w:r w:rsidR="00465865">
        <w:rPr>
          <w:szCs w:val="24"/>
          <w:lang w:val="en-US"/>
        </w:rPr>
        <w:t xml:space="preserve">Under </w:t>
      </w:r>
      <w:r w:rsidR="000E25BA">
        <w:rPr>
          <w:szCs w:val="24"/>
          <w:lang w:val="en-US"/>
        </w:rPr>
        <w:t>th</w:t>
      </w:r>
      <w:r w:rsidR="00465865">
        <w:rPr>
          <w:szCs w:val="24"/>
          <w:lang w:val="en-US"/>
        </w:rPr>
        <w:t>e</w:t>
      </w:r>
      <w:r w:rsidR="000E25BA">
        <w:rPr>
          <w:szCs w:val="24"/>
          <w:lang w:val="en-US"/>
        </w:rPr>
        <w:t>s</w:t>
      </w:r>
      <w:r w:rsidR="00465865">
        <w:rPr>
          <w:szCs w:val="24"/>
          <w:lang w:val="en-US"/>
        </w:rPr>
        <w:t>e</w:t>
      </w:r>
      <w:r w:rsidR="000E25BA">
        <w:rPr>
          <w:szCs w:val="24"/>
          <w:lang w:val="en-US"/>
        </w:rPr>
        <w:t xml:space="preserve"> </w:t>
      </w:r>
      <w:r w:rsidR="00465865">
        <w:rPr>
          <w:szCs w:val="24"/>
          <w:lang w:val="en-US"/>
        </w:rPr>
        <w:t>ideas</w:t>
      </w:r>
      <w:r w:rsidR="000E25BA">
        <w:rPr>
          <w:szCs w:val="24"/>
          <w:lang w:val="en-US"/>
        </w:rPr>
        <w:t>, parasite species richness</w:t>
      </w:r>
      <w:r w:rsidR="00465865">
        <w:rPr>
          <w:szCs w:val="24"/>
          <w:lang w:val="en-US"/>
        </w:rPr>
        <w:t xml:space="preserve"> (defined as ?)</w:t>
      </w:r>
      <w:r w:rsidR="000E25BA">
        <w:rPr>
          <w:szCs w:val="24"/>
          <w:lang w:val="en-US"/>
        </w:rPr>
        <w:t xml:space="preserve"> is predicted to increase with host body size, and this relationship has been observed in a variety of </w:t>
      </w:r>
      <w:commentRangeStart w:id="19"/>
      <w:r w:rsidR="000E25BA">
        <w:rPr>
          <w:szCs w:val="24"/>
          <w:lang w:val="en-US"/>
        </w:rPr>
        <w:t>animal</w:t>
      </w:r>
      <w:commentRangeEnd w:id="19"/>
      <w:r w:rsidR="000E25BA">
        <w:rPr>
          <w:rStyle w:val="CommentReference"/>
        </w:rPr>
        <w:commentReference w:id="19"/>
      </w:r>
      <w:r w:rsidR="000E25BA">
        <w:rPr>
          <w:szCs w:val="24"/>
          <w:lang w:val="en-US"/>
        </w:rPr>
        <w:t xml:space="preserve"> hosts </w:t>
      </w:r>
      <w:r w:rsidR="000E25BA">
        <w:rPr>
          <w:szCs w:val="24"/>
          <w:lang w:val="en-US"/>
        </w:rPr>
        <w:fldChar w:fldCharType="begin" w:fldLock="1"/>
      </w:r>
      <w:r w:rsidR="00815151">
        <w:rPr>
          <w:szCs w:val="24"/>
          <w:lang w:val="en-US"/>
        </w:rPr>
        <w: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[14]</w:t>
      </w:r>
      <w:r w:rsidR="000E25BA">
        <w:rPr>
          <w:szCs w:val="24"/>
          <w:lang w:val="en-US"/>
        </w:rPr>
        <w:fldChar w:fldCharType="end"/>
      </w:r>
      <w:r w:rsidR="00815151">
        <w:rPr>
          <w:szCs w:val="24"/>
          <w:lang w:val="en-US"/>
        </w:rPr>
        <w:t>, including for ectoparasitic monogenean</w:t>
      </w:r>
      <w:r w:rsidR="00F71A73">
        <w:rPr>
          <w:szCs w:val="24"/>
          <w:lang w:val="en-US"/>
        </w:rPr>
        <w:t xml:space="preserve"> parasite</w:t>
      </w:r>
      <w:r w:rsidR="00815151">
        <w:rPr>
          <w:szCs w:val="24"/>
          <w:lang w:val="en-US"/>
        </w:rPr>
        <w:t xml:space="preserve">s of freshwater fish </w:t>
      </w:r>
      <w:r w:rsidR="00815151">
        <w:rPr>
          <w:szCs w:val="24"/>
          <w:lang w:val="en-US"/>
        </w:rPr>
        <w:fldChar w:fldCharType="begin" w:fldLock="1"/>
      </w:r>
      <w:r w:rsidR="00417D0E">
        <w:rPr>
          <w:szCs w:val="24"/>
          <w:lang w:val="en-US"/>
        </w:rPr>
        <w: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instrText>
      </w:r>
      <w:r w:rsidR="00815151">
        <w:rPr>
          <w:szCs w:val="24"/>
          <w:lang w:val="en-US"/>
        </w:rPr>
        <w:fldChar w:fldCharType="separate"/>
      </w:r>
      <w:r w:rsidR="00815151" w:rsidRPr="00815151">
        <w:rPr>
          <w:noProof/>
          <w:szCs w:val="24"/>
          <w:lang w:val="en-US"/>
        </w:rPr>
        <w:t>[15]</w:t>
      </w:r>
      <w:r w:rsidR="00815151">
        <w:rPr>
          <w:szCs w:val="24"/>
          <w:lang w:val="en-US"/>
        </w:rPr>
        <w:fldChar w:fldCharType="end"/>
      </w:r>
      <w:r w:rsidR="000E25BA">
        <w:rPr>
          <w:szCs w:val="24"/>
          <w:lang w:val="en-US"/>
        </w:rPr>
        <w:t>.</w:t>
      </w:r>
      <w:r w:rsidR="001A1E01">
        <w:rPr>
          <w:szCs w:val="24"/>
          <w:lang w:val="en-US"/>
        </w:rPr>
        <w:t xml:space="preserve"> </w:t>
      </w:r>
      <w:commentRangeStart w:id="20"/>
      <w:r w:rsidR="00815151">
        <w:rPr>
          <w:szCs w:val="24"/>
          <w:lang w:val="en-US"/>
        </w:rPr>
        <w:t>Temperature is hypothesized to affect the host range of parasites due to temperature-dependent development of parasite free-living stages</w:t>
      </w:r>
      <w:commentRangeEnd w:id="20"/>
      <w:r w:rsidR="00F71A73">
        <w:rPr>
          <w:rStyle w:val="CommentReference"/>
        </w:rPr>
        <w:commentReference w:id="20"/>
      </w:r>
      <w:r w:rsidR="00815151">
        <w:rPr>
          <w:szCs w:val="24"/>
          <w:lang w:val="en-US"/>
        </w:rPr>
        <w:t xml:space="preserve">. Recent studies testing this hypothesis in </w:t>
      </w:r>
      <w:commentRangeStart w:id="21"/>
      <w:r w:rsidR="00417D0E">
        <w:rPr>
          <w:szCs w:val="24"/>
          <w:lang w:val="en-US"/>
        </w:rPr>
        <w:t xml:space="preserve">gastro-intestinal </w:t>
      </w:r>
      <w:r w:rsidR="00815151">
        <w:rPr>
          <w:szCs w:val="24"/>
          <w:lang w:val="en-US"/>
        </w:rPr>
        <w:t>parasite</w:t>
      </w:r>
      <w:r w:rsidR="00417D0E">
        <w:rPr>
          <w:szCs w:val="24"/>
          <w:lang w:val="en-US"/>
        </w:rPr>
        <w:t>s</w:t>
      </w:r>
      <w:r w:rsidR="00815151">
        <w:rPr>
          <w:szCs w:val="24"/>
          <w:lang w:val="en-US"/>
        </w:rPr>
        <w:t xml:space="preserve"> </w:t>
      </w:r>
      <w:commentRangeEnd w:id="21"/>
      <w:r w:rsidR="00951B01">
        <w:rPr>
          <w:rStyle w:val="CommentReference"/>
        </w:rPr>
        <w:commentReference w:id="21"/>
      </w:r>
      <w:r w:rsidR="00815151">
        <w:rPr>
          <w:szCs w:val="24"/>
          <w:lang w:val="en-US"/>
        </w:rPr>
        <w:t xml:space="preserve">of primates reached opposite conclusions, with one finding a positive </w:t>
      </w:r>
      <w:r w:rsidR="00417D0E">
        <w:rPr>
          <w:szCs w:val="24"/>
          <w:lang w:val="en-US"/>
        </w:rPr>
        <w:t xml:space="preserve">relationship between parasite species richness and hot weather (with a time lag of 4 weeks) </w:t>
      </w:r>
      <w:r w:rsidR="00417D0E">
        <w:rPr>
          <w:szCs w:val="24"/>
          <w:lang w:val="en-US"/>
        </w:rPr>
        <w:fldChar w:fldCharType="begin" w:fldLock="1"/>
      </w:r>
      <w:r w:rsidR="00525D84">
        <w:rPr>
          <w:szCs w:val="24"/>
          <w:lang w:val="en-US"/>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instrText>
      </w:r>
      <w:r w:rsidR="00417D0E">
        <w:rPr>
          <w:szCs w:val="24"/>
          <w:lang w:val="en-US"/>
        </w:rPr>
        <w:fldChar w:fldCharType="separate"/>
      </w:r>
      <w:r w:rsidR="00417D0E" w:rsidRPr="00417D0E">
        <w:rPr>
          <w:noProof/>
          <w:szCs w:val="24"/>
          <w:lang w:val="en-US"/>
        </w:rPr>
        <w:t>[16]</w:t>
      </w:r>
      <w:r w:rsidR="00417D0E">
        <w:rPr>
          <w:szCs w:val="24"/>
          <w:lang w:val="en-US"/>
        </w:rPr>
        <w:fldChar w:fldCharType="end"/>
      </w:r>
      <w:r w:rsidR="00417D0E">
        <w:rPr>
          <w:szCs w:val="24"/>
          <w:lang w:val="en-US"/>
        </w:rPr>
        <w:t xml:space="preserve"> and the other finding a negative relationship </w:t>
      </w:r>
      <w:r w:rsidR="00525D84">
        <w:rPr>
          <w:szCs w:val="24"/>
          <w:lang w:val="en-US"/>
        </w:rPr>
        <w:fldChar w:fldCharType="begin" w:fldLock="1"/>
      </w:r>
      <w:r w:rsidR="00C61DD8">
        <w:rPr>
          <w:szCs w:val="24"/>
          <w:lang w:val="en-US"/>
        </w:rPr>
        <w: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instrText>
      </w:r>
      <w:r w:rsidR="00525D84">
        <w:rPr>
          <w:szCs w:val="24"/>
          <w:lang w:val="en-US"/>
        </w:rPr>
        <w:fldChar w:fldCharType="separate"/>
      </w:r>
      <w:r w:rsidR="00525D84" w:rsidRPr="00525D84">
        <w:rPr>
          <w:noProof/>
          <w:szCs w:val="24"/>
          <w:lang w:val="en-US"/>
        </w:rPr>
        <w:t>[17]</w:t>
      </w:r>
      <w:r w:rsidR="00525D84">
        <w:rPr>
          <w:szCs w:val="24"/>
          <w:lang w:val="en-US"/>
        </w:rPr>
        <w:fldChar w:fldCharType="end"/>
      </w:r>
      <w:r w:rsidR="00525D84">
        <w:rPr>
          <w:szCs w:val="24"/>
          <w:lang w:val="en-US"/>
        </w:rPr>
        <w:t xml:space="preserve">. </w:t>
      </w:r>
      <w:r w:rsidR="00C61DD8">
        <w:rPr>
          <w:szCs w:val="24"/>
          <w:lang w:val="en-US"/>
        </w:rPr>
        <w:t xml:space="preserve">Richness of metazoan ectoparasites on marine </w:t>
      </w:r>
      <w:r w:rsidR="00C61DD8">
        <w:rPr>
          <w:szCs w:val="24"/>
          <w:lang w:val="en-US"/>
        </w:rPr>
        <w:lastRenderedPageBreak/>
        <w:t xml:space="preserve">fish were observed to correlate with water temperature after controlling for phylogeny and sampling </w:t>
      </w:r>
      <w:r w:rsidR="00C61DD8">
        <w:rPr>
          <w:szCs w:val="24"/>
          <w:lang w:val="en-US"/>
        </w:rPr>
        <w:fldChar w:fldCharType="begin" w:fldLock="1"/>
      </w:r>
      <w:r w:rsidR="0025264C">
        <w:rPr>
          <w:szCs w:val="24"/>
          <w:lang w:val="en-US"/>
        </w:rPr>
        <w: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instrText>
      </w:r>
      <w:r w:rsidR="00C61DD8">
        <w:rPr>
          <w:szCs w:val="24"/>
          <w:lang w:val="en-US"/>
        </w:rPr>
        <w:fldChar w:fldCharType="separate"/>
      </w:r>
      <w:r w:rsidR="00C61DD8" w:rsidRPr="00C61DD8">
        <w:rPr>
          <w:noProof/>
          <w:szCs w:val="24"/>
          <w:lang w:val="en-US"/>
        </w:rPr>
        <w:t>[18]</w:t>
      </w:r>
      <w:r w:rsidR="00C61DD8">
        <w:rPr>
          <w:szCs w:val="24"/>
          <w:lang w:val="en-US"/>
        </w:rPr>
        <w:fldChar w:fldCharType="end"/>
      </w:r>
      <w:r w:rsidR="00A42B11">
        <w:rPr>
          <w:szCs w:val="24"/>
          <w:lang w:val="en-US"/>
        </w:rPr>
        <w:t>.</w:t>
      </w:r>
    </w:p>
    <w:p w14:paraId="1235198E" w14:textId="77777777" w:rsidR="00A42B11" w:rsidRDefault="00A42B11" w:rsidP="00284EB9">
      <w:pPr>
        <w:spacing w:line="276" w:lineRule="auto"/>
        <w:jc w:val="both"/>
        <w:rPr>
          <w:szCs w:val="24"/>
          <w:lang w:val="en-US"/>
        </w:rPr>
      </w:pPr>
    </w:p>
    <w:p w14:paraId="1A221502" w14:textId="400AC514" w:rsidR="006473CD" w:rsidRPr="00284EB9" w:rsidRDefault="00A42B11" w:rsidP="004E1607">
      <w:pPr>
        <w:spacing w:line="276" w:lineRule="auto"/>
        <w:jc w:val="both"/>
        <w:rPr>
          <w:szCs w:val="24"/>
          <w:lang w:val="en-US"/>
        </w:rPr>
      </w:pPr>
      <w:r>
        <w:rPr>
          <w:szCs w:val="24"/>
          <w:lang w:val="en-US"/>
        </w:rPr>
        <w:t xml:space="preserve">General predictions regarding correlation of </w:t>
      </w:r>
      <w:r w:rsidR="004B4040">
        <w:rPr>
          <w:szCs w:val="24"/>
          <w:lang w:val="en-US"/>
        </w:rPr>
        <w:t xml:space="preserve">host </w:t>
      </w:r>
      <w:r>
        <w:rPr>
          <w:szCs w:val="24"/>
          <w:lang w:val="en-US"/>
        </w:rPr>
        <w:t>traits with parasite</w:t>
      </w:r>
      <w:r w:rsidR="004B4040">
        <w:rPr>
          <w:szCs w:val="24"/>
          <w:lang w:val="en-US"/>
        </w:rPr>
        <w:t>s'</w:t>
      </w:r>
      <w:r>
        <w:rPr>
          <w:szCs w:val="24"/>
          <w:lang w:val="en-US"/>
        </w:rPr>
        <w:t xml:space="preserve"> host </w:t>
      </w:r>
      <w:r w:rsidR="004B4040">
        <w:rPr>
          <w:szCs w:val="24"/>
          <w:lang w:val="en-US"/>
        </w:rPr>
        <w:t>specificity</w:t>
      </w:r>
      <w:r>
        <w:rPr>
          <w:szCs w:val="24"/>
          <w:lang w:val="en-US"/>
        </w:rPr>
        <w:t xml:space="preserve"> may not apply equally across all </w:t>
      </w:r>
      <w:commentRangeStart w:id="22"/>
      <w:r>
        <w:rPr>
          <w:szCs w:val="24"/>
          <w:lang w:val="en-US"/>
        </w:rPr>
        <w:t>host-parasite systems</w:t>
      </w:r>
      <w:commentRangeEnd w:id="22"/>
      <w:r w:rsidR="004B4040">
        <w:rPr>
          <w:rStyle w:val="CommentReference"/>
        </w:rPr>
        <w:commentReference w:id="22"/>
      </w:r>
      <w:r>
        <w:rPr>
          <w:szCs w:val="24"/>
          <w:lang w:val="en-US"/>
        </w:rPr>
        <w:t xml:space="preserve">, and </w:t>
      </w:r>
      <w:commentRangeStart w:id="23"/>
      <w:r>
        <w:rPr>
          <w:szCs w:val="24"/>
          <w:lang w:val="en-US"/>
        </w:rPr>
        <w:t>alternative hypotheses may lead to ambiguous predictions when interactions between traits are considered</w:t>
      </w:r>
      <w:commentRangeEnd w:id="23"/>
      <w:r w:rsidR="004B4040">
        <w:rPr>
          <w:rStyle w:val="CommentReference"/>
        </w:rPr>
        <w:commentReference w:id="23"/>
      </w:r>
      <w:r>
        <w:rPr>
          <w:szCs w:val="24"/>
          <w:lang w:val="en-US"/>
        </w:rPr>
        <w:t xml:space="preserve">. Here, we use a mathematical model based on a framework of ecological theory to derive </w:t>
      </w:r>
      <w:r w:rsidR="004B4040">
        <w:rPr>
          <w:szCs w:val="24"/>
          <w:lang w:val="en-US"/>
        </w:rPr>
        <w:t>rigorous</w:t>
      </w:r>
      <w:r>
        <w:rPr>
          <w:szCs w:val="24"/>
          <w:lang w:val="en-US"/>
        </w:rPr>
        <w:t xml:space="preserve"> predictions </w:t>
      </w:r>
      <w:r w:rsidR="004B4040">
        <w:rPr>
          <w:szCs w:val="24"/>
          <w:lang w:val="en-US"/>
        </w:rPr>
        <w:t xml:space="preserve">of </w:t>
      </w:r>
      <w:r>
        <w:rPr>
          <w:szCs w:val="24"/>
          <w:lang w:val="en-US"/>
        </w:rPr>
        <w:t>the relationships between host body size</w:t>
      </w:r>
      <w:r w:rsidR="004B4040">
        <w:rPr>
          <w:szCs w:val="24"/>
          <w:lang w:val="en-US"/>
        </w:rPr>
        <w:t xml:space="preserve">, </w:t>
      </w:r>
      <w:commentRangeStart w:id="24"/>
      <w:r w:rsidR="004B4040">
        <w:rPr>
          <w:szCs w:val="24"/>
          <w:lang w:val="en-US"/>
        </w:rPr>
        <w:t>host/environmental</w:t>
      </w:r>
      <w:commentRangeEnd w:id="24"/>
      <w:r w:rsidR="004B4040">
        <w:rPr>
          <w:rStyle w:val="CommentReference"/>
        </w:rPr>
        <w:commentReference w:id="24"/>
      </w:r>
      <w:r>
        <w:rPr>
          <w:szCs w:val="24"/>
          <w:lang w:val="en-US"/>
        </w:rPr>
        <w:t xml:space="preserve"> temperature and the evolution of parasite</w:t>
      </w:r>
      <w:r w:rsidR="004B4040">
        <w:rPr>
          <w:szCs w:val="24"/>
          <w:lang w:val="en-US"/>
        </w:rPr>
        <w:t>s'</w:t>
      </w:r>
      <w:r>
        <w:rPr>
          <w:szCs w:val="24"/>
          <w:lang w:val="en-US"/>
        </w:rPr>
        <w:t xml:space="preserve"> host </w:t>
      </w:r>
      <w:del w:id="26" w:author="JG Walker" w:date="2016-07-01T13:28:00Z">
        <w:r w:rsidR="004B4040" w:rsidDel="000B6A1C">
          <w:rPr>
            <w:szCs w:val="24"/>
            <w:lang w:val="en-US"/>
          </w:rPr>
          <w:delText>specificity</w:delText>
        </w:r>
      </w:del>
      <w:ins w:id="27" w:author="JG Walker" w:date="2016-07-01T13:28:00Z">
        <w:r w:rsidR="000B6A1C">
          <w:rPr>
            <w:szCs w:val="24"/>
            <w:lang w:val="en-US"/>
          </w:rPr>
          <w:t>diversity</w:t>
        </w:r>
      </w:ins>
      <w:r>
        <w:rPr>
          <w:szCs w:val="24"/>
          <w:lang w:val="en-US"/>
        </w:rPr>
        <w:t xml:space="preserve">. </w:t>
      </w:r>
      <w:r w:rsidRPr="00284EB9">
        <w:t>Specifically, we</w:t>
      </w:r>
      <w:r w:rsidRPr="00284EB9">
        <w:rPr>
          <w:bCs/>
          <w:color w:val="4F81BD"/>
          <w:szCs w:val="24"/>
        </w:rPr>
        <w:t xml:space="preserve"> </w:t>
      </w:r>
      <w:r w:rsidR="006473CD" w:rsidRPr="006473CD">
        <w:rPr>
          <w:szCs w:val="24"/>
          <w:lang w:val="en-US"/>
        </w:rPr>
        <w:t xml:space="preserve">develop a simple theoretical framework for studying </w:t>
      </w:r>
      <w:commentRangeStart w:id="28"/>
      <w:r w:rsidR="006473CD" w:rsidRPr="006473CD">
        <w:rPr>
          <w:szCs w:val="24"/>
          <w:lang w:val="en-US"/>
        </w:rPr>
        <w:t>host range evolution</w:t>
      </w:r>
      <w:r w:rsidR="00E46F3F">
        <w:rPr>
          <w:szCs w:val="24"/>
          <w:lang w:val="en-US"/>
        </w:rPr>
        <w:t xml:space="preserve"> </w:t>
      </w:r>
      <w:commentRangeEnd w:id="28"/>
      <w:r w:rsidR="0067080C">
        <w:rPr>
          <w:rStyle w:val="CommentReference"/>
        </w:rPr>
        <w:commentReference w:id="28"/>
      </w:r>
      <w:r w:rsidR="00E46F3F">
        <w:rPr>
          <w:szCs w:val="24"/>
          <w:lang w:val="en-US"/>
        </w:rPr>
        <w:t xml:space="preserve">in a </w:t>
      </w:r>
      <w:ins w:id="29" w:author="Mark Viney" w:date="2016-06-23T08:55:00Z">
        <w:r w:rsidR="0067080C">
          <w:rPr>
            <w:szCs w:val="24"/>
            <w:lang w:val="en-US"/>
          </w:rPr>
          <w:t xml:space="preserve">host population consisting of different host </w:t>
        </w:r>
        <w:del w:id="30" w:author="JG Walker" w:date="2016-07-01T13:29:00Z">
          <w:r w:rsidR="0067080C" w:rsidDel="000B6A1C">
            <w:rPr>
              <w:szCs w:val="24"/>
              <w:lang w:val="en-US"/>
            </w:rPr>
            <w:delText>types (species?)</w:delText>
          </w:r>
        </w:del>
      </w:ins>
      <w:del w:id="31" w:author="JG Walker" w:date="2016-07-01T13:29:00Z">
        <w:r w:rsidR="00E46F3F" w:rsidDel="000B6A1C">
          <w:rPr>
            <w:szCs w:val="24"/>
            <w:lang w:val="en-US"/>
          </w:rPr>
          <w:delText>heterogeneous host population</w:delText>
        </w:r>
      </w:del>
      <w:ins w:id="32" w:author="Mark Viney" w:date="2016-06-23T08:56:00Z">
        <w:del w:id="33" w:author="JG Walker" w:date="2016-07-01T13:29:00Z">
          <w:r w:rsidR="0067080C" w:rsidDel="000B6A1C">
            <w:rPr>
              <w:szCs w:val="24"/>
              <w:lang w:val="en-US"/>
            </w:rPr>
            <w:delText>,</w:delText>
          </w:r>
        </w:del>
      </w:ins>
      <w:ins w:id="34" w:author="JG Walker" w:date="2016-07-01T13:29:00Z">
        <w:r w:rsidR="000B6A1C">
          <w:rPr>
            <w:szCs w:val="24"/>
            <w:lang w:val="en-US"/>
          </w:rPr>
          <w:t>species,</w:t>
        </w:r>
      </w:ins>
      <w:ins w:id="35" w:author="Mark Viney" w:date="2016-06-23T08:56:00Z">
        <w:r w:rsidR="0067080C">
          <w:rPr>
            <w:szCs w:val="24"/>
            <w:lang w:val="en-US"/>
          </w:rPr>
          <w:t xml:space="preserve"> in which a parasite evo</w:t>
        </w:r>
        <w:del w:id="36" w:author="JG Walker" w:date="2016-07-01T13:29:00Z">
          <w:r w:rsidR="0067080C" w:rsidDel="000B6A1C">
            <w:rPr>
              <w:szCs w:val="24"/>
              <w:lang w:val="en-US"/>
            </w:rPr>
            <w:delText>v</w:delText>
          </w:r>
        </w:del>
        <w:r w:rsidR="0067080C">
          <w:rPr>
            <w:szCs w:val="24"/>
            <w:lang w:val="en-US"/>
          </w:rPr>
          <w:t>l</w:t>
        </w:r>
      </w:ins>
      <w:ins w:id="37" w:author="JG Walker" w:date="2016-07-01T13:29:00Z">
        <w:r w:rsidR="000B6A1C">
          <w:rPr>
            <w:szCs w:val="24"/>
            <w:lang w:val="en-US"/>
          </w:rPr>
          <w:t>v</w:t>
        </w:r>
      </w:ins>
      <w:ins w:id="38" w:author="Mark Viney" w:date="2016-06-23T08:56:00Z">
        <w:r w:rsidR="0067080C">
          <w:rPr>
            <w:szCs w:val="24"/>
            <w:lang w:val="en-US"/>
          </w:rPr>
          <w:t>es, but where</w:t>
        </w:r>
      </w:ins>
      <w:del w:id="39" w:author="Mark Viney" w:date="2016-06-23T08:56:00Z">
        <w:r w:rsidR="00E46F3F" w:rsidDel="0067080C">
          <w:rPr>
            <w:szCs w:val="24"/>
            <w:lang w:val="en-US"/>
          </w:rPr>
          <w:delText xml:space="preserve"> when</w:delText>
        </w:r>
      </w:del>
      <w:r w:rsidR="00E46F3F">
        <w:rPr>
          <w:szCs w:val="24"/>
          <w:lang w:val="en-US"/>
        </w:rPr>
        <w:t xml:space="preserve"> there is a cost </w:t>
      </w:r>
      <w:ins w:id="40" w:author="Mark Viney" w:date="2016-06-23T08:55:00Z">
        <w:r w:rsidR="0067080C">
          <w:rPr>
            <w:szCs w:val="24"/>
            <w:lang w:val="en-US"/>
          </w:rPr>
          <w:t>to a parasite being a gener</w:t>
        </w:r>
      </w:ins>
      <w:ins w:id="41" w:author="JG Walker" w:date="2016-07-01T13:29:00Z">
        <w:r w:rsidR="000B6A1C">
          <w:rPr>
            <w:szCs w:val="24"/>
            <w:lang w:val="en-US"/>
          </w:rPr>
          <w:t>a</w:t>
        </w:r>
      </w:ins>
      <w:ins w:id="42" w:author="Mark Viney" w:date="2016-06-23T08:55:00Z">
        <w:r w:rsidR="0067080C">
          <w:rPr>
            <w:szCs w:val="24"/>
            <w:lang w:val="en-US"/>
          </w:rPr>
          <w:t>list</w:t>
        </w:r>
      </w:ins>
      <w:del w:id="43" w:author="Mark Viney" w:date="2016-06-23T08:55:00Z">
        <w:r w:rsidR="00E46F3F" w:rsidDel="0067080C">
          <w:rPr>
            <w:szCs w:val="24"/>
            <w:lang w:val="en-US"/>
          </w:rPr>
          <w:delText>of generalism</w:delText>
        </w:r>
      </w:del>
      <w:r w:rsidR="00E46F3F">
        <w:rPr>
          <w:szCs w:val="24"/>
          <w:lang w:val="en-US"/>
        </w:rPr>
        <w:t xml:space="preserve">. We </w:t>
      </w:r>
      <w:r w:rsidR="006473CD" w:rsidRPr="006473CD">
        <w:rPr>
          <w:szCs w:val="24"/>
          <w:lang w:val="en-US"/>
        </w:rPr>
        <w:t xml:space="preserve">use allometric scaling relationships to investigate how variation in host body size and temperature affect whether </w:t>
      </w:r>
      <w:ins w:id="44" w:author="Mark Viney" w:date="2016-06-23T08:56:00Z">
        <w:r w:rsidR="0067080C">
          <w:rPr>
            <w:szCs w:val="24"/>
            <w:lang w:val="en-US"/>
          </w:rPr>
          <w:t>parasites b</w:t>
        </w:r>
        <w:del w:id="45" w:author="JG Walker" w:date="2016-07-01T13:29:00Z">
          <w:r w:rsidR="0067080C" w:rsidDel="000B6A1C">
            <w:rPr>
              <w:szCs w:val="24"/>
              <w:lang w:val="en-US"/>
            </w:rPr>
            <w:delText>ieng</w:delText>
          </w:r>
        </w:del>
      </w:ins>
      <w:ins w:id="46" w:author="JG Walker" w:date="2016-07-01T13:29:00Z">
        <w:r w:rsidR="000B6A1C">
          <w:rPr>
            <w:szCs w:val="24"/>
            <w:lang w:val="en-US"/>
          </w:rPr>
          <w:t>eing</w:t>
        </w:r>
      </w:ins>
      <w:ins w:id="47" w:author="Mark Viney" w:date="2016-06-23T08:56:00Z">
        <w:r w:rsidR="0067080C">
          <w:rPr>
            <w:szCs w:val="24"/>
            <w:lang w:val="en-US"/>
          </w:rPr>
          <w:t xml:space="preserve"> host </w:t>
        </w:r>
      </w:ins>
      <w:r w:rsidR="006473CD" w:rsidRPr="006473CD">
        <w:rPr>
          <w:szCs w:val="24"/>
          <w:lang w:val="en-US"/>
        </w:rPr>
        <w:t>specialis</w:t>
      </w:r>
      <w:ins w:id="48" w:author="Mark Viney" w:date="2016-06-23T08:56:00Z">
        <w:r w:rsidR="0067080C">
          <w:rPr>
            <w:szCs w:val="24"/>
            <w:lang w:val="en-US"/>
          </w:rPr>
          <w:t>ts</w:t>
        </w:r>
      </w:ins>
      <w:del w:id="49" w:author="Mark Viney" w:date="2016-06-23T08:56:00Z">
        <w:r w:rsidR="006473CD" w:rsidRPr="006473CD" w:rsidDel="0067080C">
          <w:rPr>
            <w:szCs w:val="24"/>
            <w:lang w:val="en-US"/>
          </w:rPr>
          <w:delText>m</w:delText>
        </w:r>
      </w:del>
      <w:r w:rsidR="006473CD" w:rsidRPr="006473CD">
        <w:rPr>
          <w:szCs w:val="24"/>
          <w:lang w:val="en-US"/>
        </w:rPr>
        <w:t xml:space="preserve"> or generalis</w:t>
      </w:r>
      <w:ins w:id="50" w:author="JG Walker" w:date="2016-07-01T13:29:00Z">
        <w:r w:rsidR="000B6A1C">
          <w:rPr>
            <w:szCs w:val="24"/>
            <w:lang w:val="en-US"/>
          </w:rPr>
          <w:t>ts</w:t>
        </w:r>
      </w:ins>
      <w:del w:id="51" w:author="JG Walker" w:date="2016-07-01T13:29:00Z">
        <w:r w:rsidR="006473CD" w:rsidRPr="006473CD" w:rsidDel="000B6A1C">
          <w:rPr>
            <w:szCs w:val="24"/>
            <w:lang w:val="en-US"/>
          </w:rPr>
          <w:delText>m</w:delText>
        </w:r>
      </w:del>
      <w:r w:rsidR="006473CD" w:rsidRPr="006473CD">
        <w:rPr>
          <w:szCs w:val="24"/>
          <w:lang w:val="en-US"/>
        </w:rPr>
        <w:t xml:space="preserve"> is the evolutionarily stable </w:t>
      </w:r>
      <w:del w:id="52" w:author="Mark Viney" w:date="2016-06-23T08:56:00Z">
        <w:r w:rsidR="006473CD" w:rsidRPr="006473CD" w:rsidDel="0067080C">
          <w:rPr>
            <w:szCs w:val="24"/>
            <w:lang w:val="en-US"/>
          </w:rPr>
          <w:delText xml:space="preserve">parasite </w:delText>
        </w:r>
      </w:del>
      <w:r w:rsidR="006473CD" w:rsidRPr="006473CD">
        <w:rPr>
          <w:szCs w:val="24"/>
          <w:lang w:val="en-US"/>
        </w:rPr>
        <w:t>strategy.</w:t>
      </w:r>
      <w:r>
        <w:rPr>
          <w:szCs w:val="24"/>
          <w:lang w:val="en-US"/>
        </w:rPr>
        <w:t xml:space="preserve"> </w:t>
      </w:r>
      <w:r w:rsidR="006473CD" w:rsidRPr="006473CD">
        <w:rPr>
          <w:szCs w:val="24"/>
          <w:lang w:val="en-US"/>
        </w:rPr>
        <w:t xml:space="preserve">We then </w:t>
      </w:r>
      <w:r w:rsidR="00E051A8">
        <w:rPr>
          <w:szCs w:val="24"/>
          <w:lang w:val="en-US"/>
        </w:rPr>
        <w:t xml:space="preserve">calculate </w:t>
      </w:r>
      <w:r w:rsidR="002F2736">
        <w:rPr>
          <w:szCs w:val="24"/>
          <w:lang w:val="en-US"/>
        </w:rPr>
        <w:t>structural</w:t>
      </w:r>
      <w:r w:rsidR="00E051A8">
        <w:rPr>
          <w:szCs w:val="24"/>
          <w:lang w:val="en-US"/>
        </w:rPr>
        <w:t xml:space="preserve"> and phylogenetic generalism metrics </w:t>
      </w:r>
      <w:r w:rsidR="00E051A8">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[19]</w:t>
      </w:r>
      <w:r w:rsidR="00E051A8">
        <w:rPr>
          <w:szCs w:val="24"/>
          <w:lang w:val="en-US"/>
        </w:rPr>
        <w:fldChar w:fldCharType="end"/>
      </w:r>
      <w:r w:rsidR="00E051A8">
        <w:rPr>
          <w:szCs w:val="24"/>
          <w:lang w:val="en-US"/>
        </w:rPr>
        <w:t xml:space="preserve"> from</w:t>
      </w:r>
      <w:r w:rsidR="00E051A8" w:rsidRPr="006473CD">
        <w:rPr>
          <w:szCs w:val="24"/>
          <w:lang w:val="en-US"/>
        </w:rPr>
        <w:t xml:space="preserve"> </w:t>
      </w:r>
      <w:r w:rsidR="006473CD" w:rsidRPr="006473CD">
        <w:rPr>
          <w:szCs w:val="24"/>
          <w:lang w:val="en-US"/>
        </w:rPr>
        <w:t xml:space="preserve">an extensive data set of macroparasites of </w:t>
      </w:r>
      <w:commentRangeStart w:id="53"/>
      <w:r w:rsidR="006473CD" w:rsidRPr="006473CD">
        <w:rPr>
          <w:szCs w:val="24"/>
          <w:lang w:val="en-US"/>
        </w:rPr>
        <w:t>fish</w:t>
      </w:r>
      <w:commentRangeEnd w:id="53"/>
      <w:r w:rsidR="00D603F3">
        <w:rPr>
          <w:rStyle w:val="CommentReference"/>
        </w:rPr>
        <w:commentReference w:id="53"/>
      </w:r>
      <w:r w:rsidR="00E051A8">
        <w:rPr>
          <w:szCs w:val="24"/>
          <w:lang w:val="en-US"/>
        </w:rPr>
        <w:t xml:space="preserve"> </w:t>
      </w:r>
      <w:r w:rsidR="00E051A8">
        <w:rPr>
          <w:szCs w:val="24"/>
          <w:lang w:val="en-US"/>
        </w:rPr>
        <w:fldChar w:fldCharType="begin" w:fldLock="1"/>
      </w:r>
      <w:r w:rsidR="0025264C">
        <w:rPr>
          <w:szCs w:val="24"/>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[20]</w:t>
      </w:r>
      <w:r w:rsidR="00E051A8">
        <w:rPr>
          <w:szCs w:val="24"/>
          <w:lang w:val="en-US"/>
        </w:rPr>
        <w:fldChar w:fldCharType="end"/>
      </w:r>
      <w:r w:rsidR="006473CD" w:rsidRPr="006473CD">
        <w:rPr>
          <w:szCs w:val="24"/>
          <w:lang w:val="en-US"/>
        </w:rPr>
        <w:t xml:space="preserve"> to test the predictions arising from </w:t>
      </w:r>
      <w:commentRangeStart w:id="54"/>
      <w:del w:id="55" w:author="Mark Viney" w:date="2016-06-23T08:56:00Z">
        <w:r w:rsidR="006473CD" w:rsidRPr="006473CD" w:rsidDel="00905B74">
          <w:rPr>
            <w:szCs w:val="24"/>
            <w:lang w:val="en-US"/>
          </w:rPr>
          <w:delText xml:space="preserve">these </w:delText>
        </w:r>
      </w:del>
      <w:ins w:id="56" w:author="Mark Viney" w:date="2016-06-23T08:56:00Z">
        <w:r w:rsidR="00905B74" w:rsidRPr="006473CD">
          <w:rPr>
            <w:szCs w:val="24"/>
            <w:lang w:val="en-US"/>
          </w:rPr>
          <w:t>th</w:t>
        </w:r>
        <w:r w:rsidR="00905B74">
          <w:rPr>
            <w:szCs w:val="24"/>
            <w:lang w:val="en-US"/>
          </w:rPr>
          <w:t>is</w:t>
        </w:r>
      </w:ins>
      <w:commentRangeEnd w:id="54"/>
      <w:ins w:id="57" w:author="Mark Viney" w:date="2016-06-23T08:57:00Z">
        <w:r w:rsidR="00905B74">
          <w:rPr>
            <w:rStyle w:val="CommentReference"/>
          </w:rPr>
          <w:commentReference w:id="54"/>
        </w:r>
      </w:ins>
      <w:ins w:id="59" w:author="Mark Viney" w:date="2016-06-23T08:56:00Z">
        <w:r w:rsidR="00905B74" w:rsidRPr="006473CD">
          <w:rPr>
            <w:szCs w:val="24"/>
            <w:lang w:val="en-US"/>
          </w:rPr>
          <w:t xml:space="preserve"> </w:t>
        </w:r>
      </w:ins>
      <w:r w:rsidR="006473CD" w:rsidRPr="006473CD">
        <w:rPr>
          <w:szCs w:val="24"/>
          <w:lang w:val="en-US"/>
        </w:rPr>
        <w:t xml:space="preserve">models. </w:t>
      </w:r>
      <w:r>
        <w:rPr>
          <w:szCs w:val="24"/>
          <w:lang w:val="en-US"/>
        </w:rPr>
        <w:t xml:space="preserve"> With this approach</w:t>
      </w:r>
      <w:r w:rsidR="006473CD" w:rsidRPr="006473CD">
        <w:rPr>
          <w:szCs w:val="24"/>
          <w:lang w:val="en-US"/>
        </w:rPr>
        <w:t>, we aim to improve our understanding of the ecological and evolutionary factors that contribute to parasite generalism.</w:t>
      </w:r>
    </w:p>
    <w:p w14:paraId="288CBEF3" w14:textId="77777777" w:rsidR="006473CD" w:rsidRPr="006473CD" w:rsidRDefault="006473CD" w:rsidP="00EE0AED">
      <w:pPr>
        <w:spacing w:line="276" w:lineRule="auto"/>
        <w:rPr>
          <w:szCs w:val="24"/>
        </w:rPr>
      </w:pPr>
    </w:p>
    <w:p w14:paraId="3A864639" w14:textId="77777777" w:rsidR="004E1607" w:rsidRDefault="004E1607">
      <w:pPr>
        <w:rPr>
          <w:b/>
          <w:bCs/>
          <w:color w:val="4F81BD"/>
          <w:szCs w:val="24"/>
        </w:rPr>
      </w:pPr>
      <w:bookmarkStart w:id="60" w:name="_Ref324956350"/>
      <w:r>
        <w:rPr>
          <w:szCs w:val="24"/>
        </w:rPr>
        <w:br w:type="page"/>
      </w:r>
    </w:p>
    <w:p w14:paraId="4C40B94B" w14:textId="77777777" w:rsidR="006473CD" w:rsidRPr="006473CD" w:rsidRDefault="006473CD" w:rsidP="006473CD">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60"/>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parasite generalism</w:t>
      </w:r>
      <w:r w:rsidR="006055D7">
        <w:rPr>
          <w:sz w:val="24"/>
          <w:szCs w:val="24"/>
        </w:rPr>
        <w:t xml:space="preserve">. Traits </w:t>
      </w:r>
      <w:r w:rsidR="004027E3">
        <w:rPr>
          <w:sz w:val="24"/>
          <w:szCs w:val="24"/>
        </w:rPr>
        <w:t xml:space="preserve">investigated in this paper are indicated </w:t>
      </w:r>
      <w:commentRangeStart w:id="61"/>
      <w:r w:rsidR="004027E3">
        <w:rPr>
          <w:sz w:val="24"/>
          <w:szCs w:val="24"/>
        </w:rPr>
        <w:t>by</w:t>
      </w:r>
      <w:commentRangeEnd w:id="61"/>
      <w:r w:rsidR="004027E3">
        <w:rPr>
          <w:rStyle w:val="CommentReference"/>
          <w:b w:val="0"/>
          <w:bCs w:val="0"/>
          <w:color w:val="auto"/>
        </w:rPr>
        <w:commentReference w:id="61"/>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73BB03A4" w14:textId="77777777" w:rsidTr="00D774E2">
        <w:tc>
          <w:tcPr>
            <w:tcW w:w="2421" w:type="dxa"/>
            <w:tcBorders>
              <w:top w:val="single" w:sz="8" w:space="0" w:color="000000"/>
              <w:bottom w:val="single" w:sz="8" w:space="0" w:color="000000"/>
            </w:tcBorders>
            <w:shd w:val="clear" w:color="auto" w:fill="auto"/>
          </w:tcPr>
          <w:p w14:paraId="6A11621D" w14:textId="77777777" w:rsidR="006473CD" w:rsidRPr="006473CD" w:rsidRDefault="006055D7" w:rsidP="00D774E2">
            <w:pPr>
              <w:rPr>
                <w:b/>
                <w:bCs/>
                <w:color w:val="000000"/>
                <w:szCs w:val="24"/>
              </w:rPr>
            </w:pPr>
            <w:r>
              <w:rPr>
                <w:b/>
                <w:bCs/>
                <w:color w:val="000000"/>
                <w:szCs w:val="24"/>
              </w:rPr>
              <w:t>Trait</w:t>
            </w:r>
          </w:p>
        </w:tc>
        <w:tc>
          <w:tcPr>
            <w:tcW w:w="2421" w:type="dxa"/>
            <w:tcBorders>
              <w:top w:val="single" w:sz="8" w:space="0" w:color="000000"/>
              <w:bottom w:val="single" w:sz="8" w:space="0" w:color="000000"/>
            </w:tcBorders>
            <w:shd w:val="clear" w:color="auto" w:fill="auto"/>
          </w:tcPr>
          <w:p w14:paraId="37EDD3A5" w14:textId="77777777" w:rsidR="006473CD" w:rsidRPr="006473CD" w:rsidRDefault="006473CD" w:rsidP="00D774E2">
            <w:pPr>
              <w:rPr>
                <w:b/>
                <w:bCs/>
                <w:color w:val="000000"/>
                <w:szCs w:val="24"/>
              </w:rPr>
            </w:pPr>
            <w:r w:rsidRPr="006473CD">
              <w:rPr>
                <w:b/>
                <w:bCs/>
                <w:color w:val="000000"/>
                <w:szCs w:val="24"/>
              </w:rPr>
              <w:t>Levels</w:t>
            </w:r>
          </w:p>
        </w:tc>
        <w:tc>
          <w:tcPr>
            <w:tcW w:w="4764" w:type="dxa"/>
            <w:tcBorders>
              <w:top w:val="single" w:sz="8" w:space="0" w:color="000000"/>
              <w:bottom w:val="single" w:sz="8" w:space="0" w:color="000000"/>
            </w:tcBorders>
            <w:shd w:val="clear" w:color="auto" w:fill="auto"/>
          </w:tcPr>
          <w:p w14:paraId="39DD2401" w14:textId="77777777" w:rsidR="006473CD" w:rsidRPr="006473CD" w:rsidRDefault="006473CD" w:rsidP="00D774E2">
            <w:pPr>
              <w:rPr>
                <w:b/>
                <w:bCs/>
                <w:color w:val="000000"/>
                <w:szCs w:val="24"/>
              </w:rPr>
            </w:pPr>
            <w:r w:rsidRPr="006473CD">
              <w:rPr>
                <w:b/>
                <w:bCs/>
                <w:color w:val="000000"/>
                <w:szCs w:val="24"/>
              </w:rPr>
              <w:t>Previous Hypotheses</w:t>
            </w:r>
            <w:r w:rsidR="002F4FE0">
              <w:rPr>
                <w:b/>
                <w:bCs/>
                <w:color w:val="000000"/>
                <w:szCs w:val="24"/>
              </w:rPr>
              <w:t xml:space="preserve"> or Observations</w:t>
            </w:r>
          </w:p>
        </w:tc>
      </w:tr>
      <w:tr w:rsidR="006473CD" w:rsidRPr="006473CD" w14:paraId="56C06719" w14:textId="77777777" w:rsidTr="00D774E2">
        <w:tc>
          <w:tcPr>
            <w:tcW w:w="2421" w:type="dxa"/>
            <w:shd w:val="clear" w:color="auto" w:fill="auto"/>
          </w:tcPr>
          <w:p w14:paraId="68879D24" w14:textId="77777777" w:rsidR="006473CD" w:rsidRPr="006473CD" w:rsidRDefault="006473CD" w:rsidP="00D774E2">
            <w:pPr>
              <w:rPr>
                <w:color w:val="000000"/>
                <w:szCs w:val="24"/>
              </w:rPr>
            </w:pPr>
            <w:r w:rsidRPr="006473CD">
              <w:rPr>
                <w:color w:val="000000"/>
                <w:szCs w:val="24"/>
              </w:rPr>
              <w:t>Infection site</w:t>
            </w:r>
            <w:commentRangeStart w:id="62"/>
            <w:r w:rsidR="00490105">
              <w:rPr>
                <w:color w:val="000000"/>
                <w:szCs w:val="24"/>
              </w:rPr>
              <w:t>*</w:t>
            </w:r>
            <w:commentRangeEnd w:id="62"/>
            <w:r w:rsidR="00816325">
              <w:rPr>
                <w:rStyle w:val="CommentReference"/>
              </w:rPr>
              <w:commentReference w:id="62"/>
            </w:r>
          </w:p>
        </w:tc>
        <w:tc>
          <w:tcPr>
            <w:tcW w:w="2421" w:type="dxa"/>
            <w:shd w:val="clear" w:color="auto" w:fill="auto"/>
          </w:tcPr>
          <w:p w14:paraId="35A463F1" w14:textId="77777777" w:rsidR="006473CD" w:rsidRPr="006473CD" w:rsidRDefault="006473CD" w:rsidP="00D774E2">
            <w:pPr>
              <w:rPr>
                <w:i/>
                <w:color w:val="000000"/>
                <w:szCs w:val="24"/>
              </w:rPr>
            </w:pPr>
            <w:r w:rsidRPr="006473CD">
              <w:rPr>
                <w:i/>
                <w:color w:val="000000"/>
                <w:szCs w:val="24"/>
              </w:rPr>
              <w:t xml:space="preserve">Endoparasite </w:t>
            </w:r>
            <w:r w:rsidRPr="006473CD">
              <w:rPr>
                <w:color w:val="000000"/>
                <w:szCs w:val="24"/>
              </w:rPr>
              <w:t xml:space="preserve">lives inside the host, </w:t>
            </w:r>
            <w:r w:rsidRPr="006473CD">
              <w:rPr>
                <w:i/>
                <w:color w:val="000000"/>
                <w:szCs w:val="24"/>
              </w:rPr>
              <w:t>Ectoparasite</w:t>
            </w:r>
            <w:r w:rsidRPr="006473CD">
              <w:rPr>
                <w:color w:val="000000"/>
                <w:szCs w:val="24"/>
              </w:rPr>
              <w:t xml:space="preserve"> lives on the surface of the host</w:t>
            </w:r>
            <w:r w:rsidRPr="006473CD">
              <w:rPr>
                <w:i/>
                <w:color w:val="000000"/>
                <w:szCs w:val="24"/>
              </w:rPr>
              <w:t xml:space="preserve"> </w:t>
            </w:r>
          </w:p>
        </w:tc>
        <w:tc>
          <w:tcPr>
            <w:tcW w:w="4764" w:type="dxa"/>
            <w:shd w:val="clear" w:color="auto" w:fill="auto"/>
          </w:tcPr>
          <w:p w14:paraId="7E9AE3AC" w14:textId="77777777" w:rsidR="006473CD" w:rsidRDefault="006473CD" w:rsidP="002F4FE0">
            <w:pPr>
              <w:rPr>
                <w:color w:val="000000"/>
                <w:szCs w:val="24"/>
              </w:rPr>
            </w:pPr>
            <w:r w:rsidRPr="006473CD">
              <w:rPr>
                <w:color w:val="000000"/>
                <w:szCs w:val="24"/>
              </w:rPr>
              <w:t>Infection site will give different opportunities for transmission mode</w:t>
            </w:r>
            <w:r w:rsidR="002F4FE0">
              <w:rPr>
                <w:color w:val="000000"/>
                <w:szCs w:val="24"/>
              </w:rPr>
              <w:t>, for example the</w:t>
            </w:r>
            <w:r w:rsidRPr="006473CD">
              <w:rPr>
                <w:color w:val="000000"/>
                <w:szCs w:val="24"/>
              </w:rPr>
              <w:t xml:space="preserve"> mobility of infective stages may affect the evolution of generalism </w:t>
            </w:r>
            <w:r w:rsidRPr="006473CD">
              <w:rPr>
                <w:color w:val="000000"/>
                <w:szCs w:val="24"/>
              </w:rPr>
              <w:fldChar w:fldCharType="begin" w:fldLock="1"/>
            </w:r>
            <w:r w:rsidR="0025264C">
              <w:rPr>
                <w:color w:val="000000"/>
                <w:szCs w:val="24"/>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rPr>
              <w:fldChar w:fldCharType="separate"/>
            </w:r>
            <w:r w:rsidR="00C61DD8" w:rsidRPr="00C61DD8">
              <w:rPr>
                <w:noProof/>
                <w:color w:val="000000"/>
                <w:szCs w:val="24"/>
              </w:rPr>
              <w:t>[21]</w:t>
            </w:r>
            <w:r w:rsidRPr="006473CD">
              <w:rPr>
                <w:color w:val="000000"/>
                <w:szCs w:val="24"/>
              </w:rPr>
              <w:fldChar w:fldCharType="end"/>
            </w:r>
            <w:r w:rsidR="002F4FE0">
              <w:rPr>
                <w:color w:val="000000"/>
                <w:szCs w:val="24"/>
              </w:rPr>
              <w:t>.</w:t>
            </w:r>
          </w:p>
          <w:p w14:paraId="171D367F" w14:textId="77777777" w:rsidR="002F4FE0" w:rsidRPr="006473CD" w:rsidRDefault="00E03B4B" w:rsidP="002F4FE0">
            <w:pPr>
              <w:rPr>
                <w:color w:val="000000"/>
                <w:szCs w:val="24"/>
              </w:rPr>
            </w:pPr>
            <w:r>
              <w:rPr>
                <w:color w:val="000000"/>
                <w:szCs w:val="24"/>
              </w:rPr>
              <w:t xml:space="preserve">Higher number of host species per parasite and network connectance observed for endoparasites compared to ectoparasites of fish </w:t>
            </w:r>
            <w:r>
              <w:rPr>
                <w:color w:val="000000"/>
                <w:szCs w:val="24"/>
              </w:rPr>
              <w:fldChar w:fldCharType="begin" w:fldLock="1"/>
            </w:r>
            <w:r w:rsidR="0025264C">
              <w:rPr>
                <w:color w:val="000000"/>
                <w:szCs w:val="24"/>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szCs w:val="24"/>
              </w:rPr>
              <w:fldChar w:fldCharType="separate"/>
            </w:r>
            <w:r w:rsidR="00C61DD8" w:rsidRPr="00C61DD8">
              <w:rPr>
                <w:noProof/>
                <w:color w:val="000000"/>
                <w:szCs w:val="24"/>
              </w:rPr>
              <w:t>[22]</w:t>
            </w:r>
            <w:r>
              <w:rPr>
                <w:color w:val="000000"/>
                <w:szCs w:val="24"/>
              </w:rPr>
              <w:fldChar w:fldCharType="end"/>
            </w:r>
            <w:r>
              <w:rPr>
                <w:color w:val="000000"/>
                <w:szCs w:val="24"/>
              </w:rPr>
              <w:t>.</w:t>
            </w:r>
          </w:p>
        </w:tc>
      </w:tr>
      <w:tr w:rsidR="006473CD" w:rsidRPr="006473CD" w14:paraId="22937462" w14:textId="77777777" w:rsidTr="00D774E2">
        <w:tc>
          <w:tcPr>
            <w:tcW w:w="2421" w:type="dxa"/>
            <w:shd w:val="clear" w:color="auto" w:fill="auto"/>
          </w:tcPr>
          <w:p w14:paraId="2E40166E" w14:textId="77777777" w:rsidR="006473CD" w:rsidRPr="006473CD" w:rsidRDefault="006473CD" w:rsidP="00D774E2">
            <w:pPr>
              <w:rPr>
                <w:color w:val="000000"/>
                <w:szCs w:val="24"/>
              </w:rPr>
            </w:pPr>
            <w:r w:rsidRPr="006473CD">
              <w:rPr>
                <w:color w:val="000000"/>
                <w:szCs w:val="24"/>
              </w:rPr>
              <w:t>Life cycle</w:t>
            </w:r>
          </w:p>
        </w:tc>
        <w:tc>
          <w:tcPr>
            <w:tcW w:w="2421" w:type="dxa"/>
            <w:shd w:val="clear" w:color="auto" w:fill="auto"/>
          </w:tcPr>
          <w:p w14:paraId="6BA94676" w14:textId="77777777" w:rsidR="006473CD" w:rsidRPr="006473CD" w:rsidRDefault="006473CD" w:rsidP="00D774E2">
            <w:pPr>
              <w:rPr>
                <w:color w:val="000000"/>
                <w:szCs w:val="24"/>
                <w:lang w:val="en-US"/>
              </w:rPr>
            </w:pPr>
            <w:r w:rsidRPr="006473CD">
              <w:rPr>
                <w:i/>
                <w:color w:val="000000"/>
                <w:szCs w:val="24"/>
                <w:lang w:val="en-US"/>
              </w:rPr>
              <w:t xml:space="preserve">Complex </w:t>
            </w:r>
            <w:r w:rsidRPr="006473CD">
              <w:rPr>
                <w:color w:val="000000"/>
                <w:szCs w:val="24"/>
                <w:lang w:val="en-US"/>
              </w:rPr>
              <w:t>- Transmission involves one or more intermediate hosts</w:t>
            </w:r>
          </w:p>
          <w:p w14:paraId="5801082A" w14:textId="77777777" w:rsidR="006473CD" w:rsidRPr="006473CD" w:rsidRDefault="006473CD" w:rsidP="00D774E2">
            <w:pPr>
              <w:rPr>
                <w:color w:val="000000"/>
                <w:szCs w:val="24"/>
              </w:rPr>
            </w:pPr>
            <w:r w:rsidRPr="006473CD">
              <w:rPr>
                <w:i/>
                <w:color w:val="000000"/>
                <w:szCs w:val="24"/>
                <w:lang w:val="en-US"/>
              </w:rPr>
              <w:t>Direct</w:t>
            </w:r>
            <w:r w:rsidRPr="006473CD">
              <w:rPr>
                <w:color w:val="000000"/>
                <w:szCs w:val="24"/>
                <w:lang w:val="en-US"/>
              </w:rPr>
              <w:t xml:space="preserve"> – no intermediate hosts</w:t>
            </w:r>
          </w:p>
        </w:tc>
        <w:tc>
          <w:tcPr>
            <w:tcW w:w="4764" w:type="dxa"/>
            <w:shd w:val="clear" w:color="auto" w:fill="auto"/>
          </w:tcPr>
          <w:p w14:paraId="3AA3114B" w14:textId="77777777" w:rsidR="00C0457E" w:rsidRDefault="006473CD" w:rsidP="00D774E2">
            <w:pPr>
              <w:rPr>
                <w:color w:val="000000"/>
                <w:szCs w:val="24"/>
                <w:lang w:val="en-US"/>
              </w:rPr>
            </w:pPr>
            <w:r w:rsidRPr="006473CD">
              <w:rPr>
                <w:color w:val="000000"/>
                <w:szCs w:val="24"/>
                <w:lang w:val="en-US"/>
              </w:rPr>
              <w:t>Parasites with complex life cycles exhibit more range in acceptable hosts and may be more likely to evolve generalism [</w:t>
            </w:r>
            <w:commentRangeStart w:id="63"/>
            <w:r w:rsidRPr="006473CD">
              <w:rPr>
                <w:color w:val="000000"/>
                <w:szCs w:val="24"/>
                <w:lang w:val="en-US"/>
              </w:rPr>
              <w:t>Nobel 1989</w:t>
            </w:r>
            <w:commentRangeEnd w:id="63"/>
            <w:r w:rsidR="00C0457E">
              <w:rPr>
                <w:rStyle w:val="CommentReference"/>
              </w:rPr>
              <w:commentReference w:id="63"/>
            </w:r>
            <w:r w:rsidRPr="006473CD">
              <w:rPr>
                <w:color w:val="000000"/>
                <w:szCs w:val="24"/>
                <w:lang w:val="en-US"/>
              </w:rPr>
              <w:t xml:space="preserve"> </w:t>
            </w:r>
            <w:commentRangeStart w:id="64"/>
            <w:r w:rsidRPr="006473CD">
              <w:rPr>
                <w:color w:val="000000"/>
                <w:szCs w:val="24"/>
                <w:lang w:val="en-US"/>
              </w:rPr>
              <w:t>cited</w:t>
            </w:r>
            <w:commentRangeEnd w:id="64"/>
            <w:r w:rsidR="00ED3254">
              <w:rPr>
                <w:rStyle w:val="CommentReference"/>
              </w:rPr>
              <w:commentReference w:id="64"/>
            </w:r>
            <w:r w:rsidRPr="006473CD">
              <w:rPr>
                <w:color w:val="000000"/>
                <w:szCs w:val="24"/>
                <w:lang w:val="en-US"/>
              </w:rPr>
              <w:t xml:space="preserve"> in 11]</w:t>
            </w:r>
            <w:r w:rsidR="00C0457E">
              <w:rPr>
                <w:color w:val="000000"/>
                <w:szCs w:val="24"/>
                <w:lang w:val="en-US"/>
              </w:rPr>
              <w:t>.</w:t>
            </w:r>
          </w:p>
          <w:p w14:paraId="1CDB4284" w14:textId="77777777" w:rsidR="00C0457E" w:rsidRPr="00EE0AED" w:rsidRDefault="007D7B7D" w:rsidP="00D774E2">
            <w:pPr>
              <w:rPr>
                <w:color w:val="000000"/>
                <w:szCs w:val="24"/>
                <w:lang w:val="en-US"/>
              </w:rPr>
            </w:pPr>
            <w:r>
              <w:rPr>
                <w:color w:val="000000"/>
                <w:szCs w:val="24"/>
                <w:lang w:val="en-US"/>
              </w:rPr>
              <w:t xml:space="preserve">Complex life cycles may constrain parasite diversification </w:t>
            </w:r>
            <w:r>
              <w:rPr>
                <w:color w:val="000000"/>
                <w:szCs w:val="24"/>
                <w:lang w:val="en-US"/>
              </w:rPr>
              <w:fldChar w:fldCharType="begin" w:fldLock="1"/>
            </w:r>
            <w:r w:rsidR="0025264C">
              <w:rPr>
                <w:color w:val="000000"/>
                <w:szCs w:val="24"/>
                <w:lang w:val="en-US"/>
              </w:rPr>
              <w: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instrText>
            </w:r>
            <w:r>
              <w:rPr>
                <w:color w:val="000000"/>
                <w:szCs w:val="24"/>
                <w:lang w:val="en-US"/>
              </w:rPr>
              <w:fldChar w:fldCharType="separate"/>
            </w:r>
            <w:r w:rsidR="00C61DD8" w:rsidRPr="00C61DD8">
              <w:rPr>
                <w:noProof/>
                <w:color w:val="000000"/>
                <w:szCs w:val="24"/>
                <w:lang w:val="en-US"/>
              </w:rPr>
              <w:t>[23]</w:t>
            </w:r>
            <w:r>
              <w:rPr>
                <w:color w:val="000000"/>
                <w:szCs w:val="24"/>
                <w:lang w:val="en-US"/>
              </w:rPr>
              <w:fldChar w:fldCharType="end"/>
            </w:r>
            <w:r>
              <w:rPr>
                <w:color w:val="000000"/>
                <w:szCs w:val="24"/>
                <w:lang w:val="en-US"/>
              </w:rPr>
              <w:t>.</w:t>
            </w:r>
          </w:p>
        </w:tc>
      </w:tr>
      <w:tr w:rsidR="006473CD" w:rsidRPr="006473CD" w14:paraId="4AA93DB2" w14:textId="77777777" w:rsidTr="00D774E2">
        <w:tc>
          <w:tcPr>
            <w:tcW w:w="2421" w:type="dxa"/>
            <w:shd w:val="clear" w:color="auto" w:fill="auto"/>
          </w:tcPr>
          <w:p w14:paraId="0DE49072" w14:textId="77777777" w:rsidR="006473CD" w:rsidRPr="006473CD" w:rsidRDefault="006473CD" w:rsidP="00D774E2">
            <w:pPr>
              <w:rPr>
                <w:color w:val="000000"/>
                <w:szCs w:val="24"/>
              </w:rPr>
            </w:pPr>
            <w:r w:rsidRPr="006473CD">
              <w:rPr>
                <w:color w:val="000000"/>
                <w:szCs w:val="24"/>
              </w:rPr>
              <w:t>Trophic transmission</w:t>
            </w:r>
          </w:p>
        </w:tc>
        <w:tc>
          <w:tcPr>
            <w:tcW w:w="2421" w:type="dxa"/>
            <w:shd w:val="clear" w:color="auto" w:fill="auto"/>
          </w:tcPr>
          <w:p w14:paraId="14862BC6" w14:textId="77777777" w:rsidR="006473CD" w:rsidRPr="006473CD" w:rsidRDefault="006473CD" w:rsidP="00D774E2">
            <w:pPr>
              <w:rPr>
                <w:color w:val="000000"/>
                <w:szCs w:val="24"/>
                <w:lang w:val="en-US"/>
              </w:rPr>
            </w:pPr>
            <w:r w:rsidRPr="006473CD">
              <w:rPr>
                <w:i/>
                <w:color w:val="000000"/>
                <w:szCs w:val="24"/>
                <w:lang w:val="en-US"/>
              </w:rPr>
              <w:t>Yes</w:t>
            </w:r>
            <w:r w:rsidRPr="006473CD">
              <w:rPr>
                <w:color w:val="000000"/>
                <w:szCs w:val="24"/>
                <w:lang w:val="en-US"/>
              </w:rPr>
              <w:t xml:space="preserve"> - For parasites that have complex life cycles, trophic transmission occurs when the intermediate host is ingested by the terminal host</w:t>
            </w:r>
          </w:p>
          <w:p w14:paraId="7A4A13E8" w14:textId="77777777" w:rsidR="006473CD" w:rsidRPr="006473CD" w:rsidRDefault="006473CD" w:rsidP="00D774E2">
            <w:pPr>
              <w:rPr>
                <w:color w:val="000000"/>
                <w:szCs w:val="24"/>
              </w:rPr>
            </w:pPr>
            <w:r w:rsidRPr="006473CD">
              <w:rPr>
                <w:i/>
                <w:color w:val="000000"/>
                <w:szCs w:val="24"/>
                <w:lang w:val="en-US"/>
              </w:rPr>
              <w:t>No</w:t>
            </w:r>
            <w:r w:rsidRPr="006473CD">
              <w:rPr>
                <w:color w:val="000000"/>
                <w:szCs w:val="24"/>
                <w:lang w:val="en-US"/>
              </w:rPr>
              <w:t xml:space="preserve"> - Transmission to the terminal host does not involve ingestion</w:t>
            </w:r>
          </w:p>
        </w:tc>
        <w:tc>
          <w:tcPr>
            <w:tcW w:w="4764" w:type="dxa"/>
            <w:shd w:val="clear" w:color="auto" w:fill="auto"/>
          </w:tcPr>
          <w:p w14:paraId="06EAA857" w14:textId="77777777" w:rsidR="006473CD" w:rsidRPr="006473CD" w:rsidRDefault="006473CD" w:rsidP="00D774E2">
            <w:pPr>
              <w:rPr>
                <w:color w:val="000000"/>
                <w:szCs w:val="24"/>
                <w:lang w:val="en-US"/>
              </w:rPr>
            </w:pPr>
            <w:r w:rsidRPr="006473CD">
              <w:rPr>
                <w:color w:val="000000"/>
                <w:szCs w:val="24"/>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r w:rsidRPr="006473CD">
              <w:rPr>
                <w:color w:val="000000"/>
                <w:szCs w:val="24"/>
                <w:lang w:val="en-US"/>
              </w:rPr>
              <w:fldChar w:fldCharType="begin" w:fldLock="1"/>
            </w:r>
            <w:r w:rsidR="000E25BA">
              <w:rPr>
                <w:color w:val="000000"/>
                <w:szCs w:val="24"/>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szCs w:val="24"/>
                <w:lang w:val="en-US"/>
              </w:rPr>
              <w:fldChar w:fldCharType="separate"/>
            </w:r>
            <w:r w:rsidR="00C26EA7" w:rsidRPr="00C26EA7">
              <w:rPr>
                <w:noProof/>
                <w:color w:val="000000"/>
                <w:szCs w:val="24"/>
                <w:lang w:val="en-US"/>
              </w:rPr>
              <w:t>[12]</w:t>
            </w:r>
            <w:r w:rsidRPr="006473CD">
              <w:rPr>
                <w:color w:val="000000"/>
                <w:szCs w:val="24"/>
                <w:lang w:val="en-US"/>
              </w:rPr>
              <w:fldChar w:fldCharType="end"/>
            </w:r>
            <w:r w:rsidR="007D7B7D">
              <w:rPr>
                <w:color w:val="000000"/>
                <w:szCs w:val="24"/>
                <w:lang w:val="en-US"/>
              </w:rPr>
              <w:t>.</w:t>
            </w:r>
            <w:r w:rsidRPr="006473CD">
              <w:rPr>
                <w:color w:val="000000"/>
                <w:szCs w:val="24"/>
                <w:lang w:val="en-US"/>
              </w:rPr>
              <w:t xml:space="preserve"> </w:t>
            </w:r>
          </w:p>
          <w:p w14:paraId="7348CB39" w14:textId="77777777" w:rsidR="006473CD" w:rsidRPr="006473CD" w:rsidRDefault="006473CD" w:rsidP="00D774E2">
            <w:pPr>
              <w:rPr>
                <w:color w:val="000000"/>
                <w:szCs w:val="24"/>
              </w:rPr>
            </w:pPr>
          </w:p>
        </w:tc>
      </w:tr>
      <w:tr w:rsidR="006473CD" w:rsidRPr="006473CD" w14:paraId="2485A0B8" w14:textId="77777777" w:rsidTr="00D774E2">
        <w:tc>
          <w:tcPr>
            <w:tcW w:w="2421" w:type="dxa"/>
            <w:shd w:val="clear" w:color="auto" w:fill="auto"/>
          </w:tcPr>
          <w:p w14:paraId="59B0B665" w14:textId="77777777" w:rsidR="006473CD" w:rsidRPr="006473CD" w:rsidRDefault="006473CD" w:rsidP="007D7B7D">
            <w:pPr>
              <w:rPr>
                <w:color w:val="000000"/>
                <w:szCs w:val="24"/>
              </w:rPr>
            </w:pPr>
            <w:r w:rsidRPr="006473CD">
              <w:rPr>
                <w:color w:val="000000"/>
                <w:szCs w:val="24"/>
              </w:rPr>
              <w:t>Host geographic range</w:t>
            </w:r>
            <w:r w:rsidR="007006D0">
              <w:rPr>
                <w:color w:val="000000"/>
                <w:szCs w:val="24"/>
              </w:rPr>
              <w:t xml:space="preserve"> as proxy for</w:t>
            </w:r>
            <w:r w:rsidR="007D7B7D">
              <w:rPr>
                <w:color w:val="000000"/>
                <w:szCs w:val="24"/>
              </w:rPr>
              <w:t xml:space="preserve"> temperature</w:t>
            </w:r>
            <w:r w:rsidR="007006D0">
              <w:rPr>
                <w:color w:val="000000"/>
                <w:szCs w:val="24"/>
              </w:rPr>
              <w:t>*</w:t>
            </w:r>
          </w:p>
        </w:tc>
        <w:tc>
          <w:tcPr>
            <w:tcW w:w="2421" w:type="dxa"/>
            <w:shd w:val="clear" w:color="auto" w:fill="auto"/>
          </w:tcPr>
          <w:p w14:paraId="6B522DA3" w14:textId="77777777" w:rsidR="006473CD" w:rsidRPr="006473CD" w:rsidRDefault="006473CD" w:rsidP="00D774E2">
            <w:pPr>
              <w:rPr>
                <w:color w:val="000000"/>
                <w:szCs w:val="24"/>
              </w:rPr>
            </w:pPr>
            <w:r w:rsidRPr="006473CD">
              <w:rPr>
                <w:color w:val="000000"/>
                <w:szCs w:val="24"/>
              </w:rPr>
              <w:t xml:space="preserve">Geographic regions: </w:t>
            </w:r>
            <w:r w:rsidRPr="006473CD">
              <w:rPr>
                <w:color w:val="000000"/>
                <w:szCs w:val="24"/>
                <w:lang w:val="en-US"/>
              </w:rPr>
              <w:t>Africa; Antarctica; Australia; Indopacific; Nearctic; Neotropical; Palearctic.</w:t>
            </w:r>
          </w:p>
        </w:tc>
        <w:tc>
          <w:tcPr>
            <w:tcW w:w="4764" w:type="dxa"/>
            <w:shd w:val="clear" w:color="auto" w:fill="auto"/>
          </w:tcPr>
          <w:p w14:paraId="4AADA41A" w14:textId="77777777" w:rsidR="007D7B7D" w:rsidRDefault="006473CD" w:rsidP="00D774E2">
            <w:pPr>
              <w:rPr>
                <w:color w:val="000000"/>
                <w:szCs w:val="24"/>
                <w:lang w:val="en-US"/>
              </w:rPr>
            </w:pPr>
            <w:r w:rsidRPr="006473CD">
              <w:rPr>
                <w:color w:val="000000"/>
                <w:szCs w:val="24"/>
                <w:lang w:val="en-US"/>
              </w:rPr>
              <w:t xml:space="preserve">Allometric relationships exist between temperature and life history parameters </w:t>
            </w:r>
            <w:r w:rsidRPr="006473CD">
              <w:rPr>
                <w:color w:val="000000"/>
                <w:szCs w:val="24"/>
                <w:lang w:val="en-US"/>
              </w:rPr>
              <w:fldChar w:fldCharType="begin" w:fldLock="1"/>
            </w:r>
            <w:r w:rsidR="0025264C">
              <w:rPr>
                <w:color w:val="000000"/>
                <w:szCs w:val="24"/>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[24]</w:t>
            </w:r>
            <w:r w:rsidRPr="006473CD">
              <w:rPr>
                <w:color w:val="000000"/>
                <w:szCs w:val="24"/>
                <w:lang w:val="en-US"/>
              </w:rPr>
              <w:fldChar w:fldCharType="end"/>
            </w:r>
            <w:r w:rsidRPr="006473CD">
              <w:rPr>
                <w:color w:val="000000"/>
                <w:szCs w:val="24"/>
                <w:lang w:val="en-US"/>
              </w:rPr>
              <w:t xml:space="preserve"> that appear in mathematical models describing the evolution of generalism. </w:t>
            </w:r>
          </w:p>
          <w:p w14:paraId="027D43DA" w14:textId="77777777" w:rsidR="007D7B7D" w:rsidRDefault="006473CD" w:rsidP="007D7B7D">
            <w:pPr>
              <w:rPr>
                <w:color w:val="000000"/>
                <w:szCs w:val="24"/>
                <w:lang w:val="en-US"/>
              </w:rPr>
            </w:pPr>
            <w:r w:rsidRPr="006473CD">
              <w:rPr>
                <w:color w:val="000000"/>
                <w:szCs w:val="24"/>
                <w:lang w:val="en-US"/>
              </w:rPr>
              <w:t xml:space="preserve">While in general diversity is higher in the tropics, Digenean parasites of marine fish in tropical seas are more host specific than those that parasitize fish in </w:t>
            </w:r>
            <w:commentRangeStart w:id="65"/>
            <w:r w:rsidRPr="006473CD">
              <w:rPr>
                <w:color w:val="000000"/>
                <w:szCs w:val="24"/>
                <w:lang w:val="en-US"/>
              </w:rPr>
              <w:t xml:space="preserve">colder seas </w:t>
            </w:r>
            <w:commentRangeEnd w:id="65"/>
            <w:r w:rsidR="00ED3254">
              <w:rPr>
                <w:rStyle w:val="CommentReference"/>
              </w:rPr>
              <w:commentReference w:id="65"/>
            </w:r>
            <w:commentRangeStart w:id="66"/>
            <w:r w:rsidRPr="006473CD">
              <w:rPr>
                <w:color w:val="000000"/>
                <w:szCs w:val="24"/>
                <w:lang w:val="en-US"/>
              </w:rPr>
              <w:t xml:space="preserve">(Rohde 1993-book). </w:t>
            </w:r>
            <w:commentRangeEnd w:id="66"/>
            <w:r w:rsidR="007D7B7D">
              <w:rPr>
                <w:rStyle w:val="CommentReference"/>
              </w:rPr>
              <w:commentReference w:id="66"/>
            </w:r>
          </w:p>
          <w:p w14:paraId="1AA0C3D6" w14:textId="77777777" w:rsidR="006473CD" w:rsidRPr="006473CD" w:rsidRDefault="006473CD" w:rsidP="007D7B7D">
            <w:pPr>
              <w:rPr>
                <w:color w:val="000000"/>
                <w:szCs w:val="24"/>
              </w:rPr>
            </w:pPr>
            <w:r w:rsidRPr="006473CD">
              <w:rPr>
                <w:color w:val="000000"/>
                <w:szCs w:val="24"/>
                <w:lang w:val="en-US"/>
              </w:rPr>
              <w:t>No relationship is observed between latitude and generalism for Monogen</w:t>
            </w:r>
            <w:r w:rsidR="007D7B7D">
              <w:rPr>
                <w:color w:val="000000"/>
                <w:szCs w:val="24"/>
                <w:lang w:val="en-US"/>
              </w:rPr>
              <w:t>e</w:t>
            </w:r>
            <w:r w:rsidRPr="006473CD">
              <w:rPr>
                <w:color w:val="000000"/>
                <w:szCs w:val="24"/>
                <w:lang w:val="en-US"/>
              </w:rPr>
              <w:t xml:space="preserve">ans </w:t>
            </w:r>
            <w:r w:rsidRPr="006473CD">
              <w:rPr>
                <w:color w:val="000000"/>
                <w:szCs w:val="24"/>
                <w:lang w:val="en-US"/>
              </w:rPr>
              <w:fldChar w:fldCharType="begin" w:fldLock="1"/>
            </w:r>
            <w:r w:rsidR="0025264C">
              <w:rPr>
                <w:color w:val="000000"/>
                <w:szCs w:val="24"/>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[21]</w:t>
            </w:r>
            <w:r w:rsidRPr="006473CD">
              <w:rPr>
                <w:color w:val="000000"/>
                <w:szCs w:val="24"/>
                <w:lang w:val="en-US"/>
              </w:rPr>
              <w:fldChar w:fldCharType="end"/>
            </w:r>
            <w:r w:rsidRPr="006473CD">
              <w:rPr>
                <w:color w:val="000000"/>
                <w:szCs w:val="24"/>
                <w:lang w:val="en-US"/>
              </w:rPr>
              <w:t>.</w:t>
            </w:r>
            <w:r w:rsidR="00961C62">
              <w:rPr>
                <w:color w:val="000000"/>
                <w:szCs w:val="24"/>
                <w:lang w:val="en-US"/>
              </w:rPr>
              <w:t xml:space="preserve"> </w:t>
            </w:r>
          </w:p>
        </w:tc>
      </w:tr>
      <w:tr w:rsidR="006473CD" w:rsidRPr="006473CD" w14:paraId="40640F42" w14:textId="77777777" w:rsidTr="00D774E2">
        <w:tc>
          <w:tcPr>
            <w:tcW w:w="2421" w:type="dxa"/>
            <w:shd w:val="clear" w:color="auto" w:fill="auto"/>
          </w:tcPr>
          <w:p w14:paraId="35737143" w14:textId="77777777" w:rsidR="006473CD" w:rsidRPr="006473CD" w:rsidRDefault="006473CD" w:rsidP="00D774E2">
            <w:pPr>
              <w:rPr>
                <w:color w:val="000000"/>
                <w:szCs w:val="24"/>
              </w:rPr>
            </w:pPr>
            <w:r w:rsidRPr="006473CD">
              <w:rPr>
                <w:color w:val="000000"/>
                <w:szCs w:val="24"/>
              </w:rPr>
              <w:t>Host body size</w:t>
            </w:r>
            <w:r w:rsidR="007006D0">
              <w:rPr>
                <w:color w:val="000000"/>
                <w:szCs w:val="24"/>
              </w:rPr>
              <w:t>*</w:t>
            </w:r>
          </w:p>
        </w:tc>
        <w:tc>
          <w:tcPr>
            <w:tcW w:w="2421" w:type="dxa"/>
            <w:shd w:val="clear" w:color="auto" w:fill="auto"/>
          </w:tcPr>
          <w:p w14:paraId="28CCD695" w14:textId="77777777" w:rsidR="006473CD" w:rsidRPr="006473CD" w:rsidRDefault="006473CD" w:rsidP="00D774E2">
            <w:pPr>
              <w:rPr>
                <w:color w:val="000000"/>
                <w:szCs w:val="24"/>
              </w:rPr>
            </w:pPr>
            <w:r w:rsidRPr="006473CD">
              <w:rPr>
                <w:color w:val="000000"/>
                <w:szCs w:val="24"/>
              </w:rPr>
              <w:t>Continuous (</w:t>
            </w:r>
            <w:r w:rsidR="004027E3">
              <w:rPr>
                <w:color w:val="000000"/>
                <w:szCs w:val="24"/>
              </w:rPr>
              <w:t xml:space="preserve">here, </w:t>
            </w:r>
            <w:r w:rsidRPr="006473CD">
              <w:rPr>
                <w:color w:val="000000"/>
                <w:szCs w:val="24"/>
              </w:rPr>
              <w:t>maximum length of fish</w:t>
            </w:r>
            <w:r w:rsidR="004027E3">
              <w:rPr>
                <w:color w:val="000000"/>
                <w:szCs w:val="24"/>
              </w:rPr>
              <w:t xml:space="preserve"> host</w:t>
            </w:r>
            <w:r w:rsidRPr="006473CD">
              <w:rPr>
                <w:color w:val="000000"/>
                <w:szCs w:val="24"/>
              </w:rPr>
              <w:t>)</w:t>
            </w:r>
          </w:p>
        </w:tc>
        <w:tc>
          <w:tcPr>
            <w:tcW w:w="4764" w:type="dxa"/>
            <w:shd w:val="clear" w:color="auto" w:fill="auto"/>
          </w:tcPr>
          <w:p w14:paraId="5550D14B" w14:textId="77777777" w:rsidR="006473CD" w:rsidRDefault="006473CD" w:rsidP="00D774E2">
            <w:pPr>
              <w:rPr>
                <w:color w:val="000000"/>
                <w:szCs w:val="24"/>
                <w:lang w:val="en-US"/>
              </w:rPr>
            </w:pPr>
            <w:r w:rsidRPr="006473CD">
              <w:rPr>
                <w:color w:val="000000"/>
                <w:szCs w:val="24"/>
                <w:lang w:val="en-US"/>
              </w:rPr>
              <w:t xml:space="preserve">Parasites of ungulates: parasite species richness found to increase with host body size across all parasites groups </w:t>
            </w:r>
            <w:r w:rsidRPr="006473CD">
              <w:rPr>
                <w:color w:val="000000"/>
                <w:szCs w:val="24"/>
                <w:lang w:val="en-US"/>
              </w:rPr>
              <w:fldChar w:fldCharType="begin" w:fldLock="1"/>
            </w:r>
            <w:r w:rsidR="00815151">
              <w:rPr>
                <w:color w:val="000000"/>
                <w:szCs w:val="24"/>
                <w:lang w:val="en-US"/>
              </w:rPr>
              <w: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instrText>
            </w:r>
            <w:r w:rsidRPr="006473CD">
              <w:rPr>
                <w:color w:val="000000"/>
                <w:szCs w:val="24"/>
                <w:lang w:val="en-US"/>
              </w:rPr>
              <w:fldChar w:fldCharType="separate"/>
            </w:r>
            <w:r w:rsidR="000E25BA" w:rsidRPr="000E25BA">
              <w:rPr>
                <w:noProof/>
                <w:color w:val="000000"/>
                <w:szCs w:val="24"/>
                <w:lang w:val="en-US"/>
              </w:rPr>
              <w:t>[14]</w:t>
            </w:r>
            <w:r w:rsidRPr="006473CD">
              <w:rPr>
                <w:color w:val="000000"/>
                <w:szCs w:val="24"/>
                <w:lang w:val="en-US"/>
              </w:rPr>
              <w:fldChar w:fldCharType="end"/>
            </w:r>
            <w:r w:rsidRPr="006473CD">
              <w:rPr>
                <w:color w:val="000000"/>
                <w:szCs w:val="24"/>
                <w:lang w:val="en-US"/>
              </w:rPr>
              <w:t>.</w:t>
            </w:r>
          </w:p>
          <w:p w14:paraId="187A08CF" w14:textId="77777777" w:rsidR="00D47BDB" w:rsidRDefault="00D47BDB" w:rsidP="00D47BDB">
            <w:pPr>
              <w:rPr>
                <w:color w:val="000000"/>
                <w:szCs w:val="24"/>
                <w:lang w:val="en-US"/>
              </w:rPr>
            </w:pPr>
            <w:r>
              <w:rPr>
                <w:color w:val="000000"/>
                <w:szCs w:val="24"/>
                <w:lang w:val="en-US"/>
              </w:rPr>
              <w:t xml:space="preserve">In monogeneans infecting fish, host body size is hypothesized to affect parasite attachment, so that those affecting larger fish are more specialized, due to lower diversity of large-bodied fish </w:t>
            </w:r>
            <w:r w:rsidR="001E742B">
              <w:rPr>
                <w:color w:val="000000"/>
                <w:szCs w:val="24"/>
                <w:lang w:val="en-US"/>
              </w:rPr>
              <w:fldChar w:fldCharType="begin" w:fldLock="1"/>
            </w:r>
            <w:r w:rsidR="0025264C">
              <w:rPr>
                <w:color w:val="000000"/>
                <w:szCs w:val="24"/>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szCs w:val="24"/>
                <w:lang w:val="en-US"/>
              </w:rPr>
              <w:fldChar w:fldCharType="separate"/>
            </w:r>
            <w:r w:rsidR="00C61DD8" w:rsidRPr="00C61DD8">
              <w:rPr>
                <w:noProof/>
                <w:color w:val="000000"/>
                <w:szCs w:val="24"/>
                <w:lang w:val="en-US"/>
              </w:rPr>
              <w:t>[25]</w:t>
            </w:r>
            <w:r w:rsidR="001E742B">
              <w:rPr>
                <w:color w:val="000000"/>
                <w:szCs w:val="24"/>
                <w:lang w:val="en-US"/>
              </w:rPr>
              <w:fldChar w:fldCharType="end"/>
            </w:r>
          </w:p>
          <w:p w14:paraId="1CB0A985" w14:textId="77777777" w:rsidR="006B1F7A" w:rsidRPr="006473CD" w:rsidRDefault="006B1F7A" w:rsidP="00D47BDB">
            <w:pPr>
              <w:rPr>
                <w:color w:val="000000"/>
                <w:szCs w:val="24"/>
              </w:rPr>
            </w:pPr>
            <w:r>
              <w:rPr>
                <w:color w:val="000000"/>
                <w:szCs w:val="24"/>
                <w:lang w:val="en-US"/>
              </w:rPr>
              <w:t>Guegan 1992 found strong association between host body size and parasite richness in tropical freshwater fish</w:t>
            </w:r>
          </w:p>
        </w:tc>
      </w:tr>
    </w:tbl>
    <w:p w14:paraId="59AA3CCE" w14:textId="77777777" w:rsidR="006473CD" w:rsidRPr="006473CD" w:rsidRDefault="006473CD" w:rsidP="006473CD">
      <w:pPr>
        <w:rPr>
          <w:szCs w:val="24"/>
        </w:rPr>
      </w:pPr>
    </w:p>
    <w:p w14:paraId="72EB7EE7" w14:textId="77777777" w:rsidR="006473CD" w:rsidRPr="006473CD" w:rsidRDefault="006473CD" w:rsidP="006473CD">
      <w:pPr>
        <w:rPr>
          <w:szCs w:val="24"/>
        </w:rPr>
      </w:pPr>
    </w:p>
    <w:p w14:paraId="4F705C7A" w14:textId="77777777" w:rsidR="006473CD" w:rsidRPr="006473CD" w:rsidRDefault="006473CD" w:rsidP="006473CD">
      <w:pPr>
        <w:rPr>
          <w:szCs w:val="24"/>
        </w:rPr>
      </w:pPr>
    </w:p>
    <w:p w14:paraId="24989834" w14:textId="77777777" w:rsidR="006473CD" w:rsidRPr="006473CD" w:rsidRDefault="006473CD" w:rsidP="006473CD">
      <w:pPr>
        <w:rPr>
          <w:szCs w:val="24"/>
        </w:rPr>
      </w:pPr>
    </w:p>
    <w:p w14:paraId="0D13BB3D" w14:textId="77777777" w:rsidR="006473CD" w:rsidRPr="006473CD" w:rsidRDefault="006473CD" w:rsidP="006473CD">
      <w:pPr>
        <w:rPr>
          <w:szCs w:val="24"/>
        </w:rPr>
      </w:pPr>
    </w:p>
    <w:p w14:paraId="4902DD6A" w14:textId="77777777" w:rsidR="006473CD" w:rsidRPr="006473CD" w:rsidRDefault="006473CD" w:rsidP="006473CD">
      <w:pPr>
        <w:rPr>
          <w:szCs w:val="24"/>
        </w:rPr>
      </w:pPr>
    </w:p>
    <w:p w14:paraId="0DF50593" w14:textId="77777777" w:rsidR="006473CD" w:rsidRPr="006473CD" w:rsidRDefault="006473CD" w:rsidP="006473CD">
      <w:pPr>
        <w:rPr>
          <w:color w:val="333333"/>
          <w:szCs w:val="24"/>
          <w:shd w:val="clear" w:color="auto" w:fill="FFFFFF"/>
        </w:rPr>
      </w:pPr>
    </w:p>
    <w:p w14:paraId="0BE3989F" w14:textId="77777777" w:rsidR="006473CD" w:rsidRPr="006473CD" w:rsidRDefault="006473CD" w:rsidP="006473CD">
      <w:pPr>
        <w:spacing w:line="276" w:lineRule="auto"/>
        <w:jc w:val="both"/>
        <w:rPr>
          <w:szCs w:val="24"/>
        </w:rPr>
      </w:pPr>
      <w:r w:rsidRPr="006473CD">
        <w:rPr>
          <w:b/>
          <w:szCs w:val="24"/>
        </w:rPr>
        <w:br w:type="page"/>
      </w:r>
    </w:p>
    <w:p w14:paraId="3562B26D" w14:textId="77777777" w:rsidR="006473CD" w:rsidRPr="00EE0AED" w:rsidRDefault="006473CD" w:rsidP="00EE0AED">
      <w:pPr>
        <w:spacing w:line="276" w:lineRule="auto"/>
        <w:rPr>
          <w:b/>
        </w:rPr>
      </w:pPr>
      <w:r w:rsidRPr="007006D0">
        <w:rPr>
          <w:szCs w:val="24"/>
        </w:rPr>
        <w:lastRenderedPageBreak/>
        <w:t>Model Derivation and Predictions</w:t>
      </w:r>
      <w:r w:rsidR="007006D0" w:rsidRPr="00F60BA7">
        <w:rPr>
          <w:i/>
        </w:rPr>
        <w:t xml:space="preserve">: </w:t>
      </w:r>
      <w:r w:rsidRPr="00EE0AED">
        <w:rPr>
          <w:b/>
        </w:rPr>
        <w:t>Effect of host body size and temperature</w:t>
      </w:r>
      <w:r w:rsidR="007006D0">
        <w:rPr>
          <w:b/>
        </w:rPr>
        <w:t xml:space="preserve"> on generalism</w:t>
      </w:r>
    </w:p>
    <w:p w14:paraId="2663CEF3" w14:textId="77777777" w:rsidR="006473CD" w:rsidRDefault="006473CD" w:rsidP="006473CD">
      <w:pPr>
        <w:rPr>
          <w:szCs w:val="24"/>
        </w:rPr>
      </w:pPr>
    </w:p>
    <w:p w14:paraId="5E070177" w14:textId="77777777" w:rsidR="006473CD" w:rsidRPr="006473CD" w:rsidRDefault="006473CD" w:rsidP="006473CD">
      <w:pPr>
        <w:rPr>
          <w:b/>
          <w:i/>
          <w:szCs w:val="24"/>
        </w:rPr>
      </w:pPr>
      <w:r w:rsidRPr="006473CD">
        <w:rPr>
          <w:szCs w:val="24"/>
        </w:rPr>
        <w:t>We begin by defining a simple host-parasite system with two hosts and two environmentally transmitted parasites, since transmission is through the environment for macroparasites of fish</w:t>
      </w:r>
      <w:r w:rsidR="001401A9">
        <w:rPr>
          <w:szCs w:val="24"/>
        </w:rPr>
        <w:t xml:space="preserve">. For ease of presentation, the model assumes a parasite with a direct life cycle; Appendix A shows a similar analysis for a trophically transmitted parasite. </w:t>
      </w:r>
      <w:r w:rsidR="001401A9">
        <w:rPr>
          <w:rStyle w:val="CommentReference"/>
        </w:rPr>
        <w:commentReference w:id="67"/>
      </w:r>
      <w:commentRangeStart w:id="68"/>
      <w:r w:rsidRPr="006473CD">
        <w:rPr>
          <w:szCs w:val="24"/>
        </w:rPr>
        <w:t>The</w:t>
      </w:r>
      <w:commentRangeEnd w:id="68"/>
      <w:r w:rsidR="00322E3D">
        <w:rPr>
          <w:rStyle w:val="CommentReference"/>
        </w:rPr>
        <w:commentReference w:id="68"/>
      </w:r>
      <w:r w:rsidRPr="006473CD">
        <w:rPr>
          <w:szCs w:val="24"/>
        </w:rPr>
        <w:t xml:space="preserve"> first parasite is a specialist, infecting only the first (primary) host. The second parasite in a generalist, infecting both the primary host and the secondary host. We follow the dynamics of susceptible primary and secondary hosts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oMath>
      <w:r w:rsidRPr="006473CD">
        <w:rPr>
          <w:szCs w:val="24"/>
        </w:rPr>
        <w:t xml:space="preserve">, primary hosts infected by the specialist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oMath>
      <w:r w:rsidRPr="006473CD">
        <w:rPr>
          <w:szCs w:val="24"/>
        </w:rPr>
        <w:t xml:space="preserve">, primary and secondary hosts infected by the generalist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m:t>
        </m:r>
      </m:oMath>
      <w:r w:rsidRPr="006473CD">
        <w:rPr>
          <w:szCs w:val="24"/>
        </w:rPr>
        <w:t xml:space="preserve">, and specialist and generalist parasites in the environment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P</m:t>
            </m:r>
            <m:ctrlPr>
              <w:rPr>
                <w:rFonts w:ascii="Cambria Math" w:hAnsi="Cambria Math"/>
                <w:szCs w:val="24"/>
              </w:rPr>
            </m:ctrlPr>
          </m:e>
          <m:sub>
            <m:r>
              <w:rPr>
                <w:rFonts w:ascii="Cambria Math" w:hAnsi="Cambria Math"/>
                <w:szCs w:val="24"/>
              </w:rPr>
              <m:t>g</m:t>
            </m:r>
          </m:sub>
        </m:sSub>
        <m:r>
          <w:rPr>
            <w:rFonts w:ascii="Cambria Math" w:hAnsi="Cambria Math"/>
            <w:szCs w:val="24"/>
          </w:rPr>
          <m:t>)</m:t>
        </m:r>
      </m:oMath>
      <w:r w:rsidRPr="006473CD">
        <w:rPr>
          <w:szCs w:val="24"/>
        </w:rPr>
        <w:t>. The dynamics of the system can be described by the following system of equations:</w:t>
      </w:r>
    </w:p>
    <w:p w14:paraId="4DD00D1E" w14:textId="77777777" w:rsidR="006473CD" w:rsidRPr="006473CD" w:rsidRDefault="006473CD" w:rsidP="006473CD">
      <w:pPr>
        <w:pStyle w:val="Normal1"/>
        <w:rPr>
          <w:rFonts w:ascii="Times New Roman" w:hAnsi="Times New Roman" w:cs="Times New Roman"/>
        </w:rPr>
      </w:pPr>
    </w:p>
    <w:p w14:paraId="41941E67" w14:textId="77777777" w:rsidR="006473CD" w:rsidRPr="00475689" w:rsidRDefault="00D141B1"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d>
        </m:oMath>
      </m:oMathPara>
    </w:p>
    <w:p w14:paraId="6A5F1B79" w14:textId="77777777" w:rsidR="006473CD" w:rsidRPr="006473CD" w:rsidRDefault="006473CD" w:rsidP="006473CD">
      <w:pPr>
        <w:rPr>
          <w:szCs w:val="24"/>
        </w:rPr>
      </w:pPr>
    </w:p>
    <w:p w14:paraId="5DADEACA" w14:textId="77777777" w:rsidR="006473CD" w:rsidRPr="00475689" w:rsidRDefault="00D141B1"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74152E8E" w14:textId="77777777" w:rsidR="006473CD" w:rsidRPr="006473CD" w:rsidRDefault="006473CD" w:rsidP="006473CD">
      <w:pPr>
        <w:rPr>
          <w:szCs w:val="24"/>
        </w:rPr>
      </w:pPr>
    </w:p>
    <w:p w14:paraId="6BA8025B" w14:textId="77777777" w:rsidR="006473CD" w:rsidRPr="00475689" w:rsidRDefault="00D141B1"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oMath>
      </m:oMathPara>
    </w:p>
    <w:p w14:paraId="276F582B" w14:textId="77777777" w:rsidR="006473CD" w:rsidRPr="006473CD" w:rsidRDefault="006473CD" w:rsidP="006473CD">
      <w:pPr>
        <w:rPr>
          <w:szCs w:val="24"/>
        </w:rPr>
      </w:pPr>
    </w:p>
    <w:p w14:paraId="75962DE1" w14:textId="77777777" w:rsidR="006473CD" w:rsidRPr="00475689" w:rsidRDefault="00D141B1"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oMath>
      </m:oMathPara>
    </w:p>
    <w:p w14:paraId="1D6AFCCA" w14:textId="77777777" w:rsidR="006473CD" w:rsidRPr="006473CD" w:rsidRDefault="006473CD" w:rsidP="006473CD">
      <w:pPr>
        <w:jc w:val="both"/>
        <w:rPr>
          <w:szCs w:val="24"/>
        </w:rPr>
      </w:pPr>
    </w:p>
    <w:p w14:paraId="2C70822A" w14:textId="77777777" w:rsidR="006473CD" w:rsidRPr="00475689" w:rsidRDefault="00D141B1"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oMath>
      </m:oMathPara>
    </w:p>
    <w:p w14:paraId="733E423F" w14:textId="77777777" w:rsidR="006473CD" w:rsidRPr="006473CD" w:rsidRDefault="006473CD" w:rsidP="006473CD">
      <w:pPr>
        <w:jc w:val="both"/>
        <w:rPr>
          <w:szCs w:val="24"/>
        </w:rPr>
      </w:pPr>
    </w:p>
    <w:p w14:paraId="3680658C" w14:textId="77777777" w:rsidR="006473CD" w:rsidRPr="00475689" w:rsidRDefault="00D141B1"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oMath>
      </m:oMathPara>
    </w:p>
    <w:p w14:paraId="76C46CAB" w14:textId="77777777" w:rsidR="006473CD" w:rsidRPr="006473CD" w:rsidRDefault="006473CD" w:rsidP="006473CD">
      <w:pPr>
        <w:jc w:val="both"/>
        <w:rPr>
          <w:szCs w:val="24"/>
        </w:rPr>
      </w:pPr>
    </w:p>
    <w:p w14:paraId="6889E0E4" w14:textId="77777777" w:rsidR="006473CD" w:rsidRPr="00475689" w:rsidRDefault="00D141B1"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num>
            <m:den>
              <m:r>
                <w:rPr>
                  <w:rFonts w:ascii="Cambria Math" w:hAnsi="Cambria Math"/>
                  <w:szCs w:val="24"/>
                </w:rPr>
                <m:t>dt</m:t>
              </m:r>
            </m:den>
          </m:f>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0C8585F0" w14:textId="77777777" w:rsidR="003861EA" w:rsidRPr="006473CD" w:rsidRDefault="003861EA" w:rsidP="006473CD">
      <w:pPr>
        <w:jc w:val="both"/>
        <w:rPr>
          <w:szCs w:val="24"/>
        </w:rPr>
      </w:pPr>
    </w:p>
    <w:p w14:paraId="79700C5E" w14:textId="77777777" w:rsidR="006473CD" w:rsidRPr="006473CD" w:rsidRDefault="006473CD" w:rsidP="006473CD">
      <w:pPr>
        <w:jc w:val="both"/>
        <w:rPr>
          <w:szCs w:val="24"/>
        </w:rPr>
      </w:pPr>
      <w:r w:rsidRPr="006473CD">
        <w:rPr>
          <w:szCs w:val="24"/>
        </w:rPr>
        <w:t xml:space="preserve">In the absence of any infection, the population sizes for primary and secondary hosts will be equal to the host-specific carrying capacities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Infection </w:t>
      </w:r>
      <w:r w:rsidR="00322E3D">
        <w:rPr>
          <w:szCs w:val="24"/>
        </w:rPr>
        <w:t xml:space="preserve">occurs </w:t>
      </w:r>
      <w:r w:rsidRPr="006473CD">
        <w:rPr>
          <w:szCs w:val="24"/>
        </w:rPr>
        <w:t xml:space="preserve">by </w:t>
      </w:r>
      <w:r w:rsidR="00E46F3F">
        <w:rPr>
          <w:szCs w:val="24"/>
        </w:rPr>
        <w:t>parasites in the environment</w:t>
      </w:r>
      <w:r w:rsidR="00E46F3F" w:rsidRPr="006473CD">
        <w:rPr>
          <w:szCs w:val="24"/>
        </w:rPr>
        <w:t xml:space="preserve"> </w:t>
      </w:r>
      <w:r w:rsidRPr="006473CD">
        <w:rPr>
          <w:szCs w:val="24"/>
        </w:rPr>
        <w:t xml:space="preserve">contacting </w:t>
      </w:r>
      <w:r w:rsidR="00E46F3F">
        <w:rPr>
          <w:szCs w:val="24"/>
        </w:rPr>
        <w:t>hosts</w:t>
      </w:r>
      <w:r w:rsidR="00E46F3F" w:rsidRPr="006473CD">
        <w:rPr>
          <w:szCs w:val="24"/>
        </w:rPr>
        <w:t xml:space="preserve"> </w:t>
      </w:r>
      <w:r w:rsidRPr="006473CD">
        <w:rPr>
          <w:szCs w:val="24"/>
        </w:rPr>
        <w:t xml:space="preserve">at the </w:t>
      </w:r>
      <w:r w:rsidRPr="006473CD">
        <w:rPr>
          <w:i/>
          <w:szCs w:val="24"/>
        </w:rPr>
        <w:t>per capita</w:t>
      </w:r>
      <w:r w:rsidRPr="006473CD">
        <w:rPr>
          <w:szCs w:val="24"/>
        </w:rPr>
        <w:t xml:space="preserve"> rate </w:t>
      </w:r>
      <m:oMath>
        <m:r>
          <w:rPr>
            <w:rFonts w:ascii="Cambria Math" w:hAnsi="Cambria Math"/>
            <w:szCs w:val="24"/>
          </w:rPr>
          <m:t>β</m:t>
        </m:r>
      </m:oMath>
      <w:r w:rsidRPr="006473CD">
        <w:rPr>
          <w:szCs w:val="24"/>
        </w:rPr>
        <w:t>, which is assumed to be equal across both hosts and parasites.</w:t>
      </w:r>
      <w:r w:rsidR="00E46F3F">
        <w:rPr>
          <w:szCs w:val="24"/>
        </w:rPr>
        <w:t xml:space="preserve"> Contact results in the removal of parasites from the environment – note that we assume that specialist parasites do not contact the secondary host, implying that contact is parasite-controlled. </w:t>
      </w:r>
      <w:r w:rsidRPr="006473CD">
        <w:rPr>
          <w:szCs w:val="24"/>
        </w:rPr>
        <w:t xml:space="preserve"> Infected primary and secondary hosts die at the host-specific rates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Parasites are shed from infected hosts at the host-specific rates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Note that the mortality and shedding rates are assumed to be independent of which parasite strain the host is infected with. However, we assume that the cost of parasite generalism is that shedding rate by generalists is a fraction </w:t>
      </w:r>
      <w:r w:rsidRPr="006473CD">
        <w:rPr>
          <w:i/>
          <w:szCs w:val="24"/>
        </w:rPr>
        <w:t>a</w:t>
      </w:r>
      <w:r w:rsidRPr="006473CD">
        <w:rPr>
          <w:szCs w:val="24"/>
        </w:rPr>
        <w:t xml:space="preserve"> of the shedding rate of specialist parasites.</w:t>
      </w:r>
    </w:p>
    <w:p w14:paraId="5A977D97" w14:textId="77777777" w:rsidR="006473CD" w:rsidRPr="006473CD" w:rsidRDefault="006473CD" w:rsidP="006473CD">
      <w:pPr>
        <w:rPr>
          <w:szCs w:val="24"/>
        </w:rPr>
      </w:pPr>
    </w:p>
    <w:p w14:paraId="00B9E50C" w14:textId="77777777" w:rsidR="006473CD" w:rsidRPr="006473CD" w:rsidRDefault="006473CD" w:rsidP="006473CD">
      <w:pPr>
        <w:rPr>
          <w:szCs w:val="24"/>
        </w:rPr>
      </w:pPr>
      <w:r w:rsidRPr="006473CD">
        <w:rPr>
          <w:szCs w:val="24"/>
        </w:rPr>
        <w:t xml:space="preserve">We use evolutionary invasion analysis </w:t>
      </w:r>
      <w:r w:rsidR="00F60BA7">
        <w:rPr>
          <w:szCs w:val="24"/>
        </w:rPr>
        <w:fldChar w:fldCharType="begin" w:fldLock="1"/>
      </w:r>
      <w:r w:rsidR="0025264C">
        <w:rPr>
          <w:szCs w:val="24"/>
        </w:rPr>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F60BA7">
        <w:rPr>
          <w:szCs w:val="24"/>
        </w:rPr>
        <w:fldChar w:fldCharType="separate"/>
      </w:r>
      <w:r w:rsidR="00C61DD8" w:rsidRPr="00C61DD8">
        <w:rPr>
          <w:noProof/>
          <w:szCs w:val="24"/>
        </w:rPr>
        <w:t>[26]</w:t>
      </w:r>
      <w:r w:rsidR="00F60BA7">
        <w:rPr>
          <w:szCs w:val="24"/>
        </w:rPr>
        <w:fldChar w:fldCharType="end"/>
      </w:r>
      <w:r w:rsidR="00F60BA7">
        <w:rPr>
          <w:szCs w:val="24"/>
        </w:rPr>
        <w:t xml:space="preserve"> </w:t>
      </w:r>
      <w:r w:rsidRPr="006473CD">
        <w:rPr>
          <w:szCs w:val="24"/>
        </w:rPr>
        <w:t xml:space="preserve">to determine the conditions under which a generalist parasite can invade a system where the specialist parasite is present at equilibrium. Mathematically, this corresponds to investigating the stability of the equilibrium of the full system where </w:t>
      </w:r>
      <m:oMath>
        <m:d>
          <m:dPr>
            <m:ctrlPr>
              <w:rPr>
                <w:rFonts w:ascii="Cambria Math" w:hAnsi="Cambria Math"/>
                <w:i/>
                <w:szCs w:val="24"/>
              </w:rPr>
            </m:ctrlPr>
          </m:dPr>
          <m:e>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e>
            </m:acc>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acc>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 0, 0, 0)</m:t>
        </m:r>
      </m:oMath>
      <w:r w:rsidRPr="006473CD">
        <w:rPr>
          <w:szCs w:val="24"/>
        </w:rPr>
        <w:t xml:space="preserve"> and where all other state variables are at the equilibrium set by the specialist parasite. The Jacobian for that equilibrium is the block-diagonal matrix,</w:t>
      </w:r>
    </w:p>
    <w:p w14:paraId="7694B301" w14:textId="77777777" w:rsidR="006473CD" w:rsidRPr="00475689" w:rsidRDefault="00475689" w:rsidP="006473CD">
      <w:pPr>
        <w:rPr>
          <w:szCs w:val="24"/>
        </w:rPr>
      </w:pPr>
      <m:oMathPara>
        <m:oMath>
          <m:r>
            <m:rPr>
              <m:sty m:val="b"/>
            </m:rPr>
            <w:rPr>
              <w:rFonts w:ascii="Cambria Math" w:hAnsi="Cambria Math"/>
              <w:szCs w:val="24"/>
            </w:rPr>
            <m:t>J</m:t>
          </m:r>
          <m:r>
            <w:rPr>
              <w:rFonts w:ascii="Cambria Math" w:hAns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e>
                  <m:e>
                    <m:r>
                      <m:rPr>
                        <m:sty m:val="b"/>
                      </m:rPr>
                      <w:rPr>
                        <w:rFonts w:ascii="Cambria Math" w:hAnsi="Cambria Math"/>
                        <w:szCs w:val="24"/>
                      </w:rPr>
                      <m:t>M</m:t>
                    </m:r>
                  </m:e>
                </m:mr>
                <m:mr>
                  <m:e>
                    <m:r>
                      <m:rPr>
                        <m:sty m:val="bi"/>
                      </m:rPr>
                      <w:rPr>
                        <w:rFonts w:ascii="Cambria Math" w:hAnsi="Cambria Math"/>
                        <w:szCs w:val="24"/>
                      </w:rPr>
                      <m:t>0</m:t>
                    </m:r>
                  </m:e>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e>
                </m:mr>
              </m:m>
            </m:e>
          </m:d>
          <m:r>
            <w:rPr>
              <w:rFonts w:ascii="Cambria Math" w:hAnsi="Cambria Math"/>
              <w:szCs w:val="24"/>
            </w:rPr>
            <m:t>.</m:t>
          </m:r>
        </m:oMath>
      </m:oMathPara>
    </w:p>
    <w:p w14:paraId="41A42FAA" w14:textId="77777777" w:rsidR="006473CD" w:rsidRPr="006473CD" w:rsidRDefault="006473CD" w:rsidP="006473CD">
      <w:pPr>
        <w:rPr>
          <w:szCs w:val="24"/>
        </w:rPr>
      </w:pPr>
      <w:r w:rsidRPr="006473CD">
        <w:rPr>
          <w:szCs w:val="24"/>
        </w:rPr>
        <w:lastRenderedPageBreak/>
        <w:t xml:space="preserve">The stability of this system is given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and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Because we have assumed that the specialist-only system reaches a stable equilibrium, all of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have negative real part, so stability is determined entirely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w:t>
      </w:r>
    </w:p>
    <w:p w14:paraId="52C56D57" w14:textId="77777777" w:rsidR="006473CD" w:rsidRPr="006473CD" w:rsidRDefault="006473CD" w:rsidP="006473CD">
      <w:pPr>
        <w:rPr>
          <w:szCs w:val="24"/>
        </w:rPr>
      </w:pPr>
    </w:p>
    <w:p w14:paraId="7B00819C" w14:textId="77777777" w:rsidR="006473CD" w:rsidRPr="006473CD" w:rsidRDefault="006473CD" w:rsidP="00EE0AED">
      <w:pPr>
        <w:spacing w:line="276" w:lineRule="auto"/>
        <w:rPr>
          <w:szCs w:val="24"/>
        </w:rPr>
      </w:pPr>
      <w:r w:rsidRPr="006473CD">
        <w:rPr>
          <w:szCs w:val="24"/>
        </w:rPr>
        <w:t>Applying the next-generation matrix</w:t>
      </w:r>
      <w:r w:rsidR="00F60BA7">
        <w:rPr>
          <w:szCs w:val="24"/>
        </w:rPr>
        <w:t xml:space="preserve"> </w:t>
      </w:r>
      <w:r w:rsidR="00F60BA7">
        <w:rPr>
          <w:szCs w:val="24"/>
        </w:rPr>
        <w:fldChar w:fldCharType="begin" w:fldLock="1"/>
      </w:r>
      <w:r w:rsidR="0025264C">
        <w:rPr>
          <w:szCs w:val="24"/>
        </w:rPr>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rPr>
          <w:szCs w:val="24"/>
        </w:rPr>
        <w:fldChar w:fldCharType="separate"/>
      </w:r>
      <w:r w:rsidR="00C61DD8" w:rsidRPr="00C61DD8">
        <w:rPr>
          <w:noProof/>
          <w:szCs w:val="24"/>
        </w:rPr>
        <w:t>[27]</w:t>
      </w:r>
      <w:r w:rsidR="00F60BA7">
        <w:rPr>
          <w:szCs w:val="24"/>
        </w:rPr>
        <w:fldChar w:fldCharType="end"/>
      </w:r>
      <w:r w:rsidR="00F60BA7">
        <w:rPr>
          <w:szCs w:val="24"/>
        </w:rPr>
        <w:t>,</w:t>
      </w:r>
      <w:r w:rsidRPr="006473CD">
        <w:rPr>
          <w:szCs w:val="24"/>
        </w:rPr>
        <w:t xml:space="preserve"> the specialist-only system will be unstable (i.e., generalism will evolve) whenever the invasion fitness of the generalist (which we will express as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satisfies,</w:t>
      </w:r>
    </w:p>
    <w:p w14:paraId="5D794A29" w14:textId="77777777" w:rsidR="006473CD" w:rsidRPr="00475689" w:rsidRDefault="00475689" w:rsidP="00EE0AED">
      <w:pPr>
        <w:spacing w:line="276" w:lineRule="auto"/>
        <w:rPr>
          <w:szCs w:val="24"/>
        </w:rPr>
      </w:pPr>
      <m:oMathPara>
        <m:oMathParaPr>
          <m:jc m:val="right"/>
        </m:oMathParaP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e>
          </m:d>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e>
          </m:d>
          <m:r>
            <w:rPr>
              <w:rFonts w:ascii="Cambria Math" w:hAnsi="Cambria Math"/>
              <w:szCs w:val="24"/>
            </w:rPr>
            <m:t>&gt;1,</m:t>
          </m:r>
          <w:ins w:id="69" w:author="Clay Cressler" w:date="2016-06-20T12:17:00Z">
            <m:r>
              <w:rPr>
                <w:rFonts w:ascii="Cambria Math" w:hAnsi="Cambria Math"/>
                <w:szCs w:val="24"/>
              </w:rPr>
              <m:t xml:space="preserve">                          (1)</m:t>
            </m:r>
          </w:ins>
        </m:oMath>
      </m:oMathPara>
    </w:p>
    <w:p w14:paraId="111EF6EA" w14:textId="77777777" w:rsidR="006473CD" w:rsidRPr="006473CD" w:rsidRDefault="006473CD" w:rsidP="00EE0AED">
      <w:pPr>
        <w:spacing w:line="276" w:lineRule="auto"/>
        <w:rPr>
          <w:szCs w:val="24"/>
        </w:rPr>
      </w:pPr>
    </w:p>
    <w:p w14:paraId="6BF337B0" w14:textId="77777777" w:rsidR="006473CD" w:rsidRPr="006473CD" w:rsidRDefault="006473CD" w:rsidP="00EE0AED">
      <w:pPr>
        <w:spacing w:line="276" w:lineRule="auto"/>
        <w:rPr>
          <w:szCs w:val="24"/>
        </w:rPr>
      </w:pPr>
      <w:r w:rsidRPr="006473CD">
        <w:rPr>
          <w:szCs w:val="24"/>
        </w:rPr>
        <w:t xml:space="preserve">where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Pr="006473CD">
        <w:rPr>
          <w:szCs w:val="24"/>
        </w:rPr>
        <w:t xml:space="preserve"> and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are the equilibrium host abundances when only the resident parasite is present. These terms have intuitive biological meanings: </w:t>
      </w:r>
      <m:oMath>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oMath>
      <w:r w:rsidRPr="006473CD">
        <w:rPr>
          <w:szCs w:val="24"/>
        </w:rPr>
        <w:t xml:space="preserve"> is the probability that</w:t>
      </w:r>
      <w:r w:rsidR="00F60BA7">
        <w:rPr>
          <w:szCs w:val="24"/>
        </w:rPr>
        <w:t xml:space="preserve"> </w:t>
      </w:r>
      <w:r w:rsidRPr="006473CD">
        <w:rPr>
          <w:szCs w:val="24"/>
        </w:rPr>
        <w:t xml:space="preserve">a parasite in the environment infects the primary host and </w:t>
      </w:r>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oMath>
      <w:r w:rsidRPr="006473CD">
        <w:rPr>
          <w:szCs w:val="24"/>
        </w:rPr>
        <w:t xml:space="preserve"> is the expected number of new generalist parasites produced per infected primary host; the second set of terms have an analogous interpretation for the secondary host.  Thus, for generalists to be able </w:t>
      </w:r>
      <w:commentRangeStart w:id="70"/>
      <w:r w:rsidRPr="006473CD">
        <w:rPr>
          <w:szCs w:val="24"/>
        </w:rPr>
        <w:t>to invade</w:t>
      </w:r>
      <w:commentRangeEnd w:id="70"/>
      <w:r w:rsidR="00125BA7">
        <w:rPr>
          <w:rStyle w:val="CommentReference"/>
        </w:rPr>
        <w:commentReference w:id="70"/>
      </w:r>
      <w:r w:rsidRPr="006473CD">
        <w:rPr>
          <w:szCs w:val="24"/>
        </w:rPr>
        <w:t xml:space="preserve">, each generalist parasite in the environment must be expected to produce more than one new generalist parasite in the environment; that is a successfully invading generalist’s </w:t>
      </w:r>
      <w:commentRangeStart w:id="71"/>
      <w:r w:rsidRPr="006473CD">
        <w:rPr>
          <w:i/>
          <w:szCs w:val="24"/>
        </w:rPr>
        <w:t>R</w:t>
      </w:r>
      <w:r w:rsidRPr="006473CD">
        <w:rPr>
          <w:szCs w:val="24"/>
          <w:vertAlign w:val="subscript"/>
        </w:rPr>
        <w:t>0</w:t>
      </w:r>
      <w:r w:rsidRPr="006473CD">
        <w:rPr>
          <w:szCs w:val="24"/>
        </w:rPr>
        <w:t xml:space="preserve"> </w:t>
      </w:r>
      <w:commentRangeEnd w:id="71"/>
      <w:r w:rsidR="00125BA7">
        <w:rPr>
          <w:rStyle w:val="CommentReference"/>
        </w:rPr>
        <w:commentReference w:id="71"/>
      </w:r>
      <w:commentRangeStart w:id="72"/>
      <w:r w:rsidRPr="006473CD">
        <w:rPr>
          <w:szCs w:val="24"/>
        </w:rPr>
        <w:t>will</w:t>
      </w:r>
      <w:commentRangeEnd w:id="72"/>
      <w:r w:rsidR="00B0189A">
        <w:rPr>
          <w:rStyle w:val="CommentReference"/>
        </w:rPr>
        <w:commentReference w:id="72"/>
      </w:r>
      <w:r w:rsidRPr="006473CD">
        <w:rPr>
          <w:szCs w:val="24"/>
        </w:rPr>
        <w:t xml:space="preserve"> be &gt;1.</w:t>
      </w:r>
    </w:p>
    <w:p w14:paraId="6CAC3C1E" w14:textId="77777777" w:rsidR="006473CD" w:rsidRPr="006473CD" w:rsidRDefault="006473CD" w:rsidP="00EE0AED">
      <w:pPr>
        <w:spacing w:line="276" w:lineRule="auto"/>
        <w:rPr>
          <w:szCs w:val="24"/>
        </w:rPr>
      </w:pPr>
    </w:p>
    <w:p w14:paraId="268B3B5E" w14:textId="77777777" w:rsidR="006473CD" w:rsidRPr="006473CD" w:rsidRDefault="006473CD" w:rsidP="00EE0AED">
      <w:pPr>
        <w:spacing w:line="276" w:lineRule="auto"/>
        <w:rPr>
          <w:szCs w:val="24"/>
        </w:rPr>
      </w:pPr>
      <w:r w:rsidRPr="006473CD">
        <w:rPr>
          <w:szCs w:val="24"/>
        </w:rPr>
        <w:t xml:space="preserve">While </w:t>
      </w:r>
      <w:del w:id="73" w:author="Clay Cressler" w:date="2016-06-20T12:18:00Z">
        <w:r w:rsidRPr="006473CD" w:rsidDel="00400644">
          <w:rPr>
            <w:szCs w:val="24"/>
          </w:rPr>
          <w:delText>this form of</w:delText>
        </w:r>
      </w:del>
      <w:ins w:id="74" w:author="Clay Cressler" w:date="2016-06-20T12:18:00Z">
        <w:r w:rsidR="00400644">
          <w:rPr>
            <w:szCs w:val="24"/>
          </w:rPr>
          <w:t>the</w:t>
        </w:r>
      </w:ins>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ins w:id="75" w:author="Clay Cressler" w:date="2016-06-20T12:18:00Z">
        <w:r w:rsidR="00400644">
          <w:rPr>
            <w:szCs w:val="24"/>
          </w:rPr>
          <w:t xml:space="preserve">expression in Eq. (1) </w:t>
        </w:r>
      </w:ins>
      <w:r w:rsidRPr="006473CD">
        <w:rPr>
          <w:szCs w:val="24"/>
        </w:rPr>
        <w:t xml:space="preserve">is easy to understand, analytically it will be easier to work with a slightly different expression. </w:t>
      </w:r>
      <w:r w:rsidR="00352DBD">
        <w:rPr>
          <w:szCs w:val="24"/>
        </w:rPr>
        <w:t>Substituting</w:t>
      </w:r>
      <w:r w:rsidR="00352DBD" w:rsidRPr="006473CD">
        <w:rPr>
          <w:szCs w:val="24"/>
        </w:rPr>
        <w:t xml:space="preserve"> </w:t>
      </w:r>
      <w:r w:rsidRPr="006473CD">
        <w:rPr>
          <w:szCs w:val="24"/>
        </w:rPr>
        <w:t xml:space="preserve">in the equilibrium abundance of the primary and secondary host, the expression for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simplifies to</w:t>
      </w:r>
    </w:p>
    <w:p w14:paraId="4671515A" w14:textId="77777777" w:rsidR="006473CD" w:rsidRPr="00475689" w:rsidRDefault="00D141B1" w:rsidP="00EE0AED">
      <w:pPr>
        <w:spacing w:line="276"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γ</m:t>
              </m:r>
            </m:den>
          </m:f>
          <m:r>
            <w:rPr>
              <w:rFonts w:ascii="Cambria Math" w:hAnsi="Cambria Math"/>
              <w:szCs w:val="24"/>
            </w:rPr>
            <m:t>.</m:t>
          </m:r>
        </m:oMath>
      </m:oMathPara>
    </w:p>
    <w:p w14:paraId="044AB920" w14:textId="77777777" w:rsidR="006473CD" w:rsidRPr="006473CD" w:rsidRDefault="006473CD" w:rsidP="00EE0AED">
      <w:pPr>
        <w:spacing w:line="276" w:lineRule="auto"/>
        <w:rPr>
          <w:szCs w:val="24"/>
        </w:rPr>
      </w:pPr>
    </w:p>
    <w:p w14:paraId="41ACA26B" w14:textId="77777777" w:rsidR="006473CD" w:rsidRPr="006473CD" w:rsidRDefault="006473CD" w:rsidP="00EE0AED">
      <w:pPr>
        <w:spacing w:line="276" w:lineRule="auto"/>
        <w:rPr>
          <w:szCs w:val="24"/>
        </w:rPr>
      </w:pPr>
      <w:r w:rsidRPr="006473CD">
        <w:rPr>
          <w:szCs w:val="24"/>
        </w:rPr>
        <w:t xml:space="preserve">At this point, we could specify different parameter values (corresponding to different host and parasite traits) and ask whether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&gt;1</m:t>
        </m:r>
      </m:oMath>
      <w:r w:rsidRPr="006473CD">
        <w:rPr>
          <w:szCs w:val="24"/>
        </w:rPr>
        <w:t>. For this simple model, this analysis makes very intuitive predictions (see Appen</w:t>
      </w:r>
      <w:commentRangeStart w:id="76"/>
      <w:r w:rsidRPr="006473CD">
        <w:rPr>
          <w:szCs w:val="24"/>
        </w:rPr>
        <w:t>dix A), as the model in its current state does not include any biologically relevant trade-offs that constrain the relationships between parameters. It is also challenging to connect the parameters of such a general model with empirical data on host-parasite associations.</w:t>
      </w:r>
      <w:commentRangeEnd w:id="76"/>
      <w:r w:rsidR="00622E6B">
        <w:rPr>
          <w:rStyle w:val="CommentReference"/>
        </w:rPr>
        <w:commentReference w:id="76"/>
      </w:r>
    </w:p>
    <w:p w14:paraId="16DFB9A4" w14:textId="77777777" w:rsidR="006473CD" w:rsidRPr="006473CD" w:rsidRDefault="006473CD" w:rsidP="00EE0AED">
      <w:pPr>
        <w:spacing w:line="276" w:lineRule="auto"/>
        <w:rPr>
          <w:szCs w:val="24"/>
        </w:rPr>
      </w:pPr>
    </w:p>
    <w:p w14:paraId="1FE18918" w14:textId="58678D20" w:rsidR="006473CD" w:rsidRPr="006473CD" w:rsidRDefault="006473CD" w:rsidP="00EE0AED">
      <w:pPr>
        <w:spacing w:line="276" w:lineRule="auto"/>
        <w:rPr>
          <w:szCs w:val="24"/>
        </w:rPr>
      </w:pPr>
      <w:r w:rsidRPr="006473CD">
        <w:rPr>
          <w:szCs w:val="24"/>
        </w:rPr>
        <w:t xml:space="preserve">To facilitate a comparison between the model and data, we take advantage of the fact that many key parameters of the model are likely to be allometric functions of host body size and </w:t>
      </w:r>
      <w:commentRangeStart w:id="77"/>
      <w:r w:rsidRPr="006473CD">
        <w:rPr>
          <w:szCs w:val="24"/>
        </w:rPr>
        <w:t>temperature</w:t>
      </w:r>
      <w:commentRangeEnd w:id="77"/>
      <w:r w:rsidR="00D47709">
        <w:rPr>
          <w:rStyle w:val="CommentReference"/>
        </w:rPr>
        <w:commentReference w:id="77"/>
      </w:r>
      <w:r w:rsidRPr="006473CD">
        <w:rPr>
          <w:szCs w:val="24"/>
        </w:rPr>
        <w:t xml:space="preserve">. In particular, host carrying capacities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oMath>
      <w:r w:rsidRPr="006473CD">
        <w:rPr>
          <w:szCs w:val="24"/>
        </w:rPr>
        <w:t xml:space="preserve"> and mortality rates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m:t>
        </m:r>
      </m:oMath>
      <w:r w:rsidRPr="006473CD">
        <w:rPr>
          <w:szCs w:val="24"/>
        </w:rPr>
        <w:t xml:space="preserve"> will scale with host body size </w:t>
      </w:r>
      <w:ins w:id="78" w:author="JG Walker" w:date="2016-07-01T13:56:00Z">
        <w:r w:rsidR="000E617C">
          <w:rPr>
            <w:szCs w:val="24"/>
          </w:rPr>
          <w:fldChar w:fldCharType="begin" w:fldLock="1"/>
        </w:r>
      </w:ins>
      <w:r w:rsidR="000E617C">
        <w:rPr>
          <w:szCs w:val="24"/>
        </w:rPr>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rPr>
          <w:szCs w:val="24"/>
        </w:rPr>
        <w:fldChar w:fldCharType="separate"/>
      </w:r>
      <w:r w:rsidR="000E617C" w:rsidRPr="000E617C">
        <w:rPr>
          <w:noProof/>
          <w:szCs w:val="24"/>
        </w:rPr>
        <w:t>[28]</w:t>
      </w:r>
      <w:ins w:id="79" w:author="JG Walker" w:date="2016-07-01T13:56:00Z">
        <w:r w:rsidR="000E617C">
          <w:rPr>
            <w:szCs w:val="24"/>
          </w:rPr>
          <w:fldChar w:fldCharType="end"/>
        </w:r>
      </w:ins>
      <w:r w:rsidRPr="006473CD">
        <w:rPr>
          <w:szCs w:val="24"/>
        </w:rPr>
        <w:t xml:space="preserve"> as</w:t>
      </w:r>
    </w:p>
    <w:p w14:paraId="2A552042" w14:textId="77777777" w:rsidR="006473CD" w:rsidRPr="00475689" w:rsidRDefault="00D141B1" w:rsidP="006473CD">
      <w:pPr>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m:rPr>
              <m:sty m:val="p"/>
            </m:rPr>
            <w:rPr>
              <w:szCs w:val="24"/>
            </w:rPr>
            <w:br/>
          </m:r>
        </m:oMath>
      </m:oMathPara>
      <w:r w:rsidR="006473CD" w:rsidRPr="006473CD">
        <w:rPr>
          <w:szCs w:val="24"/>
        </w:rPr>
        <w:t xml:space="preserve"> and</w:t>
      </w:r>
      <w:r w:rsidR="006473CD" w:rsidRPr="006473CD">
        <w:rPr>
          <w:szCs w:val="24"/>
        </w:rPr>
        <w:br/>
      </w: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-1/4</m:t>
              </m:r>
            </m:sup>
          </m:sSubSup>
          <m:r>
            <w:rPr>
              <w:rFonts w:ascii="Cambria Math" w:hAnsi="Cambria Math"/>
              <w:szCs w:val="24"/>
            </w:rPr>
            <m:t>.</m:t>
          </m:r>
        </m:oMath>
      </m:oMathPara>
    </w:p>
    <w:p w14:paraId="1EC342D8" w14:textId="77777777" w:rsidR="006473CD" w:rsidRPr="006473CD" w:rsidRDefault="006473CD" w:rsidP="006473CD">
      <w:pPr>
        <w:rPr>
          <w:szCs w:val="24"/>
        </w:rPr>
      </w:pPr>
      <w:r w:rsidRPr="006473CD">
        <w:rPr>
          <w:szCs w:val="24"/>
        </w:rPr>
        <w:t xml:space="preserve">where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oMath>
      <w:r w:rsidRPr="006473CD">
        <w:rPr>
          <w:szCs w:val="24"/>
        </w:rPr>
        <w:t xml:space="preserve"> is the Boltzmann factor, which describes how temperature affects reaction kinetics (e.g., metabolic rate),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Pr="006473CD">
        <w:rPr>
          <w:szCs w:val="24"/>
        </w:rPr>
        <w:t xml:space="preserve"> is the body mass of host </w:t>
      </w:r>
      <w:r w:rsidRPr="006473CD">
        <w:rPr>
          <w:i/>
          <w:szCs w:val="24"/>
        </w:rPr>
        <w:t xml:space="preserve">i, </w:t>
      </w:r>
      <w:r w:rsidRPr="006473CD">
        <w:rPr>
          <w:szCs w:val="24"/>
        </w:rPr>
        <w:t xml:space="preserve">and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Q</m:t>
            </m:r>
            <m:ctrlPr>
              <w:rPr>
                <w:rFonts w:ascii="Cambria Math" w:hAnsi="Cambria Math"/>
                <w:szCs w:val="24"/>
              </w:rPr>
            </m:ctrlPr>
          </m:e>
          <m:sub>
            <m:r>
              <w:rPr>
                <w:rFonts w:ascii="Cambria Math" w:hAnsi="Cambria Math"/>
                <w:szCs w:val="24"/>
              </w:rPr>
              <m:t>2</m:t>
            </m:r>
          </m:sub>
        </m:sSub>
      </m:oMath>
      <w:r w:rsidRPr="006473CD">
        <w:rPr>
          <w:szCs w:val="24"/>
        </w:rPr>
        <w:t xml:space="preserve"> are proportionality constants. </w:t>
      </w:r>
      <w:r w:rsidRPr="006473CD">
        <w:rPr>
          <w:i/>
          <w:szCs w:val="24"/>
        </w:rPr>
        <w:t>E</w:t>
      </w:r>
      <w:r w:rsidRPr="006473CD">
        <w:rPr>
          <w:szCs w:val="24"/>
        </w:rPr>
        <w:t xml:space="preserve"> is the average activation energy of rate-limiting biochemical metabolic reactions, </w:t>
      </w:r>
      <w:r w:rsidRPr="006473CD">
        <w:rPr>
          <w:i/>
          <w:szCs w:val="24"/>
        </w:rPr>
        <w:t>k</w:t>
      </w:r>
      <w:r w:rsidRPr="006473CD">
        <w:rPr>
          <w:szCs w:val="24"/>
        </w:rPr>
        <w:t xml:space="preserve"> is Boltzmann’s constant, and </w:t>
      </w:r>
      <w:r w:rsidRPr="006473CD">
        <w:rPr>
          <w:i/>
          <w:szCs w:val="24"/>
        </w:rPr>
        <w:t>T</w:t>
      </w:r>
      <w:r w:rsidRPr="006473CD">
        <w:rPr>
          <w:szCs w:val="24"/>
        </w:rPr>
        <w:t xml:space="preserve"> is temperature. Since our dataset deals with parasites of ectotherms, we assume that </w:t>
      </w:r>
      <w:r w:rsidRPr="006473CD">
        <w:rPr>
          <w:i/>
          <w:szCs w:val="24"/>
        </w:rPr>
        <w:t>T</w:t>
      </w:r>
      <w:r w:rsidRPr="006473CD">
        <w:rPr>
          <w:szCs w:val="24"/>
        </w:rPr>
        <w:t xml:space="preserve"> is the same for both hosts. Increasing mass will decrease the carrying capacity and mortality rate, whereas increasing temperature decreases carrying capacity and increases mortality rate.</w:t>
      </w:r>
    </w:p>
    <w:p w14:paraId="43E81B28" w14:textId="77777777" w:rsidR="006473CD" w:rsidRPr="006473CD" w:rsidRDefault="006473CD" w:rsidP="006473CD">
      <w:pPr>
        <w:rPr>
          <w:szCs w:val="24"/>
        </w:rPr>
      </w:pPr>
    </w:p>
    <w:p w14:paraId="3A669A55" w14:textId="77777777" w:rsidR="006473CD" w:rsidRPr="006473CD" w:rsidRDefault="006473CD" w:rsidP="006473CD">
      <w:pPr>
        <w:rPr>
          <w:szCs w:val="24"/>
        </w:rPr>
      </w:pPr>
      <w:r w:rsidRPr="006473CD">
        <w:rPr>
          <w:szCs w:val="24"/>
        </w:rPr>
        <w:lastRenderedPageBreak/>
        <w:t>Host body size and temperature should also affect parasite abundance, either within-host (for endoparasites) or on host surfaces (for ectoparasites), though the scaling of abundance with body size differs in these two cases</w:t>
      </w:r>
      <w:ins w:id="80" w:author="Clay Cressler" w:date="2016-06-20T12:35:00Z">
        <w:r w:rsidR="008E01F5">
          <w:rPr>
            <w:szCs w:val="24"/>
          </w:rPr>
          <w:t xml:space="preserve"> (see </w:t>
        </w:r>
      </w:ins>
      <w:ins w:id="81" w:author="Clay Cressler" w:date="2016-06-20T12:57:00Z">
        <w:r w:rsidR="00E30056">
          <w:rPr>
            <w:szCs w:val="24"/>
          </w:rPr>
          <w:t>Hechinger 2013</w:t>
        </w:r>
      </w:ins>
      <w:commentRangeStart w:id="82"/>
      <w:ins w:id="83" w:author="Clay Cressler" w:date="2016-06-20T12:36:00Z">
        <w:r w:rsidR="008E01F5">
          <w:rPr>
            <w:szCs w:val="24"/>
          </w:rPr>
          <w:t xml:space="preserve"> </w:t>
        </w:r>
      </w:ins>
      <w:commentRangeEnd w:id="82"/>
      <w:ins w:id="84" w:author="Clay Cressler" w:date="2016-06-20T12:37:00Z">
        <w:r w:rsidR="001C526B">
          <w:rPr>
            <w:rStyle w:val="CommentReference"/>
          </w:rPr>
          <w:commentReference w:id="82"/>
        </w:r>
      </w:ins>
      <w:ins w:id="86" w:author="Clay Cressler" w:date="2016-06-20T12:36:00Z">
        <w:r w:rsidR="008E01F5">
          <w:rPr>
            <w:szCs w:val="24"/>
          </w:rPr>
          <w:t>for details)</w:t>
        </w:r>
      </w:ins>
      <w:r w:rsidRPr="006473CD">
        <w:rPr>
          <w:szCs w:val="24"/>
        </w:rPr>
        <w:t>. We assume that shedding rate scales linearly with parasite abundance, giving</w:t>
      </w:r>
    </w:p>
    <w:p w14:paraId="0D3B8FB1" w14:textId="77777777" w:rsidR="006473CD" w:rsidRPr="00475689" w:rsidRDefault="00D141B1"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rFonts w:ascii="Cambria Math" w:hAnsi="Cambria Math"/>
              <w:szCs w:val="24"/>
            </w:rPr>
            <m:t xml:space="preserve"> </m:t>
          </m:r>
          <m:r>
            <m:rPr>
              <m:sty m:val="p"/>
            </m:rPr>
            <w:rPr>
              <w:rFonts w:ascii="Cambria Math" w:hAnsi="Cambria Math"/>
              <w:szCs w:val="24"/>
            </w:rPr>
            <m:t>(for endoparasites)</m:t>
          </m:r>
        </m:oMath>
      </m:oMathPara>
    </w:p>
    <w:p w14:paraId="4104207D" w14:textId="77777777" w:rsidR="006473CD" w:rsidRPr="00475689" w:rsidRDefault="00D141B1"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5/12</m:t>
              </m:r>
            </m:sup>
          </m:sSubSup>
          <m:r>
            <w:rPr>
              <w:rFonts w:ascii="Cambria Math" w:hAnsi="Cambria Math"/>
              <w:szCs w:val="24"/>
            </w:rPr>
            <m:t xml:space="preserve"> (</m:t>
          </m:r>
          <m:r>
            <m:rPr>
              <m:sty m:val="p"/>
            </m:rPr>
            <w:rPr>
              <w:rFonts w:ascii="Cambria Math" w:hAnsi="Cambria Math"/>
              <w:szCs w:val="24"/>
            </w:rPr>
            <m:t>for ectoparasites)</m:t>
          </m:r>
        </m:oMath>
      </m:oMathPara>
    </w:p>
    <w:p w14:paraId="565F352C" w14:textId="77777777" w:rsidR="006473CD" w:rsidRPr="006473CD" w:rsidRDefault="006473CD" w:rsidP="006473CD">
      <w:pPr>
        <w:rPr>
          <w:szCs w:val="24"/>
        </w:rPr>
      </w:pPr>
    </w:p>
    <w:p w14:paraId="1D87CA0E" w14:textId="77777777" w:rsidR="00734F85" w:rsidRDefault="006473CD" w:rsidP="006473CD">
      <w:pPr>
        <w:rPr>
          <w:szCs w:val="24"/>
        </w:rPr>
      </w:pPr>
      <w:commentRangeStart w:id="87"/>
      <w:r w:rsidRPr="006473CD">
        <w:rPr>
          <w:szCs w:val="24"/>
        </w:rPr>
        <w:t>We</w:t>
      </w:r>
      <w:commentRangeEnd w:id="87"/>
      <w:r w:rsidR="00F07A49">
        <w:rPr>
          <w:rStyle w:val="CommentReference"/>
        </w:rPr>
        <w:commentReference w:id="87"/>
      </w:r>
      <w:r w:rsidRPr="006473CD">
        <w:rPr>
          <w:szCs w:val="24"/>
        </w:rPr>
        <w:t xml:space="preserve"> add these expressions into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expression above to attain host body size-, temperature-, and life cycle-dependent criteria for the evolution of generalism. In particular, it is immediately clear that</w:t>
      </w:r>
      <w:r w:rsidR="00734F85">
        <w:rPr>
          <w:szCs w:val="24"/>
        </w:rPr>
        <w:t>, all else equal,</w:t>
      </w:r>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34F85">
        <w:rPr>
          <w:szCs w:val="24"/>
        </w:rPr>
        <w:t xml:space="preserve"> will be larger for </w:t>
      </w:r>
      <w:r w:rsidRPr="006473CD">
        <w:rPr>
          <w:szCs w:val="24"/>
        </w:rPr>
        <w:t>endoparasite</w:t>
      </w:r>
      <w:r w:rsidR="00734F85">
        <w:rPr>
          <w:szCs w:val="24"/>
        </w:rPr>
        <w:t xml:space="preserve">s than ectoparasites because shedding rate will be higher. </w:t>
      </w:r>
      <w:commentRangeStart w:id="88"/>
      <w:r w:rsidR="00734F85" w:rsidRPr="00EE0AED">
        <w:rPr>
          <w:b/>
          <w:szCs w:val="24"/>
        </w:rPr>
        <w:t>This makes it easier for a generalist endoparasite to invade than a generalist ectoparasite.</w:t>
      </w:r>
      <w:commentRangeEnd w:id="88"/>
      <w:r w:rsidR="00965F0B" w:rsidRPr="00EE0AED">
        <w:rPr>
          <w:rStyle w:val="CommentReference"/>
          <w:b/>
        </w:rPr>
        <w:commentReference w:id="88"/>
      </w:r>
      <w:r w:rsidR="00734F85">
        <w:rPr>
          <w:szCs w:val="24"/>
        </w:rPr>
        <w:t xml:space="preserve"> </w:t>
      </w:r>
    </w:p>
    <w:p w14:paraId="7D5F323B" w14:textId="77777777" w:rsidR="00734F85" w:rsidRDefault="00734F85" w:rsidP="006473CD">
      <w:pPr>
        <w:rPr>
          <w:szCs w:val="24"/>
        </w:rPr>
      </w:pPr>
    </w:p>
    <w:p w14:paraId="4816F5A6" w14:textId="77777777" w:rsidR="006473CD" w:rsidRPr="006473CD" w:rsidRDefault="00FB653B" w:rsidP="00FB653B">
      <w:pPr>
        <w:rPr>
          <w:szCs w:val="24"/>
        </w:rPr>
      </w:pPr>
      <w:r>
        <w:rPr>
          <w:szCs w:val="24"/>
        </w:rPr>
        <w:t xml:space="preserve">The mass of the secondary host is given by </w:t>
      </w:r>
      <m:oMath>
        <m:r>
          <w:rPr>
            <w:rFonts w:ascii="Cambria Math" w:hAnsi="Cambria Math"/>
            <w:szCs w:val="24"/>
          </w:rPr>
          <m:t>fW</m:t>
        </m:r>
      </m:oMath>
      <w:r>
        <w:rPr>
          <w:szCs w:val="24"/>
        </w:rPr>
        <w:t xml:space="preserve">, where </w:t>
      </w:r>
      <m:oMath>
        <m:r>
          <w:rPr>
            <w:rFonts w:ascii="Cambria Math" w:hAnsi="Cambria Math"/>
            <w:szCs w:val="24"/>
          </w:rPr>
          <m:t>W</m:t>
        </m:r>
      </m:oMath>
      <w:r>
        <w:rPr>
          <w:szCs w:val="24"/>
        </w:rPr>
        <w:t xml:space="preserve"> is the mass of the primary host, and we assume that the secondary host is smaller than the primary host (</w:t>
      </w:r>
      <m:oMath>
        <m:r>
          <w:rPr>
            <w:rFonts w:ascii="Cambria Math" w:hAnsi="Cambria Math"/>
            <w:szCs w:val="24"/>
          </w:rPr>
          <m:t>f&lt;1</m:t>
        </m:r>
      </m:oMath>
      <w:r>
        <w:rPr>
          <w:szCs w:val="24"/>
        </w:rPr>
        <w:t>). This essentially assumes that the specialist parasite has evolved to exploit the host that maximizes its fitness, since the fitness of the specialist (</w:t>
      </w:r>
      <m:oMath>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Pr>
          <w:szCs w:val="24"/>
        </w:rPr>
        <w:t xml:space="preserve">) </w:t>
      </w:r>
      <w:r w:rsidR="0053328B">
        <w:rPr>
          <w:szCs w:val="24"/>
        </w:rPr>
        <w:t xml:space="preserve">is an increasing function of host body size. </w:t>
      </w:r>
      <w:r w:rsidR="00734F85">
        <w:rPr>
          <w:szCs w:val="24"/>
        </w:rPr>
        <w:t xml:space="preserve">To </w:t>
      </w:r>
      <w:r w:rsidR="00734F85" w:rsidRPr="006473CD">
        <w:rPr>
          <w:szCs w:val="24"/>
        </w:rPr>
        <w:t>investigate how the evolution of generalism is affected by host body size (</w:t>
      </w:r>
      <w:r w:rsidR="00734F85" w:rsidRPr="006473CD">
        <w:rPr>
          <w:i/>
          <w:szCs w:val="24"/>
        </w:rPr>
        <w:t>W</w:t>
      </w:r>
      <w:r w:rsidR="00734F85" w:rsidRPr="006473CD">
        <w:rPr>
          <w:szCs w:val="24"/>
        </w:rPr>
        <w:t>), the difference in body size between the two hosts (</w:t>
      </w:r>
      <w:r w:rsidR="00734F85" w:rsidRPr="006473CD">
        <w:rPr>
          <w:i/>
          <w:szCs w:val="24"/>
        </w:rPr>
        <w:t>f</w:t>
      </w:r>
      <w:r w:rsidR="00734F85" w:rsidRPr="006473CD">
        <w:rPr>
          <w:szCs w:val="24"/>
        </w:rPr>
        <w:t xml:space="preserve">), </w:t>
      </w:r>
      <w:r w:rsidR="00734F85">
        <w:rPr>
          <w:szCs w:val="24"/>
        </w:rPr>
        <w:t xml:space="preserve">and </w:t>
      </w:r>
      <w:r w:rsidR="00734F85" w:rsidRPr="006473CD">
        <w:rPr>
          <w:szCs w:val="24"/>
        </w:rPr>
        <w:t>the temperature of the environment (</w:t>
      </w:r>
      <w:r w:rsidR="00734F85" w:rsidRPr="006473CD">
        <w:rPr>
          <w:i/>
          <w:szCs w:val="24"/>
        </w:rPr>
        <w:t>T</w:t>
      </w:r>
      <w:r w:rsidR="00734F85">
        <w:rPr>
          <w:szCs w:val="24"/>
        </w:rPr>
        <w:t xml:space="preserve">), we </w:t>
      </w:r>
      <w:r w:rsidR="006473CD" w:rsidRPr="006473CD">
        <w:rPr>
          <w:szCs w:val="24"/>
        </w:rPr>
        <w:t xml:space="preserve">ask how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changes with changes in these parameters (that is, we look at the derivatives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with respect to </w:t>
      </w:r>
      <w:r w:rsidR="006473CD" w:rsidRPr="006473CD">
        <w:rPr>
          <w:i/>
          <w:szCs w:val="24"/>
        </w:rPr>
        <w:t>W</w:t>
      </w:r>
      <w:r w:rsidR="006473CD" w:rsidRPr="006473CD">
        <w:rPr>
          <w:szCs w:val="24"/>
        </w:rPr>
        <w:t xml:space="preserve">, </w:t>
      </w:r>
      <w:r w:rsidR="006473CD" w:rsidRPr="006473CD">
        <w:rPr>
          <w:i/>
          <w:szCs w:val="24"/>
        </w:rPr>
        <w:t>f</w:t>
      </w:r>
      <w:r w:rsidR="006473CD" w:rsidRPr="006473CD">
        <w:rPr>
          <w:szCs w:val="24"/>
        </w:rPr>
        <w:t xml:space="preserve">, and </w:t>
      </w:r>
      <w:r w:rsidR="006473CD" w:rsidRPr="006473CD">
        <w:rPr>
          <w:i/>
          <w:szCs w:val="24"/>
        </w:rPr>
        <w:t>T</w:t>
      </w:r>
      <w:r w:rsidR="006473CD" w:rsidRPr="006473CD">
        <w:rPr>
          <w:szCs w:val="24"/>
        </w:rPr>
        <w:t>). We will consider these derivatives for both endoparasites and ectoparasites.</w:t>
      </w:r>
    </w:p>
    <w:p w14:paraId="33DAB0A8" w14:textId="77777777" w:rsidR="006473CD" w:rsidRPr="006473CD" w:rsidRDefault="006473CD" w:rsidP="006473CD">
      <w:pPr>
        <w:rPr>
          <w:szCs w:val="24"/>
        </w:rPr>
      </w:pPr>
    </w:p>
    <w:p w14:paraId="67B7DE37" w14:textId="77777777" w:rsidR="006473CD" w:rsidRPr="006473CD" w:rsidRDefault="006473CD" w:rsidP="006473CD">
      <w:pPr>
        <w:rPr>
          <w:szCs w:val="24"/>
        </w:rPr>
      </w:pPr>
      <w:r w:rsidRPr="006473CD">
        <w:rPr>
          <w:szCs w:val="24"/>
        </w:rPr>
        <w:t xml:space="preserve">For endoparasites,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host body size: </w:t>
      </w:r>
    </w:p>
    <w:p w14:paraId="13D4E53C" w14:textId="77777777" w:rsidR="006473CD" w:rsidRPr="00475689" w:rsidRDefault="00D141B1"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96AEEEF" w14:textId="77777777" w:rsidR="006473CD" w:rsidRPr="006473CD" w:rsidRDefault="006473CD" w:rsidP="006473CD">
      <w:pPr>
        <w:rPr>
          <w:szCs w:val="24"/>
        </w:rPr>
      </w:pPr>
    </w:p>
    <w:p w14:paraId="465D333F" w14:textId="77777777" w:rsidR="006473CD" w:rsidRPr="006473CD" w:rsidRDefault="006473CD" w:rsidP="006473CD">
      <w:pPr>
        <w:rPr>
          <w:szCs w:val="24"/>
        </w:rPr>
      </w:pPr>
      <w:r w:rsidRPr="006473CD">
        <w:rPr>
          <w:szCs w:val="24"/>
        </w:rPr>
        <w:t xml:space="preserve">Thus we predict that parasites infecting large-bodied hosts are more likely to be generalists than parasites infecting small-bodied hosts. That is, when looking across a large number of host-parasite associations, </w:t>
      </w:r>
      <w:r w:rsidRPr="006473CD">
        <w:rPr>
          <w:b/>
          <w:szCs w:val="24"/>
        </w:rPr>
        <w:t>there should be positive correlations between the generalism index of each parasite and</w:t>
      </w:r>
      <w:r w:rsidR="00EA1C81">
        <w:rPr>
          <w:b/>
          <w:szCs w:val="24"/>
        </w:rPr>
        <w:t xml:space="preserve"> </w:t>
      </w:r>
      <w:r w:rsidRPr="006473CD">
        <w:rPr>
          <w:b/>
          <w:szCs w:val="24"/>
        </w:rPr>
        <w:t>both</w:t>
      </w:r>
      <w:r w:rsidR="00EA1C81">
        <w:rPr>
          <w:b/>
          <w:szCs w:val="24"/>
        </w:rPr>
        <w:t xml:space="preserve"> the</w:t>
      </w:r>
      <w:r w:rsidRPr="006473CD">
        <w:rPr>
          <w:b/>
          <w:szCs w:val="24"/>
        </w:rPr>
        <w:t xml:space="preserve"> body size of its largest host</w:t>
      </w:r>
      <w:r w:rsidR="0048212F">
        <w:rPr>
          <w:b/>
          <w:szCs w:val="24"/>
        </w:rPr>
        <w:t>.</w:t>
      </w:r>
      <w:r w:rsidRPr="006473CD">
        <w:rPr>
          <w:b/>
          <w:szCs w:val="24"/>
        </w:rPr>
        <w:t xml:space="preserve"> </w:t>
      </w:r>
      <w:r w:rsidR="0048212F" w:rsidRPr="00DB0F4D">
        <w:rPr>
          <w:szCs w:val="24"/>
        </w:rPr>
        <w:t>Moreover,</w:t>
      </w:r>
      <w:r w:rsidR="0048212F">
        <w:rPr>
          <w:b/>
          <w:szCs w:val="24"/>
        </w:rPr>
        <w:t xml:space="preserve"> there will be a positive correlation between generalism index and mean body size </w:t>
      </w:r>
      <w:r w:rsidR="0048212F" w:rsidRPr="00DB0F4D">
        <w:rPr>
          <w:szCs w:val="24"/>
        </w:rPr>
        <w:t>(</w:t>
      </w:r>
      <m:oMath>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d>
          <m:dPr>
            <m:ctrlPr>
              <w:rPr>
                <w:rFonts w:ascii="Cambria Math" w:hAnsi="Cambria Math"/>
                <w:i/>
                <w:szCs w:val="24"/>
              </w:rPr>
            </m:ctrlPr>
          </m:dPr>
          <m:e>
            <m:r>
              <w:rPr>
                <w:rFonts w:ascii="Cambria Math" w:hAnsi="Cambria Math"/>
                <w:szCs w:val="24"/>
              </w:rPr>
              <m:t>1+f</m:t>
            </m:r>
          </m:e>
        </m:d>
        <m:r>
          <w:rPr>
            <w:rFonts w:ascii="Cambria Math" w:hAnsi="Cambria Math"/>
            <w:szCs w:val="24"/>
          </w:rPr>
          <m:t>W/2</m:t>
        </m:r>
      </m:oMath>
      <w:r w:rsidR="0048212F">
        <w:rPr>
          <w:szCs w:val="24"/>
        </w:rPr>
        <w:t>)</w:t>
      </w:r>
      <w:r w:rsidR="00DB0F4D">
        <w:rPr>
          <w:szCs w:val="24"/>
        </w:rPr>
        <w:t xml:space="preserve"> as </w:t>
      </w: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oMath>
      <w:r w:rsidR="00DB0F4D">
        <w:rPr>
          <w:szCs w:val="24"/>
        </w:rPr>
        <w:t xml:space="preserve">, and </w:t>
      </w:r>
      <m:oMath>
        <m:f>
          <m:fPr>
            <m:ctrlPr>
              <w:rPr>
                <w:rFonts w:ascii="Cambria Math" w:hAnsi="Cambria Math"/>
                <w:i/>
                <w:szCs w:val="24"/>
              </w:rPr>
            </m:ctrlPr>
          </m:fPr>
          <m:num>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num>
          <m:den>
            <m:r>
              <w:rPr>
                <w:rFonts w:ascii="Cambria Math" w:hAnsi="Cambria Math"/>
                <w:szCs w:val="24"/>
              </w:rPr>
              <m:t>dW</m:t>
            </m:r>
          </m:den>
        </m:f>
        <m:r>
          <w:rPr>
            <w:rFonts w:ascii="Cambria Math" w:hAnsi="Cambria Math"/>
            <w:szCs w:val="24"/>
          </w:rPr>
          <m:t>&gt;0</m:t>
        </m:r>
      </m:oMath>
      <w:r w:rsidR="00DB0F4D">
        <w:rPr>
          <w:szCs w:val="24"/>
        </w:rPr>
        <w:t xml:space="preserve"> for all </w:t>
      </w:r>
      <w:r w:rsidR="00DB0F4D">
        <w:rPr>
          <w:i/>
          <w:szCs w:val="24"/>
        </w:rPr>
        <w:t>W</w:t>
      </w:r>
      <w:r w:rsidR="00DB0F4D">
        <w:rPr>
          <w:szCs w:val="24"/>
        </w:rPr>
        <w:t>.</w:t>
      </w:r>
      <w:r w:rsidR="001F03E9">
        <w:rPr>
          <w:szCs w:val="24"/>
        </w:rPr>
        <w:t xml:space="preserve"> However, because </w:t>
      </w:r>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1+f</m:t>
            </m:r>
          </m:den>
        </m:f>
        <m:r>
          <w:rPr>
            <w:rFonts w:ascii="Cambria Math" w:hAnsi="Cambria Math"/>
            <w:szCs w:val="24"/>
          </w:rPr>
          <m:t>&gt;1</m:t>
        </m:r>
      </m:oMath>
      <w:r w:rsidR="001F03E9">
        <w:rPr>
          <w:szCs w:val="24"/>
        </w:rPr>
        <w:t>, the correlation between generalism index and maximum body size should be larger than that between generalism and mean body size.</w:t>
      </w:r>
    </w:p>
    <w:p w14:paraId="0083CB5C" w14:textId="77777777" w:rsidR="0048212F" w:rsidRDefault="0048212F" w:rsidP="006473CD">
      <w:pPr>
        <w:rPr>
          <w:szCs w:val="24"/>
        </w:rPr>
      </w:pPr>
    </w:p>
    <w:p w14:paraId="5B1D493C" w14:textId="77777777" w:rsidR="006473CD" w:rsidRPr="006473CD" w:rsidRDefault="006473CD" w:rsidP="006473CD">
      <w:pPr>
        <w:rPr>
          <w:szCs w:val="24"/>
        </w:rPr>
      </w:pPr>
      <w:r w:rsidRPr="006473CD">
        <w:rPr>
          <w:szCs w:val="24"/>
        </w:rPr>
        <w:t xml:space="preserve">Similarly,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w:t>
      </w:r>
      <w:r w:rsidRPr="006473CD">
        <w:rPr>
          <w:i/>
          <w:szCs w:val="24"/>
        </w:rPr>
        <w:t>f</w:t>
      </w:r>
      <w:r w:rsidRPr="006473CD">
        <w:rPr>
          <w:szCs w:val="24"/>
        </w:rPr>
        <w:t>, the relative difference in body size between hosts:</w:t>
      </w:r>
    </w:p>
    <w:p w14:paraId="0D8F6136" w14:textId="77777777" w:rsidR="006473CD" w:rsidRPr="00475689" w:rsidRDefault="00D141B1"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0910E76" w14:textId="77777777" w:rsidR="006473CD" w:rsidRPr="006473CD" w:rsidRDefault="006473CD" w:rsidP="006473CD">
      <w:pPr>
        <w:rPr>
          <w:szCs w:val="24"/>
        </w:rPr>
      </w:pPr>
      <w:r w:rsidRPr="006473CD">
        <w:rPr>
          <w:szCs w:val="24"/>
        </w:rPr>
        <w:t xml:space="preserve">This result is intuitive: increasing </w:t>
      </w:r>
      <w:r w:rsidRPr="006473CD">
        <w:rPr>
          <w:i/>
          <w:szCs w:val="24"/>
        </w:rPr>
        <w:t>f</w:t>
      </w:r>
      <w:r w:rsidRPr="006473CD">
        <w:rPr>
          <w:szCs w:val="24"/>
        </w:rPr>
        <w:t xml:space="preserve"> increases the size of the secondary host</w:t>
      </w:r>
      <w:r w:rsidR="006B119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B1194">
        <w:rPr>
          <w:szCs w:val="24"/>
        </w:rPr>
        <w:t xml:space="preserve"> is the sum of terms dealing with infection in the primary and secondary host, and, </w:t>
      </w:r>
      <w:r w:rsidRPr="006473CD">
        <w:rPr>
          <w:szCs w:val="24"/>
        </w:rPr>
        <w:t xml:space="preserve">as we have already shown, increasing host mass increases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r w:rsidR="00FB653B">
        <w:rPr>
          <w:szCs w:val="24"/>
        </w:rPr>
        <w:t xml:space="preserve">Note that if we allowed </w:t>
      </w:r>
      <m:oMath>
        <m:r>
          <w:rPr>
            <w:rFonts w:ascii="Cambria Math" w:hAnsi="Cambria Math"/>
            <w:szCs w:val="24"/>
          </w:rPr>
          <m:t>f&gt;1</m:t>
        </m:r>
      </m:oMath>
      <w:r w:rsidR="00FB653B">
        <w:rPr>
          <w:szCs w:val="24"/>
        </w:rPr>
        <w:t xml:space="preserve"> (secondary host larger than primary host), this would make invasion </w:t>
      </w:r>
      <w:r w:rsidR="0048212F">
        <w:rPr>
          <w:szCs w:val="24"/>
        </w:rPr>
        <w:t xml:space="preserve">by the generalist </w:t>
      </w:r>
      <w:r w:rsidR="006B1194">
        <w:rPr>
          <w:szCs w:val="24"/>
        </w:rPr>
        <w:t xml:space="preserve">even </w:t>
      </w:r>
      <w:r w:rsidR="00FB653B">
        <w:rPr>
          <w:szCs w:val="24"/>
        </w:rPr>
        <w:t xml:space="preserve">easier. </w:t>
      </w:r>
      <w:r w:rsidRPr="006473CD">
        <w:rPr>
          <w:szCs w:val="24"/>
        </w:rPr>
        <w:t xml:space="preserve">Thus we predict that </w:t>
      </w:r>
      <w:r w:rsidRPr="006473CD">
        <w:rPr>
          <w:b/>
          <w:szCs w:val="24"/>
        </w:rPr>
        <w:t xml:space="preserve">there should be a strong positive correlation between generalism index and the coefficient of variation in host body size. </w:t>
      </w:r>
      <w:r w:rsidRPr="006473CD">
        <w:rPr>
          <w:szCs w:val="24"/>
        </w:rPr>
        <w:t>The coefficient of variation is a better metric for this prediction than the raw variance because the variance in body sizes among hosts will be positively correlated with mean body size among hosts.</w:t>
      </w:r>
    </w:p>
    <w:p w14:paraId="67E4A765" w14:textId="77777777" w:rsidR="006473CD" w:rsidRPr="006473CD" w:rsidRDefault="006473CD" w:rsidP="006473CD">
      <w:pPr>
        <w:rPr>
          <w:szCs w:val="24"/>
        </w:rPr>
      </w:pPr>
    </w:p>
    <w:p w14:paraId="49F6C86C" w14:textId="77777777" w:rsidR="006473CD" w:rsidRPr="006473CD" w:rsidRDefault="006473CD" w:rsidP="006473CD">
      <w:pPr>
        <w:rPr>
          <w:szCs w:val="24"/>
        </w:rPr>
      </w:pPr>
      <w:r w:rsidRPr="006473CD">
        <w:rPr>
          <w:szCs w:val="24"/>
        </w:rPr>
        <w:t xml:space="preserve">Temperature likewise has a consistent effect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but in the opposite direction: increasing temperature decreases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w:t>
      </w:r>
    </w:p>
    <w:p w14:paraId="1B73C54E" w14:textId="77777777" w:rsidR="006473CD" w:rsidRPr="00475689" w:rsidRDefault="00D141B1"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T</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f>
            <m:fPr>
              <m:ctrlPr>
                <w:rPr>
                  <w:rFonts w:ascii="Cambria Math" w:hAnsi="Cambria Math"/>
                  <w:i/>
                  <w:szCs w:val="24"/>
                </w:rPr>
              </m:ctrlPr>
            </m:fPr>
            <m:num>
              <m:r>
                <w:rPr>
                  <w:rFonts w:ascii="Cambria Math" w:hAnsi="Cambria Math"/>
                  <w:szCs w:val="24"/>
                </w:rPr>
                <m:t>E</m:t>
              </m:r>
            </m:num>
            <m:den>
              <m:r>
                <w:rPr>
                  <w:rFonts w:ascii="Cambria Math" w:hAnsi="Cambria Math"/>
                  <w:szCs w:val="24"/>
                </w:rPr>
                <m:t>kT</m:t>
              </m:r>
            </m:den>
          </m:f>
          <m:r>
            <w:rPr>
              <w:rFonts w:ascii="Cambria Math" w:hAnsi="Cambria Math"/>
              <w:szCs w:val="24"/>
            </w:rPr>
            <m:t>.</m:t>
          </m:r>
        </m:oMath>
      </m:oMathPara>
    </w:p>
    <w:p w14:paraId="436514A8" w14:textId="77777777" w:rsidR="006473CD" w:rsidRPr="006473CD" w:rsidRDefault="006473CD" w:rsidP="006473CD">
      <w:pPr>
        <w:rPr>
          <w:szCs w:val="24"/>
        </w:rPr>
      </w:pPr>
      <w:r w:rsidRPr="006473CD">
        <w:rPr>
          <w:szCs w:val="24"/>
        </w:rPr>
        <w:lastRenderedPageBreak/>
        <w:t xml:space="preserve">Thus we predict that </w:t>
      </w:r>
      <w:r w:rsidRPr="00EE0AED">
        <w:rPr>
          <w:b/>
          <w:szCs w:val="24"/>
        </w:rPr>
        <w:t>generalism should be more likely in colder environments than in warmer ones</w:t>
      </w:r>
      <w:r w:rsidRPr="006473CD">
        <w:rPr>
          <w:szCs w:val="24"/>
        </w:rPr>
        <w:t>. A corollary of this (which we cannot address in our current dataset) is that generalism should be more common among parasites of ectotherms than endotherms.</w:t>
      </w:r>
    </w:p>
    <w:p w14:paraId="17D64A46" w14:textId="77777777" w:rsidR="006473CD" w:rsidRPr="006473CD" w:rsidRDefault="006473CD" w:rsidP="006473CD">
      <w:pPr>
        <w:rPr>
          <w:szCs w:val="24"/>
        </w:rPr>
      </w:pPr>
    </w:p>
    <w:p w14:paraId="12EC1FB9" w14:textId="77777777" w:rsidR="006473CD" w:rsidRPr="006473CD" w:rsidRDefault="006473CD" w:rsidP="006473CD">
      <w:pPr>
        <w:rPr>
          <w:szCs w:val="24"/>
        </w:rPr>
      </w:pPr>
      <w:r w:rsidRPr="006473CD">
        <w:rPr>
          <w:szCs w:val="24"/>
        </w:rPr>
        <w:t xml:space="preserve">We point out that the majority of endoparasites in the fish-macroparasite database are actually trophically transmitted. Thus, in Appendix </w:t>
      </w:r>
      <w:r w:rsidR="00C054D7">
        <w:rPr>
          <w:szCs w:val="24"/>
        </w:rPr>
        <w:t>B</w:t>
      </w:r>
      <w:r w:rsidR="00C054D7" w:rsidRPr="006473CD">
        <w:rPr>
          <w:szCs w:val="24"/>
        </w:rPr>
        <w:t xml:space="preserve"> </w:t>
      </w:r>
      <w:r w:rsidRPr="006473CD">
        <w:rPr>
          <w:szCs w:val="24"/>
        </w:rPr>
        <w:t>we show that these predictions hold under a model of trophic transmission as well. This trophic transmission model is more challenging to analyse, so we are forced to rely on numerical exploration to validate this prediction.</w:t>
      </w:r>
    </w:p>
    <w:p w14:paraId="0789A9D8" w14:textId="77777777" w:rsidR="006473CD" w:rsidRPr="006473CD" w:rsidRDefault="006473CD" w:rsidP="006473CD">
      <w:pPr>
        <w:rPr>
          <w:szCs w:val="24"/>
        </w:rPr>
      </w:pPr>
    </w:p>
    <w:p w14:paraId="47456855" w14:textId="77777777" w:rsidR="006473CD" w:rsidRPr="006473CD" w:rsidRDefault="006473CD" w:rsidP="006473CD">
      <w:pPr>
        <w:rPr>
          <w:szCs w:val="24"/>
        </w:rPr>
      </w:pPr>
      <w:r w:rsidRPr="006473CD">
        <w:rPr>
          <w:szCs w:val="24"/>
        </w:rPr>
        <w:t xml:space="preserve">For ectoparasites (the majority of which have direct life cycles), the response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to changes in traits is more complicated. For example, the effects of increasing host mass or increasing the difference in mass between hosts are given by the derivatives</w:t>
      </w:r>
    </w:p>
    <w:p w14:paraId="4CC06CCE" w14:textId="77777777" w:rsidR="006473CD" w:rsidRPr="00475689" w:rsidRDefault="00D141B1"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3W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oMath>
      </m:oMathPara>
    </w:p>
    <w:p w14:paraId="0D1AF235" w14:textId="77777777" w:rsidR="006473CD" w:rsidRPr="006473CD" w:rsidRDefault="006473CD" w:rsidP="006473CD">
      <w:pPr>
        <w:rPr>
          <w:szCs w:val="24"/>
        </w:rPr>
      </w:pPr>
      <w:r w:rsidRPr="006473CD">
        <w:rPr>
          <w:szCs w:val="24"/>
        </w:rPr>
        <w:t>and</w:t>
      </w:r>
    </w:p>
    <w:p w14:paraId="5DCA86C9" w14:textId="77777777" w:rsidR="006473CD" w:rsidRPr="00475689" w:rsidRDefault="00D141B1" w:rsidP="006473CD">
      <w:pPr>
        <w:rPr>
          <w:szCs w:val="24"/>
        </w:rPr>
      </w:pPr>
      <m:oMathPara>
        <m:oMath>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12fγ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3DA1BB50" w14:textId="77777777" w:rsidR="006473CD" w:rsidRPr="006473CD" w:rsidRDefault="006473CD" w:rsidP="006473CD">
      <w:pPr>
        <w:rPr>
          <w:szCs w:val="24"/>
        </w:rPr>
      </w:pPr>
      <w:r w:rsidRPr="006473CD">
        <w:rPr>
          <w:szCs w:val="24"/>
        </w:rPr>
        <w:t xml:space="preserve">For both of these derivatives, the sign is determined by </w:t>
      </w:r>
      <m:oMath>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oMath>
      <w:r w:rsidRPr="006473CD">
        <w:rPr>
          <w:szCs w:val="24"/>
        </w:rPr>
        <w:t xml:space="preserve">. Plugging in the scaling functions for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this expression will be negative, making both derivatives positive, as they were for endoparasites, whenever </w:t>
      </w:r>
    </w:p>
    <w:p w14:paraId="009BD44B" w14:textId="77777777" w:rsidR="006473CD" w:rsidRPr="00475689" w:rsidRDefault="00475689" w:rsidP="006473CD">
      <w:pPr>
        <w:rPr>
          <w:szCs w:val="24"/>
        </w:rPr>
      </w:pPr>
      <m:oMathPara>
        <m:oMath>
          <m:r>
            <w:rPr>
              <w:rFonts w:ascii="Cambria Math" w:hAnsi="Cambria Math"/>
              <w:szCs w:val="24"/>
            </w:rPr>
            <m:t>W&lt;</m:t>
          </m:r>
          <m:f>
            <m:fPr>
              <m:ctrlPr>
                <w:rPr>
                  <w:rFonts w:ascii="Cambria Math" w:hAnsi="Cambria Math"/>
                  <w:i/>
                  <w:szCs w:val="24"/>
                </w:rPr>
              </m:ctrlPr>
            </m:fPr>
            <m:num>
              <m:r>
                <w:rPr>
                  <w:rFonts w:ascii="Cambria Math" w:hAnsi="Cambria Math"/>
                  <w:szCs w:val="24"/>
                </w:rPr>
                <m:t>1</m:t>
              </m:r>
            </m:num>
            <m:den>
              <m:r>
                <w:rPr>
                  <w:rFonts w:ascii="Cambria Math" w:hAnsi="Cambria Math"/>
                  <w:szCs w:val="24"/>
                </w:rPr>
                <m:t>f</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9</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den>
                  </m:f>
                </m:e>
              </m:d>
            </m:e>
            <m:sup>
              <m:r>
                <w:rPr>
                  <w:rFonts w:ascii="Cambria Math" w:hAnsi="Cambria Math"/>
                  <w:szCs w:val="24"/>
                </w:rPr>
                <m:t>6</m:t>
              </m:r>
            </m:sup>
          </m:sSup>
          <m:r>
            <w:rPr>
              <w:rFonts w:ascii="Cambria Math" w:hAnsi="Cambria Math"/>
              <w:szCs w:val="24"/>
            </w:rPr>
            <m:t>.</m:t>
          </m:r>
        </m:oMath>
      </m:oMathPara>
    </w:p>
    <w:p w14:paraId="752BE7C2" w14:textId="77777777" w:rsidR="006473CD" w:rsidRPr="006473CD" w:rsidRDefault="006473CD" w:rsidP="006473CD">
      <w:pPr>
        <w:rPr>
          <w:szCs w:val="24"/>
        </w:rPr>
      </w:pPr>
      <w:r w:rsidRPr="006473CD">
        <w:rPr>
          <w:szCs w:val="24"/>
        </w:rPr>
        <w:t xml:space="preserve">That is, it will be easier for a generalist ectoparasite to invade when host body size increases, but only up to a point. Put another way, </w:t>
      </w:r>
      <w:r w:rsidRPr="006473CD">
        <w:rPr>
          <w:b/>
          <w:szCs w:val="24"/>
        </w:rPr>
        <w:t>this predicts that there should be few generalist parasites of either very small bodied or very large bodied hosts</w:t>
      </w:r>
      <w:commentRangeStart w:id="89"/>
      <w:r w:rsidRPr="006473CD">
        <w:rPr>
          <w:szCs w:val="24"/>
        </w:rPr>
        <w:t xml:space="preserve">. If the primary host is very large, then it will be easier for a generalist to invade if the secondary host is much smaller (i.e., </w:t>
      </w:r>
      <w:r w:rsidRPr="006473CD">
        <w:rPr>
          <w:i/>
          <w:szCs w:val="24"/>
        </w:rPr>
        <w:t xml:space="preserve">f </w:t>
      </w:r>
      <w:r w:rsidRPr="006473CD">
        <w:rPr>
          <w:szCs w:val="24"/>
        </w:rPr>
        <w:t xml:space="preserve">is small). </w:t>
      </w:r>
      <w:commentRangeEnd w:id="89"/>
      <w:r w:rsidR="00383AF5">
        <w:rPr>
          <w:rStyle w:val="CommentReference"/>
        </w:rPr>
        <w:commentReference w:id="89"/>
      </w:r>
      <w:r w:rsidRPr="006473CD">
        <w:rPr>
          <w:szCs w:val="24"/>
        </w:rPr>
        <w:t>However, it is important to note that both of these predictions now depend on the values of the parameters, making these predictions somewhat more challenging to address.</w:t>
      </w:r>
    </w:p>
    <w:p w14:paraId="3066E541" w14:textId="77777777" w:rsidR="006473CD" w:rsidRPr="006473CD" w:rsidRDefault="006473CD" w:rsidP="006473CD">
      <w:pPr>
        <w:rPr>
          <w:szCs w:val="24"/>
        </w:rPr>
      </w:pPr>
    </w:p>
    <w:p w14:paraId="7675C3A7" w14:textId="77777777" w:rsidR="006473CD" w:rsidRPr="006473CD" w:rsidRDefault="006473CD" w:rsidP="006473CD">
      <w:pPr>
        <w:rPr>
          <w:b/>
          <w:szCs w:val="24"/>
        </w:rPr>
      </w:pPr>
      <w:r w:rsidRPr="006473CD">
        <w:rPr>
          <w:szCs w:val="24"/>
        </w:rPr>
        <w:t xml:space="preserve">The effect of temperature will be the same for both endo- and ectoparasites: </w:t>
      </w:r>
      <w:r w:rsidRPr="006473CD">
        <w:rPr>
          <w:b/>
          <w:szCs w:val="24"/>
        </w:rPr>
        <w:t>generalists will have an easier time invading when temperatures are colder.</w:t>
      </w:r>
    </w:p>
    <w:p w14:paraId="1EDFE417" w14:textId="77777777" w:rsidR="006473CD" w:rsidRDefault="006473CD" w:rsidP="006473CD">
      <w:pPr>
        <w:rPr>
          <w:ins w:id="90" w:author="Clay Cressler" w:date="2016-06-20T10:59:00Z"/>
          <w:b/>
          <w:szCs w:val="24"/>
        </w:rPr>
      </w:pPr>
    </w:p>
    <w:p w14:paraId="0E3E1B1A" w14:textId="77777777" w:rsidR="00400644" w:rsidRDefault="00A65885" w:rsidP="006473CD">
      <w:pPr>
        <w:rPr>
          <w:ins w:id="91" w:author="Clay Cressler" w:date="2016-06-20T12:16:00Z"/>
          <w:szCs w:val="24"/>
        </w:rPr>
      </w:pPr>
      <w:ins w:id="92" w:author="Clay Cressler" w:date="2016-06-20T10:59:00Z">
        <w:r w:rsidRPr="00A65885">
          <w:rPr>
            <w:szCs w:val="24"/>
          </w:rPr>
          <w:t xml:space="preserve">In Appendix A, we consider several variants of this model, to investigate the sensitivity of </w:t>
        </w:r>
      </w:ins>
      <w:ins w:id="93" w:author="Clay Cressler" w:date="2016-06-20T11:00:00Z">
        <w:r w:rsidRPr="00A65885">
          <w:rPr>
            <w:szCs w:val="24"/>
          </w:rPr>
          <w:t>our</w:t>
        </w:r>
      </w:ins>
      <w:ins w:id="94" w:author="Clay Cressler" w:date="2016-06-20T10:59:00Z">
        <w:r w:rsidRPr="00A65885">
          <w:rPr>
            <w:szCs w:val="24"/>
          </w:rPr>
          <w:t xml:space="preserve"> predictions to the assumptions made</w:t>
        </w:r>
      </w:ins>
      <w:ins w:id="95" w:author="Clay Cressler" w:date="2016-06-20T11:00:00Z">
        <w:r>
          <w:rPr>
            <w:szCs w:val="24"/>
          </w:rPr>
          <w:t xml:space="preserve"> by this model. In particular, we considered</w:t>
        </w:r>
      </w:ins>
      <w:ins w:id="96" w:author="Clay Cressler" w:date="2016-06-20T11:51:00Z">
        <w:r w:rsidR="00845852">
          <w:rPr>
            <w:szCs w:val="24"/>
          </w:rPr>
          <w:t xml:space="preserve"> models that differed in () key ways: </w:t>
        </w:r>
      </w:ins>
      <w:ins w:id="97" w:author="Clay Cressler" w:date="2016-06-20T11:52:00Z">
        <w:r w:rsidR="00845852">
          <w:rPr>
            <w:szCs w:val="24"/>
          </w:rPr>
          <w:t xml:space="preserve">the number of </w:t>
        </w:r>
      </w:ins>
      <w:ins w:id="98" w:author="Clay Cressler" w:date="2016-06-20T11:51:00Z">
        <w:r w:rsidR="00845852">
          <w:rPr>
            <w:szCs w:val="24"/>
          </w:rPr>
          <w:t xml:space="preserve">specialist parasites; the effect of parasitism on host population growth; </w:t>
        </w:r>
      </w:ins>
      <w:ins w:id="99" w:author="Clay Cressler" w:date="2016-06-20T11:53:00Z">
        <w:r w:rsidR="00845852">
          <w:rPr>
            <w:szCs w:val="24"/>
          </w:rPr>
          <w:t xml:space="preserve">the control of parasite transmission; and the parasite’s </w:t>
        </w:r>
      </w:ins>
      <w:ins w:id="100" w:author="Clay Cressler" w:date="2016-06-20T12:15:00Z">
        <w:r w:rsidR="002247D6">
          <w:rPr>
            <w:szCs w:val="24"/>
          </w:rPr>
          <w:t>life cycle</w:t>
        </w:r>
      </w:ins>
      <w:ins w:id="101" w:author="Clay Cressler" w:date="2016-06-20T11:53:00Z">
        <w:r w:rsidR="00845852">
          <w:rPr>
            <w:szCs w:val="24"/>
          </w:rPr>
          <w:t>. In the model presented above, we assumed that the secondary host was unexploited by any parasite, so we considered a model variant that assumed that both the primary and secondary hosts were infected by a generalist parasite and investigated when a generalist parasite could invade the system. The model above also assumes that the host population size is</w:t>
        </w:r>
      </w:ins>
      <w:ins w:id="102" w:author="Clay Cressler" w:date="2016-06-20T11:56:00Z">
        <w:r w:rsidR="00A11F64">
          <w:rPr>
            <w:szCs w:val="24"/>
          </w:rPr>
          <w:t xml:space="preserve"> </w:t>
        </w:r>
      </w:ins>
      <w:ins w:id="103" w:author="Clay Cressler" w:date="2016-06-20T11:53:00Z">
        <w:r w:rsidR="00845852">
          <w:rPr>
            <w:szCs w:val="24"/>
          </w:rPr>
          <w:t>regulated by the parasite</w:t>
        </w:r>
      </w:ins>
      <w:ins w:id="104" w:author="Clay Cressler" w:date="2016-06-20T11:57:00Z">
        <w:r w:rsidR="00A11F64">
          <w:rPr>
            <w:szCs w:val="24"/>
          </w:rPr>
          <w:t xml:space="preserve"> (</w:t>
        </w:r>
      </w:ins>
      <w:ins w:id="105" w:author="Clay Cressler" w:date="2016-06-20T11:59:00Z">
        <w:r w:rsidR="00A11F64">
          <w:rPr>
            <w:szCs w:val="24"/>
          </w:rPr>
          <w:t>for example</w:t>
        </w:r>
      </w:ins>
      <w:ins w:id="106" w:author="Clay Cressler" w:date="2016-06-20T11:58:00Z">
        <w:r w:rsidR="00A11F64">
          <w:rPr>
            <w:szCs w:val="24"/>
          </w:rPr>
          <w:t xml:space="preserve">, we showed that the size of the susceptible population of the primary host is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00A11F64">
          <w:rPr>
            <w:szCs w:val="24"/>
          </w:rPr>
          <w:t xml:space="preserve"> when only the </w:t>
        </w:r>
      </w:ins>
      <w:ins w:id="107" w:author="Clay Cressler" w:date="2016-06-20T11:57:00Z">
        <w:r w:rsidR="00A11F64">
          <w:rPr>
            <w:szCs w:val="24"/>
          </w:rPr>
          <w:t xml:space="preserve">specialist parasite </w:t>
        </w:r>
      </w:ins>
      <w:ins w:id="108" w:author="Clay Cressler" w:date="2016-06-20T11:58:00Z">
        <w:r w:rsidR="00A11F64">
          <w:rPr>
            <w:szCs w:val="24"/>
          </w:rPr>
          <w:t>is presen</w:t>
        </w:r>
      </w:ins>
      <w:ins w:id="109" w:author="Clay Cressler" w:date="2016-06-20T11:59:00Z">
        <w:r w:rsidR="00A11F64">
          <w:rPr>
            <w:szCs w:val="24"/>
          </w:rPr>
          <w:t>t). We therefore also investigated a model where total host population size is constant</w:t>
        </w:r>
      </w:ins>
      <w:ins w:id="110" w:author="Clay Cressler" w:date="2016-06-20T12:00:00Z">
        <w:r w:rsidR="00A11F64">
          <w:rPr>
            <w:szCs w:val="24"/>
          </w:rPr>
          <w:t xml:space="preserve">. In the model above, we assumed that the parasite has complete control of the infection process. </w:t>
        </w:r>
      </w:ins>
      <w:ins w:id="111" w:author="Clay Cressler" w:date="2016-06-20T12:02:00Z">
        <w:r w:rsidR="00A11F64">
          <w:rPr>
            <w:szCs w:val="24"/>
          </w:rPr>
          <w:t>For example</w:t>
        </w:r>
      </w:ins>
      <w:ins w:id="112" w:author="Clay Cressler" w:date="2016-06-20T12:00:00Z">
        <w:r w:rsidR="00A11F64">
          <w:rPr>
            <w:szCs w:val="24"/>
          </w:rPr>
          <w:t xml:space="preserve">, the specialist parasite is removed </w:t>
        </w:r>
      </w:ins>
      <w:ins w:id="113" w:author="Clay Cressler" w:date="2016-06-20T12:01:00Z">
        <w:r w:rsidR="00A11F64">
          <w:rPr>
            <w:szCs w:val="24"/>
          </w:rPr>
          <w:t xml:space="preserve">from the environment only by susceptible primary hosts. This assumes </w:t>
        </w:r>
      </w:ins>
      <w:ins w:id="114" w:author="Clay Cressler" w:date="2016-06-20T12:02:00Z">
        <w:r w:rsidR="00A11F64">
          <w:rPr>
            <w:szCs w:val="24"/>
          </w:rPr>
          <w:t xml:space="preserve">active host seeking by the parasite and that the parasite can detect and avoid already-infected hosts. </w:t>
        </w:r>
      </w:ins>
      <w:ins w:id="115" w:author="Clay Cressler" w:date="2016-06-20T12:04:00Z">
        <w:r w:rsidR="00A11F64">
          <w:rPr>
            <w:szCs w:val="24"/>
          </w:rPr>
          <w:t xml:space="preserve">We relaxed the assumption that the parasite can detect the infection status by assuming that parasites are removed from the environment by infected hosts, but that this has no effect on the infected host </w:t>
        </w:r>
      </w:ins>
      <w:ins w:id="116" w:author="Clay Cressler" w:date="2016-06-20T12:06: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r w:rsidR="002247D6" w:rsidRPr="00FC610B">
          <w:rPr>
            <w:rFonts w:ascii="Cambria Math" w:hAnsi="Cambria Math"/>
            <w:szCs w:val="24"/>
          </w:rPr>
          <w:t>𝛽</w:t>
        </w:r>
      </w:ins>
      <w:ins w:id="117" w:author="Clay Cressler" w:date="2016-06-20T12:07:00Z">
        <w:r w:rsidR="002247D6" w:rsidRPr="00FC610B">
          <w:rPr>
            <w:rFonts w:ascii="Cambria Math" w:hAnsi="Cambria Math"/>
            <w:szCs w:val="24"/>
          </w:rPr>
          <w:t>(</w:t>
        </w:r>
      </w:ins>
      <w:ins w:id="118" w:author="Clay Cressler" w:date="2016-06-20T12:06:00Z">
        <w:r w:rsidR="002247D6" w:rsidRPr="00FC610B">
          <w:rPr>
            <w:rFonts w:ascii="Cambria Math" w:hAnsi="Cambria Math"/>
            <w:szCs w:val="24"/>
          </w:rPr>
          <w:t>𝑆1</w:t>
        </w:r>
      </w:ins>
      <w:ins w:id="119" w:author="Clay Cressler" w:date="2016-06-20T12:07:00Z">
        <w:r w:rsidR="002247D6" w:rsidRPr="00FC610B">
          <w:rPr>
            <w:rFonts w:ascii="Cambria Math" w:hAnsi="Cambria Math"/>
            <w:szCs w:val="24"/>
          </w:rPr>
          <w:t>+𝐼1,𝑠)</w:t>
        </w:r>
      </w:ins>
      <w:ins w:id="120" w:author="Clay Cressler" w:date="2016-06-20T12:06:00Z">
        <w:r w:rsidR="002247D6" w:rsidRPr="00FC610B">
          <w:rPr>
            <w:rFonts w:ascii="Cambria Math" w:hAnsi="Cambria Math"/>
            <w:szCs w:val="24"/>
          </w:rPr>
          <w:t>𝑃𝑔</w:t>
        </w:r>
      </w:ins>
      <w:ins w:id="121" w:author="Clay Cressler" w:date="2016-06-20T12:07:00Z">
        <w:r w:rsidR="002247D6">
          <w:rPr>
            <w:szCs w:val="24"/>
          </w:rPr>
          <w:t>). We relaxed the assumption that an active host-seeking parasite by assuming that the parasites are removed from the environment by all hosts, regardless of whether they are susceptible that parasite or not (</w:t>
        </w:r>
      </w:ins>
      <w:ins w:id="122" w:author="Clay Cressler" w:date="2016-06-20T12:08: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r w:rsidR="002247D6" w:rsidRPr="00FC610B">
          <w:rPr>
            <w:rFonts w:ascii="Cambria Math" w:hAnsi="Cambria Math"/>
            <w:szCs w:val="24"/>
          </w:rPr>
          <w:t>𝛽(𝑆1+𝐼1,𝑠+𝑆2+𝐼2</w:t>
        </w:r>
      </w:ins>
      <w:ins w:id="123" w:author="Clay Cressler" w:date="2016-06-20T12:09:00Z">
        <w:r w:rsidR="002247D6" w:rsidRPr="00FC610B">
          <w:rPr>
            <w:rFonts w:ascii="Cambria Math" w:hAnsi="Cambria Math"/>
            <w:szCs w:val="24"/>
          </w:rPr>
          <w:t>,𝑔</w:t>
        </w:r>
      </w:ins>
      <w:ins w:id="124" w:author="Clay Cressler" w:date="2016-06-20T12:08:00Z">
        <w:r w:rsidR="002247D6" w:rsidRPr="00FC610B">
          <w:rPr>
            <w:rFonts w:ascii="Cambria Math" w:hAnsi="Cambria Math"/>
            <w:szCs w:val="24"/>
          </w:rPr>
          <w:t>)𝑃𝑔</w:t>
        </w:r>
      </w:ins>
      <w:ins w:id="125" w:author="Clay Cressler" w:date="2016-06-20T12:09:00Z">
        <w:r w:rsidR="002247D6" w:rsidRPr="00FC610B">
          <w:rPr>
            <w:rFonts w:ascii="Cambria Math" w:hAnsi="Cambria Math"/>
            <w:szCs w:val="24"/>
          </w:rPr>
          <w:t xml:space="preserve">). </w:t>
        </w:r>
        <w:r w:rsidR="002247D6">
          <w:rPr>
            <w:szCs w:val="24"/>
          </w:rPr>
          <w:t xml:space="preserve"> Finally, we also </w:t>
        </w:r>
        <w:r w:rsidR="002247D6">
          <w:rPr>
            <w:szCs w:val="24"/>
          </w:rPr>
          <w:lastRenderedPageBreak/>
          <w:t xml:space="preserve">considered how the predictions change for a trophically transmitted parasite, when there is a single intermediate host that consumes parasites in the environment, and then transmits those parasites to either of two definitive hosts. </w:t>
        </w:r>
      </w:ins>
    </w:p>
    <w:p w14:paraId="7FA278A0" w14:textId="77777777" w:rsidR="00400644" w:rsidRDefault="00400644" w:rsidP="006473CD">
      <w:pPr>
        <w:rPr>
          <w:ins w:id="126" w:author="Clay Cressler" w:date="2016-06-20T12:16:00Z"/>
          <w:szCs w:val="24"/>
        </w:rPr>
      </w:pPr>
    </w:p>
    <w:p w14:paraId="16FA9D92" w14:textId="77777777" w:rsidR="00845852" w:rsidRDefault="00400644" w:rsidP="006473CD">
      <w:pPr>
        <w:rPr>
          <w:ins w:id="127" w:author="Clay Cressler" w:date="2016-06-20T12:12:00Z"/>
          <w:szCs w:val="24"/>
        </w:rPr>
      </w:pPr>
      <w:ins w:id="128" w:author="Clay Cressler" w:date="2016-06-20T12:16:00Z">
        <w:r>
          <w:rPr>
            <w:szCs w:val="24"/>
          </w:rPr>
          <w:t xml:space="preserve">For all of these models, it is possible to write down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in a form analogous to </w:t>
        </w:r>
      </w:ins>
      <w:ins w:id="129" w:author="Clay Cressler" w:date="2016-06-20T12:18:00Z">
        <w:r>
          <w:rPr>
            <w:szCs w:val="24"/>
          </w:rPr>
          <w:t xml:space="preserve">Eq. (1) above. The models differ in how that </w:t>
        </w:r>
      </w:ins>
      <w:ins w:id="130" w:author="Clay Cressler" w:date="2016-06-20T12:19:00Z">
        <w:r>
          <w:rPr>
            <w:szCs w:val="24"/>
          </w:rPr>
          <w:t xml:space="preserve">expression simplifies when the various equilibria are substituted. </w:t>
        </w:r>
      </w:ins>
      <w:ins w:id="131" w:author="Clay Cressler" w:date="2016-06-20T12:09:00Z">
        <w:r w:rsidR="002247D6">
          <w:rPr>
            <w:szCs w:val="24"/>
          </w:rPr>
          <w:t xml:space="preserve">Table 2 shows </w:t>
        </w:r>
      </w:ins>
      <w:ins w:id="132" w:author="Clay Cressler" w:date="2016-06-20T12:19:00Z">
        <w:r>
          <w:rPr>
            <w:szCs w:val="24"/>
          </w:rPr>
          <w:t xml:space="preserve">these simplified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expressions as well as </w:t>
        </w:r>
      </w:ins>
      <w:ins w:id="133" w:author="Clay Cressler" w:date="2016-06-20T12:09:00Z">
        <w:r w:rsidR="002247D6">
          <w:rPr>
            <w:szCs w:val="24"/>
          </w:rPr>
          <w:t>our predictions for how host body size and temperature affect the likelihood that a generalist parasite can invade</w:t>
        </w:r>
      </w:ins>
      <w:ins w:id="134" w:author="Clay Cressler" w:date="2016-06-20T12:29:00Z">
        <w:r w:rsidR="00A67299">
          <w:rPr>
            <w:szCs w:val="24"/>
          </w:rPr>
          <w:t>.</w:t>
        </w:r>
      </w:ins>
    </w:p>
    <w:p w14:paraId="277B9EDE" w14:textId="77777777" w:rsidR="002247D6" w:rsidRDefault="002247D6" w:rsidP="006473CD">
      <w:pPr>
        <w:rPr>
          <w:ins w:id="135" w:author="Clay Cressler" w:date="2016-07-08T17:49:00Z"/>
          <w:szCs w:val="24"/>
        </w:rPr>
      </w:pPr>
    </w:p>
    <w:p w14:paraId="12A1A865" w14:textId="0352F055" w:rsidR="00BA6DD7" w:rsidRDefault="00BA6DD7" w:rsidP="006473CD">
      <w:pPr>
        <w:rPr>
          <w:ins w:id="136" w:author="Clay Cressler" w:date="2016-06-20T12:12:00Z"/>
          <w:szCs w:val="24"/>
        </w:rPr>
      </w:pPr>
      <w:ins w:id="137" w:author="Clay Cressler" w:date="2016-07-08T17:49:00Z">
        <w:r>
          <w:rPr>
            <w:szCs w:val="24"/>
          </w:rPr>
          <w:t>Direct life cycle</w:t>
        </w:r>
      </w:ins>
      <w:bookmarkStart w:id="138" w:name="_GoBack"/>
      <w:bookmarkEnd w:id="138"/>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14:paraId="438E6755" w14:textId="77777777" w:rsidTr="000D7886">
        <w:trPr>
          <w:ins w:id="139" w:author="Clay Cressler" w:date="2016-06-20T12:12:00Z"/>
        </w:trPr>
        <w:tc>
          <w:tcPr>
            <w:tcW w:w="1132" w:type="dxa"/>
            <w:shd w:val="clear" w:color="auto" w:fill="auto"/>
          </w:tcPr>
          <w:p w14:paraId="4C8A604C" w14:textId="77777777" w:rsidR="000D7886" w:rsidRPr="00FC610B" w:rsidRDefault="000D7886" w:rsidP="006473CD">
            <w:pPr>
              <w:rPr>
                <w:ins w:id="140" w:author="Clay Cressler" w:date="2016-06-20T12:12:00Z"/>
                <w:sz w:val="20"/>
                <w:szCs w:val="24"/>
              </w:rPr>
            </w:pPr>
            <w:ins w:id="141" w:author="Clay Cressler" w:date="2016-06-20T12:13:00Z">
              <w:r w:rsidRPr="00FC610B">
                <w:rPr>
                  <w:sz w:val="20"/>
                  <w:szCs w:val="24"/>
                </w:rPr>
                <w:t>Number of specialist parasites</w:t>
              </w:r>
            </w:ins>
          </w:p>
        </w:tc>
        <w:tc>
          <w:tcPr>
            <w:tcW w:w="1195" w:type="dxa"/>
            <w:shd w:val="clear" w:color="auto" w:fill="auto"/>
          </w:tcPr>
          <w:p w14:paraId="739D1F8B" w14:textId="77777777" w:rsidR="000D7886" w:rsidRPr="00FC610B" w:rsidRDefault="000D7886" w:rsidP="006473CD">
            <w:pPr>
              <w:rPr>
                <w:ins w:id="142" w:author="Clay Cressler" w:date="2016-06-20T12:12:00Z"/>
                <w:sz w:val="20"/>
                <w:szCs w:val="24"/>
              </w:rPr>
            </w:pPr>
            <w:ins w:id="143" w:author="Clay Cressler" w:date="2016-06-20T12:15:00Z">
              <w:r w:rsidRPr="00FC610B">
                <w:rPr>
                  <w:sz w:val="20"/>
                  <w:szCs w:val="24"/>
                </w:rPr>
                <w:t>Parasite regulates</w:t>
              </w:r>
            </w:ins>
            <w:ins w:id="144" w:author="Clay Cressler" w:date="2016-06-20T12:13:00Z">
              <w:r w:rsidRPr="00FC610B">
                <w:rPr>
                  <w:sz w:val="20"/>
                  <w:szCs w:val="24"/>
                </w:rPr>
                <w:t xml:space="preserve"> population growth</w:t>
              </w:r>
            </w:ins>
            <w:ins w:id="145" w:author="Clay Cressler" w:date="2016-06-20T12:15:00Z">
              <w:r w:rsidRPr="00FC610B">
                <w:rPr>
                  <w:sz w:val="20"/>
                  <w:szCs w:val="24"/>
                </w:rPr>
                <w:t>?</w:t>
              </w:r>
            </w:ins>
          </w:p>
        </w:tc>
        <w:tc>
          <w:tcPr>
            <w:tcW w:w="1079" w:type="dxa"/>
            <w:shd w:val="clear" w:color="auto" w:fill="auto"/>
          </w:tcPr>
          <w:p w14:paraId="6DD012D3" w14:textId="77777777" w:rsidR="000D7886" w:rsidRPr="00FC610B" w:rsidRDefault="000D7886" w:rsidP="006473CD">
            <w:pPr>
              <w:rPr>
                <w:ins w:id="146" w:author="Clay Cressler" w:date="2016-06-20T12:12:00Z"/>
                <w:sz w:val="20"/>
                <w:szCs w:val="24"/>
              </w:rPr>
            </w:pPr>
            <w:ins w:id="147" w:author="Clay Cressler" w:date="2016-06-20T12:13:00Z">
              <w:r w:rsidRPr="00FC610B">
                <w:rPr>
                  <w:sz w:val="20"/>
                  <w:szCs w:val="24"/>
                </w:rPr>
                <w:t>Active or passive host seeking</w:t>
              </w:r>
            </w:ins>
            <w:ins w:id="148" w:author="Clay Cressler" w:date="2016-06-20T12:15:00Z">
              <w:r w:rsidRPr="00FC610B">
                <w:rPr>
                  <w:sz w:val="20"/>
                  <w:szCs w:val="24"/>
                </w:rPr>
                <w:t>?</w:t>
              </w:r>
            </w:ins>
          </w:p>
        </w:tc>
        <w:tc>
          <w:tcPr>
            <w:tcW w:w="1202" w:type="dxa"/>
            <w:shd w:val="clear" w:color="auto" w:fill="auto"/>
          </w:tcPr>
          <w:p w14:paraId="626F2841" w14:textId="77777777" w:rsidR="000D7886" w:rsidRPr="00FC610B" w:rsidRDefault="000D7886" w:rsidP="006473CD">
            <w:pPr>
              <w:rPr>
                <w:ins w:id="149" w:author="Clay Cressler" w:date="2016-06-20T12:12:00Z"/>
                <w:sz w:val="20"/>
                <w:szCs w:val="24"/>
              </w:rPr>
            </w:pPr>
            <w:ins w:id="150" w:author="Clay Cressler" w:date="2016-06-20T12:13:00Z">
              <w:r w:rsidRPr="00FC610B">
                <w:rPr>
                  <w:sz w:val="20"/>
                  <w:szCs w:val="24"/>
                </w:rPr>
                <w:t>Avoidance of already infected hosts</w:t>
              </w:r>
            </w:ins>
            <w:ins w:id="151" w:author="Clay Cressler" w:date="2016-06-20T12:15:00Z">
              <w:r w:rsidRPr="00FC610B">
                <w:rPr>
                  <w:sz w:val="20"/>
                  <w:szCs w:val="24"/>
                </w:rPr>
                <w:t>?</w:t>
              </w:r>
            </w:ins>
          </w:p>
        </w:tc>
        <w:tc>
          <w:tcPr>
            <w:tcW w:w="1909" w:type="dxa"/>
            <w:shd w:val="clear" w:color="auto" w:fill="auto"/>
          </w:tcPr>
          <w:p w14:paraId="0079E093" w14:textId="77777777" w:rsidR="000D7886" w:rsidRPr="00FC610B" w:rsidRDefault="000D7886" w:rsidP="002247D6">
            <w:pPr>
              <w:rPr>
                <w:ins w:id="152" w:author="Clay Cressler" w:date="2016-06-20T12:12:00Z"/>
                <w:sz w:val="20"/>
                <w:szCs w:val="24"/>
              </w:rPr>
            </w:pPr>
            <w:ins w:id="153" w:author="Clay Cressler" w:date="2016-06-20T12:14:00Z">
              <w:r w:rsidRPr="00FC610B">
                <w:rPr>
                  <w:sz w:val="20"/>
                  <w:szCs w:val="24"/>
                </w:rPr>
                <w:t xml:space="preserve">Generalist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36" w:type="dxa"/>
            <w:shd w:val="clear" w:color="auto" w:fill="auto"/>
          </w:tcPr>
          <w:p w14:paraId="5EA90825" w14:textId="77777777" w:rsidR="000D7886" w:rsidRPr="00FC610B" w:rsidRDefault="000D7886" w:rsidP="002247D6">
            <w:pPr>
              <w:rPr>
                <w:ins w:id="154" w:author="Clay Cressler" w:date="2016-06-20T12:12:00Z"/>
                <w:sz w:val="20"/>
                <w:szCs w:val="24"/>
              </w:rPr>
            </w:pPr>
            <w:ins w:id="155" w:author="Clay Cressler" w:date="2016-06-20T12:14:00Z">
              <w:r w:rsidRPr="00FC610B">
                <w:rPr>
                  <w:sz w:val="20"/>
                  <w:szCs w:val="24"/>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15AA5BBF" w14:textId="77777777" w:rsidR="000D7886" w:rsidRPr="00FC610B" w:rsidRDefault="000D7886" w:rsidP="002247D6">
            <w:pPr>
              <w:rPr>
                <w:ins w:id="156" w:author="Clay Cressler" w:date="2016-06-20T12:14:00Z"/>
                <w:sz w:val="20"/>
                <w:szCs w:val="24"/>
              </w:rPr>
            </w:pPr>
            <w:ins w:id="157" w:author="Clay Cressler" w:date="2016-06-20T12:14:00Z">
              <w:r w:rsidRPr="00FC610B">
                <w:rPr>
                  <w:sz w:val="20"/>
                  <w:szCs w:val="24"/>
                </w:rPr>
                <w:t>Effect of increased temperature</w:t>
              </w:r>
            </w:ins>
          </w:p>
        </w:tc>
      </w:tr>
      <w:tr w:rsidR="000D7886" w:rsidRPr="00FC610B" w14:paraId="3DABAFCB" w14:textId="77777777" w:rsidTr="000D7886">
        <w:trPr>
          <w:ins w:id="158" w:author="Clay Cressler" w:date="2016-06-20T12:12:00Z"/>
        </w:trPr>
        <w:tc>
          <w:tcPr>
            <w:tcW w:w="1132" w:type="dxa"/>
            <w:shd w:val="clear" w:color="auto" w:fill="auto"/>
          </w:tcPr>
          <w:p w14:paraId="491F0384" w14:textId="77777777" w:rsidR="000D7886" w:rsidRPr="00FC610B" w:rsidRDefault="000D7886" w:rsidP="006473CD">
            <w:pPr>
              <w:rPr>
                <w:ins w:id="159" w:author="Clay Cressler" w:date="2016-06-20T12:12:00Z"/>
                <w:sz w:val="20"/>
                <w:szCs w:val="24"/>
              </w:rPr>
            </w:pPr>
            <w:ins w:id="160" w:author="Clay Cressler" w:date="2016-06-20T12:14:00Z">
              <w:r w:rsidRPr="00FC610B">
                <w:rPr>
                  <w:sz w:val="20"/>
                  <w:szCs w:val="24"/>
                </w:rPr>
                <w:t>1</w:t>
              </w:r>
            </w:ins>
          </w:p>
        </w:tc>
        <w:tc>
          <w:tcPr>
            <w:tcW w:w="1195" w:type="dxa"/>
            <w:shd w:val="clear" w:color="auto" w:fill="auto"/>
          </w:tcPr>
          <w:p w14:paraId="45D6BE69" w14:textId="77777777" w:rsidR="000D7886" w:rsidRPr="00FC610B" w:rsidRDefault="000D7886" w:rsidP="006473CD">
            <w:pPr>
              <w:rPr>
                <w:ins w:id="161" w:author="Clay Cressler" w:date="2016-06-20T12:12:00Z"/>
                <w:sz w:val="20"/>
                <w:szCs w:val="24"/>
              </w:rPr>
            </w:pPr>
            <w:ins w:id="162" w:author="Clay Cressler" w:date="2016-06-20T12:15:00Z">
              <w:r w:rsidRPr="00FC610B">
                <w:rPr>
                  <w:sz w:val="20"/>
                  <w:szCs w:val="24"/>
                </w:rPr>
                <w:t>Yes</w:t>
              </w:r>
            </w:ins>
          </w:p>
        </w:tc>
        <w:tc>
          <w:tcPr>
            <w:tcW w:w="1079" w:type="dxa"/>
            <w:shd w:val="clear" w:color="auto" w:fill="auto"/>
          </w:tcPr>
          <w:p w14:paraId="5A53ABB8" w14:textId="77777777" w:rsidR="000D7886" w:rsidRPr="00FC610B" w:rsidRDefault="000D7886" w:rsidP="006473CD">
            <w:pPr>
              <w:rPr>
                <w:ins w:id="163" w:author="Clay Cressler" w:date="2016-06-20T12:12:00Z"/>
                <w:sz w:val="20"/>
                <w:szCs w:val="24"/>
              </w:rPr>
            </w:pPr>
            <w:ins w:id="164" w:author="Clay Cressler" w:date="2016-06-20T12:15:00Z">
              <w:r w:rsidRPr="00FC610B">
                <w:rPr>
                  <w:sz w:val="20"/>
                  <w:szCs w:val="24"/>
                </w:rPr>
                <w:t>Active</w:t>
              </w:r>
            </w:ins>
          </w:p>
        </w:tc>
        <w:tc>
          <w:tcPr>
            <w:tcW w:w="1202" w:type="dxa"/>
            <w:shd w:val="clear" w:color="auto" w:fill="auto"/>
          </w:tcPr>
          <w:p w14:paraId="56EF890F" w14:textId="77777777" w:rsidR="000D7886" w:rsidRPr="00FC610B" w:rsidRDefault="000D7886" w:rsidP="006473CD">
            <w:pPr>
              <w:rPr>
                <w:ins w:id="165" w:author="Clay Cressler" w:date="2016-06-20T12:12:00Z"/>
                <w:sz w:val="20"/>
                <w:szCs w:val="24"/>
              </w:rPr>
            </w:pPr>
            <w:ins w:id="166" w:author="Clay Cressler" w:date="2016-06-20T12:15:00Z">
              <w:r w:rsidRPr="00FC610B">
                <w:rPr>
                  <w:sz w:val="20"/>
                  <w:szCs w:val="24"/>
                </w:rPr>
                <w:t>Yes</w:t>
              </w:r>
            </w:ins>
          </w:p>
        </w:tc>
        <w:tc>
          <w:tcPr>
            <w:tcW w:w="1909" w:type="dxa"/>
            <w:shd w:val="clear" w:color="auto" w:fill="auto"/>
          </w:tcPr>
          <w:p w14:paraId="00F9F21B" w14:textId="77777777" w:rsidR="000D7886" w:rsidRPr="00437D42" w:rsidRDefault="000D7886" w:rsidP="006473CD">
            <w:pPr>
              <w:rPr>
                <w:ins w:id="167" w:author="Clay Cressler" w:date="2016-06-20T12:12:00Z"/>
                <w:sz w:val="20"/>
              </w:rPr>
            </w:pPr>
            <m:oMathPara>
              <m:oMath>
                <m:f>
                  <m:fPr>
                    <m:ctrlPr>
                      <w:ins w:id="168" w:author="Clay Cressler" w:date="2016-06-20T12:20:00Z">
                        <w:rPr>
                          <w:rFonts w:ascii="Cambria Math" w:hAnsi="Cambria Math"/>
                          <w:i/>
                          <w:sz w:val="20"/>
                        </w:rPr>
                      </w:ins>
                    </m:ctrlPr>
                  </m:fPr>
                  <m:num>
                    <w:ins w:id="169" w:author="Clay Cressler" w:date="2016-06-20T12:20:00Z">
                      <m:r>
                        <w:rPr>
                          <w:rFonts w:ascii="Cambria Math" w:hAnsi="Cambria Math"/>
                          <w:sz w:val="20"/>
                        </w:rPr>
                        <m:t>a</m:t>
                      </m:r>
                    </w:ins>
                    <m:sSub>
                      <m:sSubPr>
                        <m:ctrlPr>
                          <w:ins w:id="170" w:author="Clay Cressler" w:date="2016-06-20T12:20:00Z">
                            <w:rPr>
                              <w:rFonts w:ascii="Cambria Math" w:hAnsi="Cambria Math"/>
                              <w:i/>
                              <w:sz w:val="20"/>
                            </w:rPr>
                          </w:ins>
                        </m:ctrlPr>
                      </m:sSubPr>
                      <m:e>
                        <w:ins w:id="171" w:author="Clay Cressler" w:date="2016-06-20T12:20:00Z">
                          <m:r>
                            <w:rPr>
                              <w:rFonts w:ascii="Cambria Math" w:hAnsi="Cambria Math"/>
                              <w:sz w:val="20"/>
                            </w:rPr>
                            <m:t>λ</m:t>
                          </m:r>
                        </w:ins>
                      </m:e>
                      <m:sub>
                        <w:ins w:id="172" w:author="Clay Cressler" w:date="2016-06-20T12:20:00Z">
                          <m:r>
                            <w:rPr>
                              <w:rFonts w:ascii="Cambria Math" w:hAnsi="Cambria Math"/>
                              <w:sz w:val="20"/>
                            </w:rPr>
                            <m:t>1</m:t>
                          </m:r>
                        </w:ins>
                      </m:sub>
                    </m:sSub>
                    <w:ins w:id="173" w:author="Clay Cressler" w:date="2016-06-20T12:20:00Z">
                      <m:r>
                        <w:rPr>
                          <w:rFonts w:ascii="Cambria Math" w:hAnsi="Cambria Math"/>
                          <w:sz w:val="20"/>
                        </w:rPr>
                        <m:t>-</m:t>
                      </m:r>
                    </w:ins>
                    <m:sSub>
                      <m:sSubPr>
                        <m:ctrlPr>
                          <w:ins w:id="174" w:author="Clay Cressler" w:date="2016-06-20T12:20:00Z">
                            <w:rPr>
                              <w:rFonts w:ascii="Cambria Math" w:hAnsi="Cambria Math"/>
                              <w:i/>
                              <w:sz w:val="20"/>
                            </w:rPr>
                          </w:ins>
                        </m:ctrlPr>
                      </m:sSubPr>
                      <m:e>
                        <w:ins w:id="175" w:author="Clay Cressler" w:date="2016-06-20T12:20:00Z">
                          <m:r>
                            <w:rPr>
                              <w:rFonts w:ascii="Cambria Math" w:hAnsi="Cambria Math"/>
                              <w:sz w:val="20"/>
                            </w:rPr>
                            <m:t>μ</m:t>
                          </m:r>
                        </w:ins>
                      </m:e>
                      <m:sub>
                        <w:ins w:id="176" w:author="Clay Cressler" w:date="2016-06-20T12:20:00Z">
                          <m:r>
                            <w:rPr>
                              <w:rFonts w:ascii="Cambria Math" w:hAnsi="Cambria Math"/>
                              <w:sz w:val="20"/>
                            </w:rPr>
                            <m:t>1</m:t>
                          </m:r>
                        </w:ins>
                      </m:sub>
                    </m:sSub>
                  </m:num>
                  <m:den>
                    <m:sSub>
                      <m:sSubPr>
                        <m:ctrlPr>
                          <w:ins w:id="177" w:author="Clay Cressler" w:date="2016-06-20T12:20:00Z">
                            <w:rPr>
                              <w:rFonts w:ascii="Cambria Math" w:hAnsi="Cambria Math"/>
                              <w:i/>
                              <w:sz w:val="20"/>
                            </w:rPr>
                          </w:ins>
                        </m:ctrlPr>
                      </m:sSubPr>
                      <m:e>
                        <w:ins w:id="178" w:author="Clay Cressler" w:date="2016-06-20T12:20:00Z">
                          <m:r>
                            <w:rPr>
                              <w:rFonts w:ascii="Cambria Math" w:hAnsi="Cambria Math"/>
                              <w:sz w:val="20"/>
                            </w:rPr>
                            <m:t>λ</m:t>
                          </m:r>
                        </w:ins>
                      </m:e>
                      <m:sub>
                        <w:ins w:id="179" w:author="Clay Cressler" w:date="2016-06-20T12:20:00Z">
                          <m:r>
                            <w:rPr>
                              <w:rFonts w:ascii="Cambria Math" w:hAnsi="Cambria Math"/>
                              <w:sz w:val="20"/>
                            </w:rPr>
                            <m:t>1</m:t>
                          </m:r>
                        </w:ins>
                      </m:sub>
                    </m:sSub>
                    <w:ins w:id="180" w:author="Clay Cressler" w:date="2016-06-20T12:20:00Z">
                      <m:r>
                        <w:rPr>
                          <w:rFonts w:ascii="Cambria Math" w:hAnsi="Cambria Math"/>
                          <w:sz w:val="20"/>
                        </w:rPr>
                        <m:t>-</m:t>
                      </m:r>
                    </w:ins>
                    <m:sSub>
                      <m:sSubPr>
                        <m:ctrlPr>
                          <w:ins w:id="181" w:author="Clay Cressler" w:date="2016-06-20T12:20:00Z">
                            <w:rPr>
                              <w:rFonts w:ascii="Cambria Math" w:hAnsi="Cambria Math"/>
                              <w:i/>
                              <w:sz w:val="20"/>
                            </w:rPr>
                          </w:ins>
                        </m:ctrlPr>
                      </m:sSubPr>
                      <m:e>
                        <w:ins w:id="182" w:author="Clay Cressler" w:date="2016-06-20T12:20:00Z">
                          <m:r>
                            <w:rPr>
                              <w:rFonts w:ascii="Cambria Math" w:hAnsi="Cambria Math"/>
                              <w:sz w:val="20"/>
                            </w:rPr>
                            <m:t>μ</m:t>
                          </m:r>
                        </w:ins>
                      </m:e>
                      <m:sub>
                        <w:ins w:id="183" w:author="Clay Cressler" w:date="2016-06-20T12:20:00Z">
                          <m:r>
                            <w:rPr>
                              <w:rFonts w:ascii="Cambria Math" w:hAnsi="Cambria Math"/>
                              <w:sz w:val="20"/>
                            </w:rPr>
                            <m:t>1</m:t>
                          </m:r>
                        </w:ins>
                      </m:sub>
                    </m:sSub>
                  </m:den>
                </m:f>
                <w:ins w:id="184" w:author="Clay Cressler" w:date="2016-06-20T12:20:00Z">
                  <m:r>
                    <w:rPr>
                      <w:rFonts w:ascii="Cambria Math" w:hAnsi="Cambria Math"/>
                      <w:sz w:val="20"/>
                    </w:rPr>
                    <m:t>+</m:t>
                  </m:r>
                </w:ins>
                <m:f>
                  <m:fPr>
                    <m:ctrlPr>
                      <w:ins w:id="185" w:author="Clay Cressler" w:date="2016-06-20T12:20:00Z">
                        <w:rPr>
                          <w:rFonts w:ascii="Cambria Math" w:hAnsi="Cambria Math"/>
                          <w:i/>
                          <w:sz w:val="20"/>
                        </w:rPr>
                      </w:ins>
                    </m:ctrlPr>
                  </m:fPr>
                  <m:num>
                    <w:ins w:id="186" w:author="Clay Cressler" w:date="2016-06-20T12:20:00Z">
                      <m:r>
                        <w:rPr>
                          <w:rFonts w:ascii="Cambria Math" w:hAnsi="Cambria Math"/>
                          <w:sz w:val="20"/>
                        </w:rPr>
                        <m:t>β</m:t>
                      </m:r>
                    </w:ins>
                    <m:sSub>
                      <m:sSubPr>
                        <m:ctrlPr>
                          <w:ins w:id="187" w:author="Clay Cressler" w:date="2016-06-20T12:20:00Z">
                            <w:rPr>
                              <w:rFonts w:ascii="Cambria Math" w:hAnsi="Cambria Math"/>
                              <w:i/>
                              <w:sz w:val="20"/>
                            </w:rPr>
                          </w:ins>
                        </m:ctrlPr>
                      </m:sSubPr>
                      <m:e>
                        <w:ins w:id="188" w:author="Clay Cressler" w:date="2016-06-20T12:20:00Z">
                          <m:r>
                            <w:rPr>
                              <w:rFonts w:ascii="Cambria Math" w:hAnsi="Cambria Math"/>
                              <w:sz w:val="20"/>
                            </w:rPr>
                            <m:t>K</m:t>
                          </m:r>
                        </w:ins>
                      </m:e>
                      <m:sub>
                        <w:ins w:id="189" w:author="Clay Cressler" w:date="2016-06-20T12:20:00Z">
                          <m:r>
                            <w:rPr>
                              <w:rFonts w:ascii="Cambria Math" w:hAnsi="Cambria Math"/>
                              <w:sz w:val="20"/>
                            </w:rPr>
                            <m:t>2</m:t>
                          </m:r>
                        </w:ins>
                      </m:sub>
                    </m:sSub>
                    <m:d>
                      <m:dPr>
                        <m:ctrlPr>
                          <w:ins w:id="190" w:author="Clay Cressler" w:date="2016-06-20T12:20:00Z">
                            <w:rPr>
                              <w:rFonts w:ascii="Cambria Math" w:hAnsi="Cambria Math"/>
                              <w:i/>
                              <w:sz w:val="20"/>
                            </w:rPr>
                          </w:ins>
                        </m:ctrlPr>
                      </m:dPr>
                      <m:e>
                        <w:ins w:id="191" w:author="Clay Cressler" w:date="2016-06-20T12:20:00Z">
                          <m:r>
                            <w:rPr>
                              <w:rFonts w:ascii="Cambria Math" w:hAnsi="Cambria Math"/>
                              <w:sz w:val="20"/>
                            </w:rPr>
                            <m:t>a</m:t>
                          </m:r>
                        </w:ins>
                        <m:sSub>
                          <m:sSubPr>
                            <m:ctrlPr>
                              <w:ins w:id="192" w:author="Clay Cressler" w:date="2016-06-20T12:20:00Z">
                                <w:rPr>
                                  <w:rFonts w:ascii="Cambria Math" w:hAnsi="Cambria Math"/>
                                  <w:i/>
                                  <w:sz w:val="20"/>
                                </w:rPr>
                              </w:ins>
                            </m:ctrlPr>
                          </m:sSubPr>
                          <m:e>
                            <w:ins w:id="193" w:author="Clay Cressler" w:date="2016-06-20T12:20:00Z">
                              <m:r>
                                <w:rPr>
                                  <w:rFonts w:ascii="Cambria Math" w:hAnsi="Cambria Math"/>
                                  <w:sz w:val="20"/>
                                </w:rPr>
                                <m:t>λ</m:t>
                              </m:r>
                            </w:ins>
                          </m:e>
                          <m:sub>
                            <w:ins w:id="194" w:author="Clay Cressler" w:date="2016-06-20T12:20:00Z">
                              <m:r>
                                <w:rPr>
                                  <w:rFonts w:ascii="Cambria Math" w:hAnsi="Cambria Math"/>
                                  <w:sz w:val="20"/>
                                </w:rPr>
                                <m:t>2</m:t>
                              </m:r>
                            </w:ins>
                          </m:sub>
                        </m:sSub>
                        <w:ins w:id="195" w:author="Clay Cressler" w:date="2016-06-20T12:20:00Z">
                          <m:r>
                            <w:rPr>
                              <w:rFonts w:ascii="Cambria Math" w:hAnsi="Cambria Math"/>
                              <w:sz w:val="20"/>
                            </w:rPr>
                            <m:t>-</m:t>
                          </m:r>
                        </w:ins>
                        <m:sSub>
                          <m:sSubPr>
                            <m:ctrlPr>
                              <w:ins w:id="196" w:author="Clay Cressler" w:date="2016-06-20T12:20:00Z">
                                <w:rPr>
                                  <w:rFonts w:ascii="Cambria Math" w:hAnsi="Cambria Math"/>
                                  <w:i/>
                                  <w:sz w:val="20"/>
                                </w:rPr>
                              </w:ins>
                            </m:ctrlPr>
                          </m:sSubPr>
                          <m:e>
                            <w:ins w:id="197" w:author="Clay Cressler" w:date="2016-06-20T12:20:00Z">
                              <m:r>
                                <w:rPr>
                                  <w:rFonts w:ascii="Cambria Math" w:hAnsi="Cambria Math"/>
                                  <w:sz w:val="20"/>
                                </w:rPr>
                                <m:t>μ</m:t>
                              </m:r>
                            </w:ins>
                          </m:e>
                          <m:sub>
                            <w:ins w:id="198" w:author="Clay Cressler" w:date="2016-06-20T12:20:00Z">
                              <m:r>
                                <w:rPr>
                                  <w:rFonts w:ascii="Cambria Math" w:hAnsi="Cambria Math"/>
                                  <w:sz w:val="20"/>
                                </w:rPr>
                                <m:t>2</m:t>
                              </m:r>
                            </w:ins>
                          </m:sub>
                        </m:sSub>
                      </m:e>
                    </m:d>
                  </m:num>
                  <m:den>
                    <m:sSub>
                      <m:sSubPr>
                        <m:ctrlPr>
                          <w:ins w:id="199" w:author="Clay Cressler" w:date="2016-06-20T12:20:00Z">
                            <w:rPr>
                              <w:rFonts w:ascii="Cambria Math" w:hAnsi="Cambria Math"/>
                              <w:i/>
                              <w:sz w:val="20"/>
                            </w:rPr>
                          </w:ins>
                        </m:ctrlPr>
                      </m:sSubPr>
                      <m:e>
                        <w:ins w:id="200" w:author="Clay Cressler" w:date="2016-06-20T12:20:00Z">
                          <m:r>
                            <w:rPr>
                              <w:rFonts w:ascii="Cambria Math" w:hAnsi="Cambria Math"/>
                              <w:sz w:val="20"/>
                            </w:rPr>
                            <m:t>μ</m:t>
                          </m:r>
                        </w:ins>
                      </m:e>
                      <m:sub>
                        <w:ins w:id="201" w:author="Clay Cressler" w:date="2016-06-20T12:20:00Z">
                          <m:r>
                            <w:rPr>
                              <w:rFonts w:ascii="Cambria Math" w:hAnsi="Cambria Math"/>
                              <w:sz w:val="20"/>
                            </w:rPr>
                            <m:t>2</m:t>
                          </m:r>
                        </w:ins>
                      </m:sub>
                    </m:sSub>
                    <w:ins w:id="202" w:author="Clay Cressler" w:date="2016-06-20T12:20:00Z">
                      <m:r>
                        <w:rPr>
                          <w:rFonts w:ascii="Cambria Math" w:hAnsi="Cambria Math"/>
                          <w:sz w:val="20"/>
                        </w:rPr>
                        <m:t>γ</m:t>
                      </m:r>
                    </w:ins>
                  </m:den>
                </m:f>
              </m:oMath>
            </m:oMathPara>
          </w:p>
        </w:tc>
        <w:tc>
          <w:tcPr>
            <w:tcW w:w="1136" w:type="dxa"/>
            <w:shd w:val="clear" w:color="auto" w:fill="auto"/>
          </w:tcPr>
          <w:p w14:paraId="0FC9B6ED" w14:textId="77777777" w:rsidR="000D7886" w:rsidRPr="00FC610B" w:rsidRDefault="000D7886" w:rsidP="006473CD">
            <w:pPr>
              <w:rPr>
                <w:ins w:id="203" w:author="Clay Cressler" w:date="2016-06-20T12:12:00Z"/>
                <w:sz w:val="20"/>
                <w:szCs w:val="24"/>
              </w:rPr>
            </w:pPr>
            <w:ins w:id="204" w:author="Clay Cressler" w:date="2016-06-20T12:20:00Z">
              <w:r w:rsidRPr="00FC610B">
                <w:rPr>
                  <w:sz w:val="20"/>
                  <w:szCs w:val="24"/>
                </w:rPr>
                <w:t>Increase</w:t>
              </w:r>
            </w:ins>
          </w:p>
        </w:tc>
        <w:tc>
          <w:tcPr>
            <w:tcW w:w="1171" w:type="dxa"/>
            <w:shd w:val="clear" w:color="auto" w:fill="auto"/>
          </w:tcPr>
          <w:p w14:paraId="487B4FA8" w14:textId="77777777" w:rsidR="000D7886" w:rsidRPr="00FC610B" w:rsidRDefault="000D7886" w:rsidP="006473CD">
            <w:pPr>
              <w:rPr>
                <w:ins w:id="205" w:author="Clay Cressler" w:date="2016-06-20T12:14:00Z"/>
                <w:sz w:val="20"/>
                <w:szCs w:val="24"/>
              </w:rPr>
            </w:pPr>
            <w:ins w:id="206" w:author="Clay Cressler" w:date="2016-06-20T12:20:00Z">
              <w:r w:rsidRPr="00FC610B">
                <w:rPr>
                  <w:sz w:val="20"/>
                  <w:szCs w:val="24"/>
                </w:rPr>
                <w:t>Decrease</w:t>
              </w:r>
            </w:ins>
          </w:p>
        </w:tc>
      </w:tr>
      <w:tr w:rsidR="000D7886" w:rsidRPr="00FC610B" w14:paraId="2E075DA4" w14:textId="77777777" w:rsidTr="000D7886">
        <w:trPr>
          <w:ins w:id="207" w:author="Clay Cressler" w:date="2016-06-20T12:12:00Z"/>
        </w:trPr>
        <w:tc>
          <w:tcPr>
            <w:tcW w:w="1132" w:type="dxa"/>
            <w:shd w:val="clear" w:color="auto" w:fill="auto"/>
          </w:tcPr>
          <w:p w14:paraId="7E83D31D" w14:textId="77777777" w:rsidR="000D7886" w:rsidRPr="00FC610B" w:rsidRDefault="000D7886" w:rsidP="006473CD">
            <w:pPr>
              <w:rPr>
                <w:ins w:id="208" w:author="Clay Cressler" w:date="2016-06-20T12:12:00Z"/>
                <w:sz w:val="20"/>
                <w:szCs w:val="24"/>
              </w:rPr>
            </w:pPr>
            <w:ins w:id="209" w:author="Clay Cressler" w:date="2016-06-20T12:20:00Z">
              <w:r w:rsidRPr="00FC610B">
                <w:rPr>
                  <w:sz w:val="20"/>
                  <w:szCs w:val="24"/>
                </w:rPr>
                <w:t>2</w:t>
              </w:r>
            </w:ins>
          </w:p>
        </w:tc>
        <w:tc>
          <w:tcPr>
            <w:tcW w:w="1195" w:type="dxa"/>
            <w:shd w:val="clear" w:color="auto" w:fill="auto"/>
          </w:tcPr>
          <w:p w14:paraId="2246ED9B" w14:textId="77777777" w:rsidR="000D7886" w:rsidRPr="00FC610B" w:rsidRDefault="000D7886" w:rsidP="006473CD">
            <w:pPr>
              <w:rPr>
                <w:ins w:id="210" w:author="Clay Cressler" w:date="2016-06-20T12:12:00Z"/>
                <w:sz w:val="20"/>
                <w:szCs w:val="24"/>
              </w:rPr>
            </w:pPr>
            <w:ins w:id="211" w:author="Clay Cressler" w:date="2016-06-20T12:20:00Z">
              <w:r w:rsidRPr="00FC610B">
                <w:rPr>
                  <w:sz w:val="20"/>
                  <w:szCs w:val="24"/>
                </w:rPr>
                <w:t>Yes</w:t>
              </w:r>
            </w:ins>
          </w:p>
        </w:tc>
        <w:tc>
          <w:tcPr>
            <w:tcW w:w="1079" w:type="dxa"/>
            <w:shd w:val="clear" w:color="auto" w:fill="auto"/>
          </w:tcPr>
          <w:p w14:paraId="161626B5" w14:textId="77777777" w:rsidR="000D7886" w:rsidRPr="00FC610B" w:rsidRDefault="000D7886" w:rsidP="006473CD">
            <w:pPr>
              <w:rPr>
                <w:ins w:id="212" w:author="Clay Cressler" w:date="2016-06-20T12:12:00Z"/>
                <w:sz w:val="20"/>
                <w:szCs w:val="24"/>
              </w:rPr>
            </w:pPr>
            <w:ins w:id="213" w:author="Clay Cressler" w:date="2016-06-20T12:20:00Z">
              <w:r w:rsidRPr="00FC610B">
                <w:rPr>
                  <w:sz w:val="20"/>
                  <w:szCs w:val="24"/>
                </w:rPr>
                <w:t>Active</w:t>
              </w:r>
            </w:ins>
          </w:p>
        </w:tc>
        <w:tc>
          <w:tcPr>
            <w:tcW w:w="1202" w:type="dxa"/>
            <w:shd w:val="clear" w:color="auto" w:fill="auto"/>
          </w:tcPr>
          <w:p w14:paraId="6AD7A799" w14:textId="77777777" w:rsidR="000D7886" w:rsidRPr="00FC610B" w:rsidRDefault="000D7886" w:rsidP="006473CD">
            <w:pPr>
              <w:rPr>
                <w:ins w:id="214" w:author="Clay Cressler" w:date="2016-06-20T12:12:00Z"/>
                <w:sz w:val="20"/>
                <w:szCs w:val="24"/>
              </w:rPr>
            </w:pPr>
            <w:ins w:id="215" w:author="Clay Cressler" w:date="2016-06-20T12:20:00Z">
              <w:r w:rsidRPr="00FC610B">
                <w:rPr>
                  <w:sz w:val="20"/>
                  <w:szCs w:val="24"/>
                </w:rPr>
                <w:t>Yes</w:t>
              </w:r>
            </w:ins>
          </w:p>
        </w:tc>
        <w:tc>
          <w:tcPr>
            <w:tcW w:w="1909" w:type="dxa"/>
            <w:shd w:val="clear" w:color="auto" w:fill="auto"/>
          </w:tcPr>
          <w:p w14:paraId="7A90DBFA" w14:textId="77777777" w:rsidR="000D7886" w:rsidRPr="00437D42" w:rsidRDefault="000D7886" w:rsidP="006473CD">
            <w:pPr>
              <w:rPr>
                <w:ins w:id="216" w:author="Clay Cressler" w:date="2016-06-20T12:12:00Z"/>
                <w:sz w:val="20"/>
              </w:rPr>
            </w:pPr>
            <m:oMathPara>
              <m:oMath>
                <m:f>
                  <m:fPr>
                    <m:ctrlPr>
                      <w:ins w:id="217" w:author="Clay Cressler" w:date="2016-06-20T12:21:00Z">
                        <w:rPr>
                          <w:rFonts w:ascii="Cambria Math" w:hAnsi="Cambria Math"/>
                          <w:i/>
                          <w:sz w:val="20"/>
                        </w:rPr>
                      </w:ins>
                    </m:ctrlPr>
                  </m:fPr>
                  <m:num>
                    <w:ins w:id="218" w:author="Clay Cressler" w:date="2016-06-20T12:21:00Z">
                      <m:r>
                        <w:rPr>
                          <w:rFonts w:ascii="Cambria Math" w:hAnsi="Cambria Math"/>
                          <w:sz w:val="20"/>
                        </w:rPr>
                        <m:t>a</m:t>
                      </m:r>
                    </w:ins>
                    <m:sSub>
                      <m:sSubPr>
                        <m:ctrlPr>
                          <w:ins w:id="219" w:author="Clay Cressler" w:date="2016-06-20T12:21:00Z">
                            <w:rPr>
                              <w:rFonts w:ascii="Cambria Math" w:hAnsi="Cambria Math"/>
                              <w:i/>
                              <w:sz w:val="20"/>
                            </w:rPr>
                          </w:ins>
                        </m:ctrlPr>
                      </m:sSubPr>
                      <m:e>
                        <w:ins w:id="220" w:author="Clay Cressler" w:date="2016-06-20T12:21:00Z">
                          <m:r>
                            <w:rPr>
                              <w:rFonts w:ascii="Cambria Math" w:hAnsi="Cambria Math"/>
                              <w:sz w:val="20"/>
                            </w:rPr>
                            <m:t>λ</m:t>
                          </m:r>
                        </w:ins>
                      </m:e>
                      <m:sub>
                        <w:ins w:id="221" w:author="Clay Cressler" w:date="2016-06-20T12:21:00Z">
                          <m:r>
                            <w:rPr>
                              <w:rFonts w:ascii="Cambria Math" w:hAnsi="Cambria Math"/>
                              <w:sz w:val="20"/>
                            </w:rPr>
                            <m:t>1</m:t>
                          </m:r>
                        </w:ins>
                      </m:sub>
                    </m:sSub>
                    <w:ins w:id="222" w:author="Clay Cressler" w:date="2016-06-20T12:21:00Z">
                      <m:r>
                        <w:rPr>
                          <w:rFonts w:ascii="Cambria Math" w:hAnsi="Cambria Math"/>
                          <w:sz w:val="20"/>
                        </w:rPr>
                        <m:t>-</m:t>
                      </m:r>
                    </w:ins>
                    <m:sSub>
                      <m:sSubPr>
                        <m:ctrlPr>
                          <w:ins w:id="223" w:author="Clay Cressler" w:date="2016-06-20T12:21:00Z">
                            <w:rPr>
                              <w:rFonts w:ascii="Cambria Math" w:hAnsi="Cambria Math"/>
                              <w:i/>
                              <w:sz w:val="20"/>
                            </w:rPr>
                          </w:ins>
                        </m:ctrlPr>
                      </m:sSubPr>
                      <m:e>
                        <w:ins w:id="224" w:author="Clay Cressler" w:date="2016-06-20T12:21:00Z">
                          <m:r>
                            <w:rPr>
                              <w:rFonts w:ascii="Cambria Math" w:hAnsi="Cambria Math"/>
                              <w:sz w:val="20"/>
                            </w:rPr>
                            <m:t>μ</m:t>
                          </m:r>
                        </w:ins>
                      </m:e>
                      <m:sub>
                        <w:ins w:id="225" w:author="Clay Cressler" w:date="2016-06-20T12:21:00Z">
                          <m:r>
                            <w:rPr>
                              <w:rFonts w:ascii="Cambria Math" w:hAnsi="Cambria Math"/>
                              <w:sz w:val="20"/>
                            </w:rPr>
                            <m:t>1</m:t>
                          </m:r>
                        </w:ins>
                      </m:sub>
                    </m:sSub>
                  </m:num>
                  <m:den>
                    <m:sSub>
                      <m:sSubPr>
                        <m:ctrlPr>
                          <w:ins w:id="226" w:author="Clay Cressler" w:date="2016-06-20T12:21:00Z">
                            <w:rPr>
                              <w:rFonts w:ascii="Cambria Math" w:hAnsi="Cambria Math"/>
                              <w:i/>
                              <w:sz w:val="20"/>
                            </w:rPr>
                          </w:ins>
                        </m:ctrlPr>
                      </m:sSubPr>
                      <m:e>
                        <w:ins w:id="227" w:author="Clay Cressler" w:date="2016-06-20T12:21:00Z">
                          <m:r>
                            <w:rPr>
                              <w:rFonts w:ascii="Cambria Math" w:hAnsi="Cambria Math"/>
                              <w:sz w:val="20"/>
                            </w:rPr>
                            <m:t>λ</m:t>
                          </m:r>
                        </w:ins>
                      </m:e>
                      <m:sub>
                        <w:ins w:id="228" w:author="Clay Cressler" w:date="2016-06-20T12:21:00Z">
                          <m:r>
                            <w:rPr>
                              <w:rFonts w:ascii="Cambria Math" w:hAnsi="Cambria Math"/>
                              <w:sz w:val="20"/>
                            </w:rPr>
                            <m:t>1</m:t>
                          </m:r>
                        </w:ins>
                      </m:sub>
                    </m:sSub>
                    <w:ins w:id="229" w:author="Clay Cressler" w:date="2016-06-20T12:21:00Z">
                      <m:r>
                        <w:rPr>
                          <w:rFonts w:ascii="Cambria Math" w:hAnsi="Cambria Math"/>
                          <w:sz w:val="20"/>
                        </w:rPr>
                        <m:t>-</m:t>
                      </m:r>
                    </w:ins>
                    <m:sSub>
                      <m:sSubPr>
                        <m:ctrlPr>
                          <w:ins w:id="230" w:author="Clay Cressler" w:date="2016-06-20T12:21:00Z">
                            <w:rPr>
                              <w:rFonts w:ascii="Cambria Math" w:hAnsi="Cambria Math"/>
                              <w:i/>
                              <w:sz w:val="20"/>
                            </w:rPr>
                          </w:ins>
                        </m:ctrlPr>
                      </m:sSubPr>
                      <m:e>
                        <w:ins w:id="231" w:author="Clay Cressler" w:date="2016-06-20T12:21:00Z">
                          <m:r>
                            <w:rPr>
                              <w:rFonts w:ascii="Cambria Math" w:hAnsi="Cambria Math"/>
                              <w:sz w:val="20"/>
                            </w:rPr>
                            <m:t>μ</m:t>
                          </m:r>
                        </w:ins>
                      </m:e>
                      <m:sub>
                        <w:ins w:id="232" w:author="Clay Cressler" w:date="2016-06-20T12:21:00Z">
                          <m:r>
                            <w:rPr>
                              <w:rFonts w:ascii="Cambria Math" w:hAnsi="Cambria Math"/>
                              <w:sz w:val="20"/>
                            </w:rPr>
                            <m:t>1</m:t>
                          </m:r>
                        </w:ins>
                      </m:sub>
                    </m:sSub>
                  </m:den>
                </m:f>
                <w:ins w:id="233" w:author="Clay Cressler" w:date="2016-06-20T12:21:00Z">
                  <m:r>
                    <w:rPr>
                      <w:rFonts w:ascii="Cambria Math" w:hAnsi="Cambria Math"/>
                      <w:sz w:val="20"/>
                    </w:rPr>
                    <m:t>+</m:t>
                  </m:r>
                </w:ins>
                <m:f>
                  <m:fPr>
                    <m:ctrlPr>
                      <w:ins w:id="234" w:author="Clay Cressler" w:date="2016-06-20T12:21:00Z">
                        <w:rPr>
                          <w:rFonts w:ascii="Cambria Math" w:hAnsi="Cambria Math"/>
                          <w:i/>
                          <w:sz w:val="20"/>
                        </w:rPr>
                      </w:ins>
                    </m:ctrlPr>
                  </m:fPr>
                  <m:num>
                    <w:ins w:id="235" w:author="Clay Cressler" w:date="2016-06-20T12:21:00Z">
                      <m:r>
                        <w:rPr>
                          <w:rFonts w:ascii="Cambria Math" w:hAnsi="Cambria Math"/>
                          <w:sz w:val="20"/>
                        </w:rPr>
                        <m:t>a</m:t>
                      </m:r>
                    </w:ins>
                    <m:sSub>
                      <m:sSubPr>
                        <m:ctrlPr>
                          <w:ins w:id="236" w:author="Clay Cressler" w:date="2016-06-20T12:21:00Z">
                            <w:rPr>
                              <w:rFonts w:ascii="Cambria Math" w:hAnsi="Cambria Math"/>
                              <w:i/>
                              <w:sz w:val="20"/>
                            </w:rPr>
                          </w:ins>
                        </m:ctrlPr>
                      </m:sSubPr>
                      <m:e>
                        <w:ins w:id="237" w:author="Clay Cressler" w:date="2016-06-20T12:21:00Z">
                          <m:r>
                            <w:rPr>
                              <w:rFonts w:ascii="Cambria Math" w:hAnsi="Cambria Math"/>
                              <w:sz w:val="20"/>
                            </w:rPr>
                            <m:t>λ</m:t>
                          </m:r>
                        </w:ins>
                      </m:e>
                      <m:sub>
                        <w:ins w:id="238" w:author="Clay Cressler" w:date="2016-06-20T12:21:00Z">
                          <m:r>
                            <w:rPr>
                              <w:rFonts w:ascii="Cambria Math" w:hAnsi="Cambria Math"/>
                              <w:sz w:val="20"/>
                            </w:rPr>
                            <m:t>2</m:t>
                          </m:r>
                        </w:ins>
                      </m:sub>
                    </m:sSub>
                    <w:ins w:id="239" w:author="Clay Cressler" w:date="2016-06-20T12:21:00Z">
                      <m:r>
                        <w:rPr>
                          <w:rFonts w:ascii="Cambria Math" w:hAnsi="Cambria Math"/>
                          <w:sz w:val="20"/>
                        </w:rPr>
                        <m:t>-</m:t>
                      </m:r>
                    </w:ins>
                    <m:sSub>
                      <m:sSubPr>
                        <m:ctrlPr>
                          <w:ins w:id="240" w:author="Clay Cressler" w:date="2016-06-20T12:21:00Z">
                            <w:rPr>
                              <w:rFonts w:ascii="Cambria Math" w:hAnsi="Cambria Math"/>
                              <w:i/>
                              <w:sz w:val="20"/>
                            </w:rPr>
                          </w:ins>
                        </m:ctrlPr>
                      </m:sSubPr>
                      <m:e>
                        <w:ins w:id="241" w:author="Clay Cressler" w:date="2016-06-20T12:21:00Z">
                          <m:r>
                            <w:rPr>
                              <w:rFonts w:ascii="Cambria Math" w:hAnsi="Cambria Math"/>
                              <w:sz w:val="20"/>
                            </w:rPr>
                            <m:t>μ</m:t>
                          </m:r>
                        </w:ins>
                      </m:e>
                      <m:sub>
                        <w:ins w:id="242" w:author="Clay Cressler" w:date="2016-06-20T12:21:00Z">
                          <m:r>
                            <w:rPr>
                              <w:rFonts w:ascii="Cambria Math" w:hAnsi="Cambria Math"/>
                              <w:sz w:val="20"/>
                            </w:rPr>
                            <m:t>2</m:t>
                          </m:r>
                        </w:ins>
                      </m:sub>
                    </m:sSub>
                  </m:num>
                  <m:den>
                    <m:sSub>
                      <m:sSubPr>
                        <m:ctrlPr>
                          <w:ins w:id="243" w:author="Clay Cressler" w:date="2016-06-20T12:21:00Z">
                            <w:rPr>
                              <w:rFonts w:ascii="Cambria Math" w:hAnsi="Cambria Math"/>
                              <w:i/>
                              <w:sz w:val="20"/>
                            </w:rPr>
                          </w:ins>
                        </m:ctrlPr>
                      </m:sSubPr>
                      <m:e>
                        <w:ins w:id="244" w:author="Clay Cressler" w:date="2016-06-20T12:21:00Z">
                          <m:r>
                            <w:rPr>
                              <w:rFonts w:ascii="Cambria Math" w:hAnsi="Cambria Math"/>
                              <w:sz w:val="20"/>
                            </w:rPr>
                            <m:t>λ</m:t>
                          </m:r>
                        </w:ins>
                      </m:e>
                      <m:sub>
                        <w:ins w:id="245" w:author="Clay Cressler" w:date="2016-06-20T12:21:00Z">
                          <m:r>
                            <w:rPr>
                              <w:rFonts w:ascii="Cambria Math" w:hAnsi="Cambria Math"/>
                              <w:sz w:val="20"/>
                            </w:rPr>
                            <m:t>2</m:t>
                          </m:r>
                        </w:ins>
                      </m:sub>
                    </m:sSub>
                    <w:ins w:id="246" w:author="Clay Cressler" w:date="2016-06-20T12:21:00Z">
                      <m:r>
                        <w:rPr>
                          <w:rFonts w:ascii="Cambria Math" w:hAnsi="Cambria Math"/>
                          <w:sz w:val="20"/>
                        </w:rPr>
                        <m:t>-</m:t>
                      </m:r>
                    </w:ins>
                    <m:sSub>
                      <m:sSubPr>
                        <m:ctrlPr>
                          <w:ins w:id="247" w:author="Clay Cressler" w:date="2016-06-20T12:21:00Z">
                            <w:rPr>
                              <w:rFonts w:ascii="Cambria Math" w:hAnsi="Cambria Math"/>
                              <w:i/>
                              <w:sz w:val="20"/>
                            </w:rPr>
                          </w:ins>
                        </m:ctrlPr>
                      </m:sSubPr>
                      <m:e>
                        <w:ins w:id="248" w:author="Clay Cressler" w:date="2016-06-20T12:21:00Z">
                          <m:r>
                            <w:rPr>
                              <w:rFonts w:ascii="Cambria Math" w:hAnsi="Cambria Math"/>
                              <w:sz w:val="20"/>
                            </w:rPr>
                            <m:t>μ</m:t>
                          </m:r>
                        </w:ins>
                      </m:e>
                      <m:sub>
                        <w:ins w:id="249" w:author="Clay Cressler" w:date="2016-06-20T12:21:00Z">
                          <m:r>
                            <w:rPr>
                              <w:rFonts w:ascii="Cambria Math" w:hAnsi="Cambria Math"/>
                              <w:sz w:val="20"/>
                            </w:rPr>
                            <m:t>2</m:t>
                          </m:r>
                        </w:ins>
                      </m:sub>
                    </m:sSub>
                  </m:den>
                </m:f>
              </m:oMath>
            </m:oMathPara>
          </w:p>
        </w:tc>
        <w:tc>
          <w:tcPr>
            <w:tcW w:w="1136" w:type="dxa"/>
            <w:shd w:val="clear" w:color="auto" w:fill="auto"/>
          </w:tcPr>
          <w:p w14:paraId="2253FAEF" w14:textId="77777777" w:rsidR="000D7886" w:rsidRPr="00FC610B" w:rsidRDefault="000D7886" w:rsidP="006473CD">
            <w:pPr>
              <w:rPr>
                <w:ins w:id="250" w:author="Clay Cressler" w:date="2016-06-20T12:12:00Z"/>
                <w:sz w:val="20"/>
                <w:szCs w:val="24"/>
              </w:rPr>
            </w:pPr>
            <w:ins w:id="251" w:author="Clay Cressler" w:date="2016-06-20T12:20:00Z">
              <w:r w:rsidRPr="00FC610B">
                <w:rPr>
                  <w:sz w:val="20"/>
                  <w:szCs w:val="24"/>
                </w:rPr>
                <w:t>Increase</w:t>
              </w:r>
            </w:ins>
          </w:p>
        </w:tc>
        <w:tc>
          <w:tcPr>
            <w:tcW w:w="1171" w:type="dxa"/>
            <w:shd w:val="clear" w:color="auto" w:fill="auto"/>
          </w:tcPr>
          <w:p w14:paraId="0ACE7912" w14:textId="77777777" w:rsidR="000D7886" w:rsidRPr="00FC610B" w:rsidRDefault="000D7886" w:rsidP="006473CD">
            <w:pPr>
              <w:rPr>
                <w:ins w:id="252" w:author="Clay Cressler" w:date="2016-06-20T12:14:00Z"/>
                <w:sz w:val="20"/>
                <w:szCs w:val="24"/>
              </w:rPr>
            </w:pPr>
            <w:ins w:id="253" w:author="Clay Cressler" w:date="2016-06-20T12:21:00Z">
              <w:r w:rsidRPr="00FC610B">
                <w:rPr>
                  <w:sz w:val="20"/>
                  <w:szCs w:val="24"/>
                </w:rPr>
                <w:t>None</w:t>
              </w:r>
            </w:ins>
          </w:p>
        </w:tc>
      </w:tr>
      <w:tr w:rsidR="000D7886" w:rsidRPr="00FC610B" w14:paraId="455F5D2D" w14:textId="77777777" w:rsidTr="000D7886">
        <w:trPr>
          <w:ins w:id="254" w:author="Clay Cressler" w:date="2016-06-20T12:12:00Z"/>
        </w:trPr>
        <w:tc>
          <w:tcPr>
            <w:tcW w:w="1132" w:type="dxa"/>
            <w:shd w:val="clear" w:color="auto" w:fill="auto"/>
          </w:tcPr>
          <w:p w14:paraId="6BA01599" w14:textId="77777777" w:rsidR="000D7886" w:rsidRPr="00FC610B" w:rsidRDefault="000D7886" w:rsidP="006473CD">
            <w:pPr>
              <w:rPr>
                <w:ins w:id="255" w:author="Clay Cressler" w:date="2016-06-20T12:12:00Z"/>
                <w:sz w:val="20"/>
                <w:szCs w:val="24"/>
              </w:rPr>
            </w:pPr>
            <w:ins w:id="256" w:author="Clay Cressler" w:date="2016-06-20T12:21:00Z">
              <w:r w:rsidRPr="00FC610B">
                <w:rPr>
                  <w:sz w:val="20"/>
                  <w:szCs w:val="24"/>
                </w:rPr>
                <w:t>2</w:t>
              </w:r>
            </w:ins>
          </w:p>
        </w:tc>
        <w:tc>
          <w:tcPr>
            <w:tcW w:w="1195" w:type="dxa"/>
            <w:shd w:val="clear" w:color="auto" w:fill="auto"/>
          </w:tcPr>
          <w:p w14:paraId="7769712F" w14:textId="77777777" w:rsidR="000D7886" w:rsidRPr="00FC610B" w:rsidRDefault="000D7886" w:rsidP="006473CD">
            <w:pPr>
              <w:rPr>
                <w:ins w:id="257" w:author="Clay Cressler" w:date="2016-06-20T12:12:00Z"/>
                <w:sz w:val="20"/>
                <w:szCs w:val="24"/>
              </w:rPr>
            </w:pPr>
            <w:ins w:id="258" w:author="Clay Cressler" w:date="2016-06-20T12:21:00Z">
              <w:r w:rsidRPr="00FC610B">
                <w:rPr>
                  <w:sz w:val="20"/>
                  <w:szCs w:val="24"/>
                </w:rPr>
                <w:t>No</w:t>
              </w:r>
            </w:ins>
          </w:p>
        </w:tc>
        <w:tc>
          <w:tcPr>
            <w:tcW w:w="1079" w:type="dxa"/>
            <w:shd w:val="clear" w:color="auto" w:fill="auto"/>
          </w:tcPr>
          <w:p w14:paraId="232819C7" w14:textId="77777777" w:rsidR="000D7886" w:rsidRPr="00FC610B" w:rsidRDefault="000D7886" w:rsidP="006473CD">
            <w:pPr>
              <w:rPr>
                <w:ins w:id="259" w:author="Clay Cressler" w:date="2016-06-20T12:12:00Z"/>
                <w:sz w:val="20"/>
                <w:szCs w:val="24"/>
              </w:rPr>
            </w:pPr>
            <w:ins w:id="260" w:author="Clay Cressler" w:date="2016-06-20T12:21:00Z">
              <w:r w:rsidRPr="00FC610B">
                <w:rPr>
                  <w:sz w:val="20"/>
                  <w:szCs w:val="24"/>
                </w:rPr>
                <w:t>Active</w:t>
              </w:r>
            </w:ins>
          </w:p>
        </w:tc>
        <w:tc>
          <w:tcPr>
            <w:tcW w:w="1202" w:type="dxa"/>
            <w:shd w:val="clear" w:color="auto" w:fill="auto"/>
          </w:tcPr>
          <w:p w14:paraId="5471AAF4" w14:textId="77777777" w:rsidR="000D7886" w:rsidRPr="00FC610B" w:rsidRDefault="000D7886" w:rsidP="006473CD">
            <w:pPr>
              <w:rPr>
                <w:ins w:id="261" w:author="Clay Cressler" w:date="2016-06-20T12:12:00Z"/>
                <w:sz w:val="20"/>
                <w:szCs w:val="24"/>
              </w:rPr>
            </w:pPr>
            <w:ins w:id="262" w:author="Clay Cressler" w:date="2016-06-20T12:21:00Z">
              <w:r w:rsidRPr="00FC610B">
                <w:rPr>
                  <w:sz w:val="20"/>
                  <w:szCs w:val="24"/>
                </w:rPr>
                <w:t>Yes</w:t>
              </w:r>
            </w:ins>
          </w:p>
        </w:tc>
        <w:tc>
          <w:tcPr>
            <w:tcW w:w="1909" w:type="dxa"/>
            <w:shd w:val="clear" w:color="auto" w:fill="auto"/>
          </w:tcPr>
          <w:p w14:paraId="5FAEDAEE" w14:textId="77777777" w:rsidR="000D7886" w:rsidRPr="00437D42" w:rsidRDefault="000D7886" w:rsidP="006473CD">
            <w:pPr>
              <w:rPr>
                <w:ins w:id="263" w:author="Clay Cressler" w:date="2016-06-20T12:12:00Z"/>
                <w:sz w:val="20"/>
              </w:rPr>
            </w:pPr>
            <m:oMathPara>
              <m:oMath>
                <m:f>
                  <m:fPr>
                    <m:ctrlPr>
                      <w:ins w:id="264" w:author="Clay Cressler" w:date="2016-06-20T12:21:00Z">
                        <w:rPr>
                          <w:rFonts w:ascii="Cambria Math" w:hAnsi="Cambria Math"/>
                          <w:i/>
                          <w:sz w:val="20"/>
                        </w:rPr>
                      </w:ins>
                    </m:ctrlPr>
                  </m:fPr>
                  <m:num>
                    <w:ins w:id="265" w:author="Clay Cressler" w:date="2016-06-20T12:21:00Z">
                      <m:r>
                        <w:rPr>
                          <w:rFonts w:ascii="Cambria Math" w:hAnsi="Cambria Math"/>
                          <w:sz w:val="20"/>
                        </w:rPr>
                        <m:t>a</m:t>
                      </m:r>
                    </w:ins>
                    <m:sSub>
                      <m:sSubPr>
                        <m:ctrlPr>
                          <w:ins w:id="266" w:author="Clay Cressler" w:date="2016-06-20T12:21:00Z">
                            <w:rPr>
                              <w:rFonts w:ascii="Cambria Math" w:hAnsi="Cambria Math"/>
                              <w:i/>
                              <w:sz w:val="20"/>
                            </w:rPr>
                          </w:ins>
                        </m:ctrlPr>
                      </m:sSubPr>
                      <m:e>
                        <w:ins w:id="267" w:author="Clay Cressler" w:date="2016-06-20T12:21:00Z">
                          <m:r>
                            <w:rPr>
                              <w:rFonts w:ascii="Cambria Math" w:hAnsi="Cambria Math"/>
                              <w:sz w:val="20"/>
                            </w:rPr>
                            <m:t>λ</m:t>
                          </m:r>
                        </w:ins>
                      </m:e>
                      <m:sub>
                        <w:ins w:id="268" w:author="Clay Cressler" w:date="2016-06-20T12:21:00Z">
                          <m:r>
                            <w:rPr>
                              <w:rFonts w:ascii="Cambria Math" w:hAnsi="Cambria Math"/>
                              <w:sz w:val="20"/>
                            </w:rPr>
                            <m:t>1</m:t>
                          </m:r>
                        </w:ins>
                      </m:sub>
                    </m:sSub>
                    <w:ins w:id="269" w:author="Clay Cressler" w:date="2016-06-20T12:21:00Z">
                      <m:r>
                        <w:rPr>
                          <w:rFonts w:ascii="Cambria Math" w:hAnsi="Cambria Math"/>
                          <w:sz w:val="20"/>
                        </w:rPr>
                        <m:t>-</m:t>
                      </m:r>
                    </w:ins>
                    <m:sSub>
                      <m:sSubPr>
                        <m:ctrlPr>
                          <w:ins w:id="270" w:author="Clay Cressler" w:date="2016-06-20T12:21:00Z">
                            <w:rPr>
                              <w:rFonts w:ascii="Cambria Math" w:hAnsi="Cambria Math"/>
                              <w:i/>
                              <w:sz w:val="20"/>
                            </w:rPr>
                          </w:ins>
                        </m:ctrlPr>
                      </m:sSubPr>
                      <m:e>
                        <w:ins w:id="271" w:author="Clay Cressler" w:date="2016-06-20T12:21:00Z">
                          <m:r>
                            <w:rPr>
                              <w:rFonts w:ascii="Cambria Math" w:hAnsi="Cambria Math"/>
                              <w:sz w:val="20"/>
                            </w:rPr>
                            <m:t>μ</m:t>
                          </m:r>
                        </w:ins>
                      </m:e>
                      <m:sub>
                        <w:ins w:id="272" w:author="Clay Cressler" w:date="2016-06-20T12:21:00Z">
                          <m:r>
                            <w:rPr>
                              <w:rFonts w:ascii="Cambria Math" w:hAnsi="Cambria Math"/>
                              <w:sz w:val="20"/>
                            </w:rPr>
                            <m:t>1</m:t>
                          </m:r>
                        </w:ins>
                      </m:sub>
                    </m:sSub>
                  </m:num>
                  <m:den>
                    <m:sSub>
                      <m:sSubPr>
                        <m:ctrlPr>
                          <w:ins w:id="273" w:author="Clay Cressler" w:date="2016-06-20T12:21:00Z">
                            <w:rPr>
                              <w:rFonts w:ascii="Cambria Math" w:hAnsi="Cambria Math"/>
                              <w:i/>
                              <w:sz w:val="20"/>
                            </w:rPr>
                          </w:ins>
                        </m:ctrlPr>
                      </m:sSubPr>
                      <m:e>
                        <w:ins w:id="274" w:author="Clay Cressler" w:date="2016-06-20T12:21:00Z">
                          <m:r>
                            <w:rPr>
                              <w:rFonts w:ascii="Cambria Math" w:hAnsi="Cambria Math"/>
                              <w:sz w:val="20"/>
                            </w:rPr>
                            <m:t>λ</m:t>
                          </m:r>
                        </w:ins>
                      </m:e>
                      <m:sub>
                        <w:ins w:id="275" w:author="Clay Cressler" w:date="2016-06-20T12:21:00Z">
                          <m:r>
                            <w:rPr>
                              <w:rFonts w:ascii="Cambria Math" w:hAnsi="Cambria Math"/>
                              <w:sz w:val="20"/>
                            </w:rPr>
                            <m:t>1</m:t>
                          </m:r>
                        </w:ins>
                      </m:sub>
                    </m:sSub>
                    <w:ins w:id="276" w:author="Clay Cressler" w:date="2016-06-20T12:21:00Z">
                      <m:r>
                        <w:rPr>
                          <w:rFonts w:ascii="Cambria Math" w:hAnsi="Cambria Math"/>
                          <w:sz w:val="20"/>
                        </w:rPr>
                        <m:t>-</m:t>
                      </m:r>
                    </w:ins>
                    <m:sSub>
                      <m:sSubPr>
                        <m:ctrlPr>
                          <w:ins w:id="277" w:author="Clay Cressler" w:date="2016-06-20T12:21:00Z">
                            <w:rPr>
                              <w:rFonts w:ascii="Cambria Math" w:hAnsi="Cambria Math"/>
                              <w:i/>
                              <w:sz w:val="20"/>
                            </w:rPr>
                          </w:ins>
                        </m:ctrlPr>
                      </m:sSubPr>
                      <m:e>
                        <w:ins w:id="278" w:author="Clay Cressler" w:date="2016-06-20T12:21:00Z">
                          <m:r>
                            <w:rPr>
                              <w:rFonts w:ascii="Cambria Math" w:hAnsi="Cambria Math"/>
                              <w:sz w:val="20"/>
                            </w:rPr>
                            <m:t>μ</m:t>
                          </m:r>
                        </w:ins>
                      </m:e>
                      <m:sub>
                        <w:ins w:id="279" w:author="Clay Cressler" w:date="2016-06-20T12:21:00Z">
                          <m:r>
                            <w:rPr>
                              <w:rFonts w:ascii="Cambria Math" w:hAnsi="Cambria Math"/>
                              <w:sz w:val="20"/>
                            </w:rPr>
                            <m:t>1</m:t>
                          </m:r>
                        </w:ins>
                      </m:sub>
                    </m:sSub>
                  </m:den>
                </m:f>
                <w:ins w:id="280" w:author="Clay Cressler" w:date="2016-06-20T12:21:00Z">
                  <m:r>
                    <w:rPr>
                      <w:rFonts w:ascii="Cambria Math" w:hAnsi="Cambria Math"/>
                      <w:sz w:val="20"/>
                    </w:rPr>
                    <m:t>+</m:t>
                  </m:r>
                </w:ins>
                <m:f>
                  <m:fPr>
                    <m:ctrlPr>
                      <w:ins w:id="281" w:author="Clay Cressler" w:date="2016-06-20T12:21:00Z">
                        <w:rPr>
                          <w:rFonts w:ascii="Cambria Math" w:hAnsi="Cambria Math"/>
                          <w:i/>
                          <w:sz w:val="20"/>
                        </w:rPr>
                      </w:ins>
                    </m:ctrlPr>
                  </m:fPr>
                  <m:num>
                    <w:ins w:id="282" w:author="Clay Cressler" w:date="2016-06-20T12:21:00Z">
                      <m:r>
                        <w:rPr>
                          <w:rFonts w:ascii="Cambria Math" w:hAnsi="Cambria Math"/>
                          <w:sz w:val="20"/>
                        </w:rPr>
                        <m:t>a</m:t>
                      </m:r>
                    </w:ins>
                    <m:sSub>
                      <m:sSubPr>
                        <m:ctrlPr>
                          <w:ins w:id="283" w:author="Clay Cressler" w:date="2016-06-20T12:21:00Z">
                            <w:rPr>
                              <w:rFonts w:ascii="Cambria Math" w:hAnsi="Cambria Math"/>
                              <w:i/>
                              <w:sz w:val="20"/>
                            </w:rPr>
                          </w:ins>
                        </m:ctrlPr>
                      </m:sSubPr>
                      <m:e>
                        <w:ins w:id="284" w:author="Clay Cressler" w:date="2016-06-20T12:21:00Z">
                          <m:r>
                            <w:rPr>
                              <w:rFonts w:ascii="Cambria Math" w:hAnsi="Cambria Math"/>
                              <w:sz w:val="20"/>
                            </w:rPr>
                            <m:t>λ</m:t>
                          </m:r>
                        </w:ins>
                      </m:e>
                      <m:sub>
                        <w:ins w:id="285" w:author="Clay Cressler" w:date="2016-06-20T12:21:00Z">
                          <m:r>
                            <w:rPr>
                              <w:rFonts w:ascii="Cambria Math" w:hAnsi="Cambria Math"/>
                              <w:sz w:val="20"/>
                            </w:rPr>
                            <m:t>2</m:t>
                          </m:r>
                        </w:ins>
                      </m:sub>
                    </m:sSub>
                    <w:ins w:id="286" w:author="Clay Cressler" w:date="2016-06-20T12:21:00Z">
                      <m:r>
                        <w:rPr>
                          <w:rFonts w:ascii="Cambria Math" w:hAnsi="Cambria Math"/>
                          <w:sz w:val="20"/>
                        </w:rPr>
                        <m:t>-</m:t>
                      </m:r>
                    </w:ins>
                    <m:sSub>
                      <m:sSubPr>
                        <m:ctrlPr>
                          <w:ins w:id="287" w:author="Clay Cressler" w:date="2016-06-20T12:21:00Z">
                            <w:rPr>
                              <w:rFonts w:ascii="Cambria Math" w:hAnsi="Cambria Math"/>
                              <w:i/>
                              <w:sz w:val="20"/>
                            </w:rPr>
                          </w:ins>
                        </m:ctrlPr>
                      </m:sSubPr>
                      <m:e>
                        <w:ins w:id="288" w:author="Clay Cressler" w:date="2016-06-20T12:21:00Z">
                          <m:r>
                            <w:rPr>
                              <w:rFonts w:ascii="Cambria Math" w:hAnsi="Cambria Math"/>
                              <w:sz w:val="20"/>
                            </w:rPr>
                            <m:t>μ</m:t>
                          </m:r>
                        </w:ins>
                      </m:e>
                      <m:sub>
                        <w:ins w:id="289" w:author="Clay Cressler" w:date="2016-06-20T12:21:00Z">
                          <m:r>
                            <w:rPr>
                              <w:rFonts w:ascii="Cambria Math" w:hAnsi="Cambria Math"/>
                              <w:sz w:val="20"/>
                            </w:rPr>
                            <m:t>2</m:t>
                          </m:r>
                        </w:ins>
                      </m:sub>
                    </m:sSub>
                  </m:num>
                  <m:den>
                    <m:sSub>
                      <m:sSubPr>
                        <m:ctrlPr>
                          <w:ins w:id="290" w:author="Clay Cressler" w:date="2016-06-20T12:21:00Z">
                            <w:rPr>
                              <w:rFonts w:ascii="Cambria Math" w:hAnsi="Cambria Math"/>
                              <w:i/>
                              <w:sz w:val="20"/>
                            </w:rPr>
                          </w:ins>
                        </m:ctrlPr>
                      </m:sSubPr>
                      <m:e>
                        <w:ins w:id="291" w:author="Clay Cressler" w:date="2016-06-20T12:21:00Z">
                          <m:r>
                            <w:rPr>
                              <w:rFonts w:ascii="Cambria Math" w:hAnsi="Cambria Math"/>
                              <w:sz w:val="20"/>
                            </w:rPr>
                            <m:t>λ</m:t>
                          </m:r>
                        </w:ins>
                      </m:e>
                      <m:sub>
                        <w:ins w:id="292" w:author="Clay Cressler" w:date="2016-06-20T12:21:00Z">
                          <m:r>
                            <w:rPr>
                              <w:rFonts w:ascii="Cambria Math" w:hAnsi="Cambria Math"/>
                              <w:sz w:val="20"/>
                            </w:rPr>
                            <m:t>2</m:t>
                          </m:r>
                        </w:ins>
                      </m:sub>
                    </m:sSub>
                    <w:ins w:id="293" w:author="Clay Cressler" w:date="2016-06-20T12:21:00Z">
                      <m:r>
                        <w:rPr>
                          <w:rFonts w:ascii="Cambria Math" w:hAnsi="Cambria Math"/>
                          <w:sz w:val="20"/>
                        </w:rPr>
                        <m:t>-</m:t>
                      </m:r>
                    </w:ins>
                    <m:sSub>
                      <m:sSubPr>
                        <m:ctrlPr>
                          <w:ins w:id="294" w:author="Clay Cressler" w:date="2016-06-20T12:21:00Z">
                            <w:rPr>
                              <w:rFonts w:ascii="Cambria Math" w:hAnsi="Cambria Math"/>
                              <w:i/>
                              <w:sz w:val="20"/>
                            </w:rPr>
                          </w:ins>
                        </m:ctrlPr>
                      </m:sSubPr>
                      <m:e>
                        <w:ins w:id="295" w:author="Clay Cressler" w:date="2016-06-20T12:21:00Z">
                          <m:r>
                            <w:rPr>
                              <w:rFonts w:ascii="Cambria Math" w:hAnsi="Cambria Math"/>
                              <w:sz w:val="20"/>
                            </w:rPr>
                            <m:t>μ</m:t>
                          </m:r>
                        </w:ins>
                      </m:e>
                      <m:sub>
                        <w:ins w:id="296" w:author="Clay Cressler" w:date="2016-06-20T12:21:00Z">
                          <m:r>
                            <w:rPr>
                              <w:rFonts w:ascii="Cambria Math" w:hAnsi="Cambria Math"/>
                              <w:sz w:val="20"/>
                            </w:rPr>
                            <m:t>2</m:t>
                          </m:r>
                        </w:ins>
                      </m:sub>
                    </m:sSub>
                  </m:den>
                </m:f>
              </m:oMath>
            </m:oMathPara>
          </w:p>
        </w:tc>
        <w:tc>
          <w:tcPr>
            <w:tcW w:w="1136" w:type="dxa"/>
            <w:shd w:val="clear" w:color="auto" w:fill="auto"/>
          </w:tcPr>
          <w:p w14:paraId="5211D53F" w14:textId="77777777" w:rsidR="000D7886" w:rsidRPr="00FC610B" w:rsidRDefault="000D7886" w:rsidP="006473CD">
            <w:pPr>
              <w:rPr>
                <w:ins w:id="297" w:author="Clay Cressler" w:date="2016-06-20T12:12:00Z"/>
                <w:sz w:val="20"/>
                <w:szCs w:val="24"/>
              </w:rPr>
            </w:pPr>
            <w:ins w:id="298" w:author="Clay Cressler" w:date="2016-06-20T12:21:00Z">
              <w:r w:rsidRPr="00FC610B">
                <w:rPr>
                  <w:sz w:val="20"/>
                  <w:szCs w:val="24"/>
                </w:rPr>
                <w:t>Increase</w:t>
              </w:r>
            </w:ins>
          </w:p>
        </w:tc>
        <w:tc>
          <w:tcPr>
            <w:tcW w:w="1171" w:type="dxa"/>
            <w:shd w:val="clear" w:color="auto" w:fill="auto"/>
          </w:tcPr>
          <w:p w14:paraId="112EA43C" w14:textId="77777777" w:rsidR="000D7886" w:rsidRPr="00FC610B" w:rsidRDefault="000D7886" w:rsidP="006473CD">
            <w:pPr>
              <w:rPr>
                <w:ins w:id="299" w:author="Clay Cressler" w:date="2016-06-20T12:14:00Z"/>
                <w:sz w:val="20"/>
                <w:szCs w:val="24"/>
              </w:rPr>
            </w:pPr>
            <w:ins w:id="300" w:author="Clay Cressler" w:date="2016-06-20T12:21:00Z">
              <w:r w:rsidRPr="00FC610B">
                <w:rPr>
                  <w:sz w:val="20"/>
                  <w:szCs w:val="24"/>
                </w:rPr>
                <w:t>None</w:t>
              </w:r>
            </w:ins>
          </w:p>
        </w:tc>
      </w:tr>
      <w:tr w:rsidR="000D7886" w:rsidRPr="00FC610B" w14:paraId="522D6362" w14:textId="77777777" w:rsidTr="000D7886">
        <w:trPr>
          <w:ins w:id="301" w:author="Clay Cressler" w:date="2016-06-20T12:12:00Z"/>
        </w:trPr>
        <w:tc>
          <w:tcPr>
            <w:tcW w:w="1132" w:type="dxa"/>
            <w:shd w:val="clear" w:color="auto" w:fill="auto"/>
          </w:tcPr>
          <w:p w14:paraId="768656D8" w14:textId="77777777" w:rsidR="000D7886" w:rsidRPr="00FC610B" w:rsidRDefault="000D7886" w:rsidP="006473CD">
            <w:pPr>
              <w:rPr>
                <w:ins w:id="302" w:author="Clay Cressler" w:date="2016-06-20T12:12:00Z"/>
                <w:sz w:val="20"/>
                <w:szCs w:val="24"/>
              </w:rPr>
            </w:pPr>
            <w:ins w:id="303" w:author="Clay Cressler" w:date="2016-06-20T12:21:00Z">
              <w:r w:rsidRPr="00FC610B">
                <w:rPr>
                  <w:sz w:val="20"/>
                  <w:szCs w:val="24"/>
                </w:rPr>
                <w:t>2</w:t>
              </w:r>
            </w:ins>
          </w:p>
        </w:tc>
        <w:tc>
          <w:tcPr>
            <w:tcW w:w="1195" w:type="dxa"/>
            <w:shd w:val="clear" w:color="auto" w:fill="auto"/>
          </w:tcPr>
          <w:p w14:paraId="1ABE91F5" w14:textId="77777777" w:rsidR="000D7886" w:rsidRPr="00FC610B" w:rsidRDefault="000D7886" w:rsidP="006473CD">
            <w:pPr>
              <w:rPr>
                <w:ins w:id="304" w:author="Clay Cressler" w:date="2016-06-20T12:12:00Z"/>
                <w:sz w:val="20"/>
                <w:szCs w:val="24"/>
              </w:rPr>
            </w:pPr>
            <w:ins w:id="305" w:author="Clay Cressler" w:date="2016-06-20T12:21:00Z">
              <w:r w:rsidRPr="00FC610B">
                <w:rPr>
                  <w:sz w:val="20"/>
                  <w:szCs w:val="24"/>
                </w:rPr>
                <w:t>No</w:t>
              </w:r>
            </w:ins>
          </w:p>
        </w:tc>
        <w:tc>
          <w:tcPr>
            <w:tcW w:w="1079" w:type="dxa"/>
            <w:shd w:val="clear" w:color="auto" w:fill="auto"/>
          </w:tcPr>
          <w:p w14:paraId="1BF236A7" w14:textId="77777777" w:rsidR="000D7886" w:rsidRPr="00FC610B" w:rsidRDefault="000D7886" w:rsidP="006473CD">
            <w:pPr>
              <w:rPr>
                <w:ins w:id="306" w:author="Clay Cressler" w:date="2016-06-20T12:12:00Z"/>
                <w:sz w:val="20"/>
                <w:szCs w:val="24"/>
              </w:rPr>
            </w:pPr>
            <w:ins w:id="307" w:author="Clay Cressler" w:date="2016-06-20T12:21:00Z">
              <w:r w:rsidRPr="00FC610B">
                <w:rPr>
                  <w:sz w:val="20"/>
                  <w:szCs w:val="24"/>
                </w:rPr>
                <w:t>Active</w:t>
              </w:r>
            </w:ins>
          </w:p>
        </w:tc>
        <w:tc>
          <w:tcPr>
            <w:tcW w:w="1202" w:type="dxa"/>
            <w:shd w:val="clear" w:color="auto" w:fill="auto"/>
          </w:tcPr>
          <w:p w14:paraId="3627658F" w14:textId="77777777" w:rsidR="000D7886" w:rsidRPr="00FC610B" w:rsidRDefault="000D7886" w:rsidP="006473CD">
            <w:pPr>
              <w:rPr>
                <w:ins w:id="308" w:author="Clay Cressler" w:date="2016-06-20T12:12:00Z"/>
                <w:sz w:val="20"/>
                <w:szCs w:val="24"/>
              </w:rPr>
            </w:pPr>
            <w:ins w:id="309" w:author="Clay Cressler" w:date="2016-06-20T12:21:00Z">
              <w:r w:rsidRPr="00FC610B">
                <w:rPr>
                  <w:sz w:val="20"/>
                  <w:szCs w:val="24"/>
                </w:rPr>
                <w:t>No</w:t>
              </w:r>
            </w:ins>
          </w:p>
        </w:tc>
        <w:tc>
          <w:tcPr>
            <w:tcW w:w="1909" w:type="dxa"/>
            <w:shd w:val="clear" w:color="auto" w:fill="auto"/>
          </w:tcPr>
          <w:p w14:paraId="7EA31D5A" w14:textId="77777777" w:rsidR="000D7886" w:rsidRPr="00437D42" w:rsidRDefault="000D7886" w:rsidP="00400644">
            <w:pPr>
              <w:rPr>
                <w:ins w:id="310" w:author="Clay Cressler" w:date="2016-06-20T12:12:00Z"/>
                <w:sz w:val="20"/>
              </w:rPr>
            </w:pPr>
            <w:ins w:id="311" w:author="Clay Cressler" w:date="2016-06-20T12:22:00Z">
              <m:oMathPara>
                <m:oMath>
                  <m:r>
                    <w:rPr>
                      <w:rFonts w:ascii="Cambria Math" w:hAnsi="Cambria Math"/>
                      <w:sz w:val="20"/>
                    </w:rPr>
                    <m:t xml:space="preserve">a </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γ</m:t>
                          </m:r>
                        </m:num>
                        <m:den>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2</m:t>
                              </m:r>
                            </m:sub>
                          </m:sSub>
                          <m:r>
                            <w:rPr>
                              <w:rFonts w:ascii="Cambria Math" w:hAnsi="Cambria Math"/>
                              <w:sz w:val="20"/>
                            </w:rPr>
                            <m:t>+γ</m:t>
                          </m:r>
                        </m:den>
                      </m:f>
                    </m:e>
                  </m:d>
                </m:oMath>
              </m:oMathPara>
            </w:ins>
          </w:p>
        </w:tc>
        <w:tc>
          <w:tcPr>
            <w:tcW w:w="1136" w:type="dxa"/>
            <w:shd w:val="clear" w:color="auto" w:fill="auto"/>
          </w:tcPr>
          <w:p w14:paraId="52A9F09E" w14:textId="77777777" w:rsidR="000D7886" w:rsidRPr="00FC610B" w:rsidRDefault="000D7886" w:rsidP="006473CD">
            <w:pPr>
              <w:rPr>
                <w:ins w:id="312" w:author="Clay Cressler" w:date="2016-06-20T12:12:00Z"/>
                <w:sz w:val="20"/>
                <w:szCs w:val="24"/>
              </w:rPr>
            </w:pPr>
            <w:ins w:id="313" w:author="Clay Cressler" w:date="2016-06-20T12:22:00Z">
              <w:r w:rsidRPr="00FC610B">
                <w:rPr>
                  <w:sz w:val="20"/>
                  <w:szCs w:val="24"/>
                </w:rPr>
                <w:t>Increase</w:t>
              </w:r>
            </w:ins>
          </w:p>
        </w:tc>
        <w:tc>
          <w:tcPr>
            <w:tcW w:w="1171" w:type="dxa"/>
            <w:shd w:val="clear" w:color="auto" w:fill="auto"/>
          </w:tcPr>
          <w:p w14:paraId="5C80BF07" w14:textId="77777777" w:rsidR="000D7886" w:rsidRPr="00FC610B" w:rsidRDefault="000D7886" w:rsidP="006473CD">
            <w:pPr>
              <w:rPr>
                <w:ins w:id="314" w:author="Clay Cressler" w:date="2016-06-20T12:14:00Z"/>
                <w:sz w:val="20"/>
                <w:szCs w:val="24"/>
              </w:rPr>
            </w:pPr>
            <w:ins w:id="315" w:author="Clay Cressler" w:date="2016-06-20T12:22:00Z">
              <w:r w:rsidRPr="00FC610B">
                <w:rPr>
                  <w:sz w:val="20"/>
                  <w:szCs w:val="24"/>
                </w:rPr>
                <w:t>Increase</w:t>
              </w:r>
            </w:ins>
          </w:p>
        </w:tc>
      </w:tr>
      <w:tr w:rsidR="000D7886" w:rsidRPr="00FC610B" w14:paraId="1E76258D" w14:textId="77777777" w:rsidTr="000D7886">
        <w:trPr>
          <w:ins w:id="316" w:author="Clay Cressler" w:date="2016-06-20T12:12:00Z"/>
        </w:trPr>
        <w:tc>
          <w:tcPr>
            <w:tcW w:w="1132" w:type="dxa"/>
            <w:shd w:val="clear" w:color="auto" w:fill="auto"/>
          </w:tcPr>
          <w:p w14:paraId="324A7966" w14:textId="77777777" w:rsidR="000D7886" w:rsidRPr="00FC610B" w:rsidRDefault="000D7886" w:rsidP="006473CD">
            <w:pPr>
              <w:rPr>
                <w:ins w:id="317" w:author="Clay Cressler" w:date="2016-06-20T12:12:00Z"/>
                <w:sz w:val="20"/>
                <w:szCs w:val="24"/>
              </w:rPr>
            </w:pPr>
            <w:ins w:id="318" w:author="Clay Cressler" w:date="2016-06-20T12:23:00Z">
              <w:r w:rsidRPr="00FC610B">
                <w:rPr>
                  <w:sz w:val="20"/>
                  <w:szCs w:val="24"/>
                </w:rPr>
                <w:t>2</w:t>
              </w:r>
            </w:ins>
          </w:p>
        </w:tc>
        <w:tc>
          <w:tcPr>
            <w:tcW w:w="1195" w:type="dxa"/>
            <w:shd w:val="clear" w:color="auto" w:fill="auto"/>
          </w:tcPr>
          <w:p w14:paraId="6E200CE0" w14:textId="77777777" w:rsidR="000D7886" w:rsidRPr="00FC610B" w:rsidRDefault="000D7886" w:rsidP="006473CD">
            <w:pPr>
              <w:rPr>
                <w:ins w:id="319" w:author="Clay Cressler" w:date="2016-06-20T12:12:00Z"/>
                <w:sz w:val="20"/>
                <w:szCs w:val="24"/>
              </w:rPr>
            </w:pPr>
            <w:ins w:id="320" w:author="Clay Cressler" w:date="2016-06-20T12:23:00Z">
              <w:r w:rsidRPr="00FC610B">
                <w:rPr>
                  <w:sz w:val="20"/>
                  <w:szCs w:val="24"/>
                </w:rPr>
                <w:t>No</w:t>
              </w:r>
            </w:ins>
          </w:p>
        </w:tc>
        <w:tc>
          <w:tcPr>
            <w:tcW w:w="1079" w:type="dxa"/>
            <w:shd w:val="clear" w:color="auto" w:fill="auto"/>
          </w:tcPr>
          <w:p w14:paraId="5E9AF0DF" w14:textId="77777777" w:rsidR="000D7886" w:rsidRPr="00FC610B" w:rsidRDefault="000D7886" w:rsidP="006473CD">
            <w:pPr>
              <w:rPr>
                <w:ins w:id="321" w:author="Clay Cressler" w:date="2016-06-20T12:12:00Z"/>
                <w:sz w:val="20"/>
                <w:szCs w:val="24"/>
              </w:rPr>
            </w:pPr>
            <w:ins w:id="322" w:author="Clay Cressler" w:date="2016-06-20T12:23:00Z">
              <w:r w:rsidRPr="00FC610B">
                <w:rPr>
                  <w:sz w:val="20"/>
                  <w:szCs w:val="24"/>
                </w:rPr>
                <w:t>Passive</w:t>
              </w:r>
            </w:ins>
          </w:p>
        </w:tc>
        <w:tc>
          <w:tcPr>
            <w:tcW w:w="1202" w:type="dxa"/>
            <w:shd w:val="clear" w:color="auto" w:fill="auto"/>
          </w:tcPr>
          <w:p w14:paraId="791792D2" w14:textId="77777777" w:rsidR="000D7886" w:rsidRPr="00FC610B" w:rsidRDefault="000D7886" w:rsidP="006473CD">
            <w:pPr>
              <w:rPr>
                <w:ins w:id="323" w:author="Clay Cressler" w:date="2016-06-20T12:12:00Z"/>
                <w:sz w:val="20"/>
                <w:szCs w:val="24"/>
              </w:rPr>
            </w:pPr>
            <w:ins w:id="324" w:author="Clay Cressler" w:date="2016-06-20T12:23:00Z">
              <w:r w:rsidRPr="00FC610B">
                <w:rPr>
                  <w:sz w:val="20"/>
                  <w:szCs w:val="24"/>
                </w:rPr>
                <w:t>No</w:t>
              </w:r>
            </w:ins>
          </w:p>
        </w:tc>
        <w:tc>
          <w:tcPr>
            <w:tcW w:w="1909" w:type="dxa"/>
            <w:shd w:val="clear" w:color="auto" w:fill="auto"/>
          </w:tcPr>
          <w:p w14:paraId="792FB273" w14:textId="77777777" w:rsidR="000D7886" w:rsidRPr="00437D42" w:rsidRDefault="000D7886" w:rsidP="006473CD">
            <w:pPr>
              <w:rPr>
                <w:ins w:id="325" w:author="Clay Cressler" w:date="2016-06-20T12:12:00Z"/>
                <w:rFonts w:ascii="Cambria Math" w:hAnsi="Cambria Math"/>
                <w:sz w:val="20"/>
                <w:oMath/>
              </w:rPr>
            </w:pPr>
            <w:ins w:id="326" w:author="Clay Cressler" w:date="2016-06-20T12:23:00Z">
              <m:oMathPara>
                <m:oMath>
                  <m:r>
                    <w:rPr>
                      <w:rFonts w:ascii="Cambria Math" w:hAnsi="Cambria Math"/>
                      <w:sz w:val="20"/>
                    </w:rPr>
                    <m:t>2a</m:t>
                  </m:r>
                </m:oMath>
              </m:oMathPara>
            </w:ins>
          </w:p>
        </w:tc>
        <w:tc>
          <w:tcPr>
            <w:tcW w:w="1136" w:type="dxa"/>
            <w:shd w:val="clear" w:color="auto" w:fill="auto"/>
          </w:tcPr>
          <w:p w14:paraId="35DDE4B5" w14:textId="77777777" w:rsidR="000D7886" w:rsidRPr="00FC610B" w:rsidRDefault="000D7886" w:rsidP="006473CD">
            <w:pPr>
              <w:rPr>
                <w:ins w:id="327" w:author="Clay Cressler" w:date="2016-06-20T12:12:00Z"/>
                <w:sz w:val="20"/>
                <w:szCs w:val="24"/>
              </w:rPr>
            </w:pPr>
            <w:ins w:id="328" w:author="Clay Cressler" w:date="2016-06-20T12:23:00Z">
              <w:r w:rsidRPr="00FC610B">
                <w:rPr>
                  <w:sz w:val="20"/>
                  <w:szCs w:val="24"/>
                </w:rPr>
                <w:t>None</w:t>
              </w:r>
            </w:ins>
          </w:p>
        </w:tc>
        <w:tc>
          <w:tcPr>
            <w:tcW w:w="1171" w:type="dxa"/>
            <w:shd w:val="clear" w:color="auto" w:fill="auto"/>
          </w:tcPr>
          <w:p w14:paraId="1C9BC235" w14:textId="77777777" w:rsidR="000D7886" w:rsidRPr="00FC610B" w:rsidRDefault="000D7886" w:rsidP="006473CD">
            <w:pPr>
              <w:rPr>
                <w:ins w:id="329" w:author="Clay Cressler" w:date="2016-06-20T12:14:00Z"/>
                <w:sz w:val="20"/>
                <w:szCs w:val="24"/>
              </w:rPr>
            </w:pPr>
            <w:ins w:id="330" w:author="Clay Cressler" w:date="2016-06-20T12:23:00Z">
              <w:r w:rsidRPr="00FC610B">
                <w:rPr>
                  <w:sz w:val="20"/>
                  <w:szCs w:val="24"/>
                </w:rPr>
                <w:t>None</w:t>
              </w:r>
            </w:ins>
          </w:p>
        </w:tc>
      </w:tr>
    </w:tbl>
    <w:p w14:paraId="23777628" w14:textId="77777777" w:rsidR="002247D6" w:rsidRDefault="002247D6" w:rsidP="006473CD">
      <w:pPr>
        <w:rPr>
          <w:ins w:id="331" w:author="Clay Cressler" w:date="2016-07-08T17:48:00Z"/>
          <w:szCs w:val="24"/>
        </w:rPr>
      </w:pPr>
    </w:p>
    <w:p w14:paraId="7C4EB0C0" w14:textId="725986FF" w:rsidR="00BA6DD7" w:rsidRDefault="00BA6DD7" w:rsidP="006473CD">
      <w:pPr>
        <w:rPr>
          <w:ins w:id="332" w:author="Clay Cressler" w:date="2016-07-08T17:46:00Z"/>
          <w:szCs w:val="24"/>
        </w:rPr>
      </w:pPr>
      <w:ins w:id="333" w:author="Clay Cressler" w:date="2016-07-08T17:48:00Z">
        <w:r>
          <w:rPr>
            <w:szCs w:val="24"/>
          </w:rPr>
          <w:t>Trophic transmission</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Change w:id="334">
          <w:tblGrid>
            <w:gridCol w:w="1132"/>
            <w:gridCol w:w="1195"/>
            <w:gridCol w:w="1079"/>
            <w:gridCol w:w="1202"/>
            <w:gridCol w:w="1909"/>
            <w:gridCol w:w="1136"/>
            <w:gridCol w:w="1171"/>
          </w:tblGrid>
        </w:tblGridChange>
      </w:tblGrid>
      <w:tr w:rsidR="000D7886" w:rsidRPr="00FC610B" w14:paraId="5157D955" w14:textId="77777777" w:rsidTr="00074A13">
        <w:trPr>
          <w:ins w:id="335" w:author="Clay Cressler" w:date="2016-07-08T17:46:00Z"/>
        </w:trPr>
        <w:tc>
          <w:tcPr>
            <w:tcW w:w="1132" w:type="dxa"/>
            <w:shd w:val="clear" w:color="auto" w:fill="auto"/>
          </w:tcPr>
          <w:p w14:paraId="73EFAD88" w14:textId="77777777" w:rsidR="000D7886" w:rsidRPr="00FC610B" w:rsidRDefault="000D7886" w:rsidP="00074A13">
            <w:pPr>
              <w:rPr>
                <w:ins w:id="336" w:author="Clay Cressler" w:date="2016-07-08T17:46:00Z"/>
                <w:sz w:val="20"/>
                <w:szCs w:val="24"/>
              </w:rPr>
            </w:pPr>
            <w:ins w:id="337" w:author="Clay Cressler" w:date="2016-07-08T17:46:00Z">
              <w:r w:rsidRPr="00FC610B">
                <w:rPr>
                  <w:sz w:val="20"/>
                  <w:szCs w:val="24"/>
                </w:rPr>
                <w:t>Number of specialist parasites</w:t>
              </w:r>
            </w:ins>
          </w:p>
        </w:tc>
        <w:tc>
          <w:tcPr>
            <w:tcW w:w="1195" w:type="dxa"/>
            <w:shd w:val="clear" w:color="auto" w:fill="auto"/>
          </w:tcPr>
          <w:p w14:paraId="4CE133A4" w14:textId="77777777" w:rsidR="000D7886" w:rsidRPr="00FC610B" w:rsidRDefault="000D7886" w:rsidP="00074A13">
            <w:pPr>
              <w:rPr>
                <w:ins w:id="338" w:author="Clay Cressler" w:date="2016-07-08T17:46:00Z"/>
                <w:sz w:val="20"/>
                <w:szCs w:val="24"/>
              </w:rPr>
            </w:pPr>
            <w:ins w:id="339" w:author="Clay Cressler" w:date="2016-07-08T17:46:00Z">
              <w:r w:rsidRPr="00FC610B">
                <w:rPr>
                  <w:sz w:val="20"/>
                  <w:szCs w:val="24"/>
                </w:rPr>
                <w:t>Parasite regulates population growth?</w:t>
              </w:r>
            </w:ins>
          </w:p>
        </w:tc>
        <w:tc>
          <w:tcPr>
            <w:tcW w:w="1079" w:type="dxa"/>
            <w:shd w:val="clear" w:color="auto" w:fill="auto"/>
          </w:tcPr>
          <w:p w14:paraId="7686F085" w14:textId="77777777" w:rsidR="000D7886" w:rsidRPr="00FC610B" w:rsidRDefault="000D7886" w:rsidP="00074A13">
            <w:pPr>
              <w:rPr>
                <w:ins w:id="340" w:author="Clay Cressler" w:date="2016-07-08T17:46:00Z"/>
                <w:sz w:val="20"/>
                <w:szCs w:val="24"/>
              </w:rPr>
            </w:pPr>
            <w:ins w:id="341" w:author="Clay Cressler" w:date="2016-07-08T17:46:00Z">
              <w:r w:rsidRPr="00FC610B">
                <w:rPr>
                  <w:sz w:val="20"/>
                  <w:szCs w:val="24"/>
                </w:rPr>
                <w:t>Active or passive host seeking?</w:t>
              </w:r>
            </w:ins>
          </w:p>
        </w:tc>
        <w:tc>
          <w:tcPr>
            <w:tcW w:w="1202" w:type="dxa"/>
            <w:shd w:val="clear" w:color="auto" w:fill="auto"/>
          </w:tcPr>
          <w:p w14:paraId="31C60545" w14:textId="77777777" w:rsidR="000D7886" w:rsidRPr="00FC610B" w:rsidRDefault="000D7886" w:rsidP="00074A13">
            <w:pPr>
              <w:rPr>
                <w:ins w:id="342" w:author="Clay Cressler" w:date="2016-07-08T17:46:00Z"/>
                <w:sz w:val="20"/>
                <w:szCs w:val="24"/>
              </w:rPr>
            </w:pPr>
            <w:ins w:id="343" w:author="Clay Cressler" w:date="2016-07-08T17:46:00Z">
              <w:r w:rsidRPr="00FC610B">
                <w:rPr>
                  <w:sz w:val="20"/>
                  <w:szCs w:val="24"/>
                </w:rPr>
                <w:t>Avoidance of already infected hosts?</w:t>
              </w:r>
            </w:ins>
          </w:p>
        </w:tc>
        <w:tc>
          <w:tcPr>
            <w:tcW w:w="1909" w:type="dxa"/>
            <w:shd w:val="clear" w:color="auto" w:fill="auto"/>
          </w:tcPr>
          <w:p w14:paraId="14C4F1B9" w14:textId="77777777" w:rsidR="000D7886" w:rsidRPr="00FC610B" w:rsidRDefault="000D7886" w:rsidP="00074A13">
            <w:pPr>
              <w:rPr>
                <w:ins w:id="344" w:author="Clay Cressler" w:date="2016-07-08T17:46:00Z"/>
                <w:sz w:val="20"/>
                <w:szCs w:val="24"/>
              </w:rPr>
            </w:pPr>
            <w:ins w:id="345" w:author="Clay Cressler" w:date="2016-07-08T17:46:00Z">
              <w:r w:rsidRPr="00FC610B">
                <w:rPr>
                  <w:sz w:val="20"/>
                  <w:szCs w:val="24"/>
                </w:rPr>
                <w:t xml:space="preserve">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36" w:type="dxa"/>
            <w:shd w:val="clear" w:color="auto" w:fill="auto"/>
          </w:tcPr>
          <w:p w14:paraId="627A0EE3" w14:textId="77777777" w:rsidR="000D7886" w:rsidRPr="00FC610B" w:rsidRDefault="000D7886" w:rsidP="00074A13">
            <w:pPr>
              <w:rPr>
                <w:ins w:id="346" w:author="Clay Cressler" w:date="2016-07-08T17:46:00Z"/>
                <w:sz w:val="20"/>
                <w:szCs w:val="24"/>
              </w:rPr>
            </w:pPr>
            <w:ins w:id="347" w:author="Clay Cressler" w:date="2016-07-08T17:46:00Z">
              <w:r w:rsidRPr="00FC610B">
                <w:rPr>
                  <w:sz w:val="20"/>
                  <w:szCs w:val="24"/>
                </w:rPr>
                <w:t xml:space="preserve">Effect of increased body size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1" w:type="dxa"/>
            <w:shd w:val="clear" w:color="auto" w:fill="auto"/>
          </w:tcPr>
          <w:p w14:paraId="7F99FBA5" w14:textId="77777777" w:rsidR="000D7886" w:rsidRPr="00FC610B" w:rsidRDefault="000D7886" w:rsidP="00074A13">
            <w:pPr>
              <w:rPr>
                <w:ins w:id="348" w:author="Clay Cressler" w:date="2016-07-08T17:46:00Z"/>
                <w:sz w:val="20"/>
                <w:szCs w:val="24"/>
              </w:rPr>
            </w:pPr>
            <w:ins w:id="349" w:author="Clay Cressler" w:date="2016-07-08T17:46:00Z">
              <w:r w:rsidRPr="00FC610B">
                <w:rPr>
                  <w:sz w:val="20"/>
                  <w:szCs w:val="24"/>
                </w:rPr>
                <w:t>Effect of increased temperature</w:t>
              </w:r>
            </w:ins>
          </w:p>
        </w:tc>
      </w:tr>
      <w:tr w:rsidR="000D7886" w:rsidRPr="00FC610B" w14:paraId="375CF518" w14:textId="77777777" w:rsidTr="00074A13">
        <w:trPr>
          <w:ins w:id="350" w:author="Clay Cressler" w:date="2016-07-08T17:46:00Z"/>
        </w:trPr>
        <w:tc>
          <w:tcPr>
            <w:tcW w:w="1132" w:type="dxa"/>
            <w:shd w:val="clear" w:color="auto" w:fill="auto"/>
          </w:tcPr>
          <w:p w14:paraId="32397D67" w14:textId="7B973576" w:rsidR="000D7886" w:rsidRPr="00FC610B" w:rsidRDefault="000D7886" w:rsidP="00074A13">
            <w:pPr>
              <w:rPr>
                <w:ins w:id="351" w:author="Clay Cressler" w:date="2016-07-08T17:46:00Z"/>
                <w:sz w:val="20"/>
                <w:szCs w:val="24"/>
              </w:rPr>
            </w:pPr>
            <w:ins w:id="352" w:author="Clay Cressler" w:date="2016-07-08T17:46:00Z">
              <w:r w:rsidRPr="00FC610B">
                <w:rPr>
                  <w:sz w:val="20"/>
                  <w:szCs w:val="24"/>
                </w:rPr>
                <w:t>1</w:t>
              </w:r>
            </w:ins>
          </w:p>
        </w:tc>
        <w:tc>
          <w:tcPr>
            <w:tcW w:w="1195" w:type="dxa"/>
            <w:shd w:val="clear" w:color="auto" w:fill="auto"/>
          </w:tcPr>
          <w:p w14:paraId="628CA4FE" w14:textId="3B28275B" w:rsidR="000D7886" w:rsidRPr="00FC610B" w:rsidRDefault="000D7886" w:rsidP="00074A13">
            <w:pPr>
              <w:rPr>
                <w:ins w:id="353" w:author="Clay Cressler" w:date="2016-07-08T17:46:00Z"/>
                <w:sz w:val="20"/>
                <w:szCs w:val="24"/>
              </w:rPr>
            </w:pPr>
            <w:ins w:id="354" w:author="Clay Cressler" w:date="2016-07-08T17:46:00Z">
              <w:r w:rsidRPr="00FC610B">
                <w:rPr>
                  <w:sz w:val="20"/>
                  <w:szCs w:val="24"/>
                </w:rPr>
                <w:t>Yes</w:t>
              </w:r>
            </w:ins>
          </w:p>
        </w:tc>
        <w:tc>
          <w:tcPr>
            <w:tcW w:w="1079" w:type="dxa"/>
            <w:shd w:val="clear" w:color="auto" w:fill="auto"/>
          </w:tcPr>
          <w:p w14:paraId="48A2968A" w14:textId="0F4099FE" w:rsidR="000D7886" w:rsidRPr="00FC610B" w:rsidRDefault="000D7886" w:rsidP="00074A13">
            <w:pPr>
              <w:rPr>
                <w:ins w:id="355" w:author="Clay Cressler" w:date="2016-07-08T17:46:00Z"/>
                <w:sz w:val="20"/>
                <w:szCs w:val="24"/>
              </w:rPr>
            </w:pPr>
            <w:ins w:id="356" w:author="Clay Cressler" w:date="2016-07-08T17:46:00Z">
              <w:r w:rsidRPr="00FC610B">
                <w:rPr>
                  <w:sz w:val="20"/>
                  <w:szCs w:val="24"/>
                </w:rPr>
                <w:t>Active</w:t>
              </w:r>
            </w:ins>
          </w:p>
        </w:tc>
        <w:tc>
          <w:tcPr>
            <w:tcW w:w="1202" w:type="dxa"/>
            <w:shd w:val="clear" w:color="auto" w:fill="auto"/>
          </w:tcPr>
          <w:p w14:paraId="2076060D" w14:textId="5944B7E2" w:rsidR="000D7886" w:rsidRPr="00FC610B" w:rsidRDefault="000D7886" w:rsidP="00074A13">
            <w:pPr>
              <w:rPr>
                <w:ins w:id="357" w:author="Clay Cressler" w:date="2016-07-08T17:46:00Z"/>
                <w:sz w:val="20"/>
                <w:szCs w:val="24"/>
              </w:rPr>
            </w:pPr>
            <w:ins w:id="358" w:author="Clay Cressler" w:date="2016-07-08T17:46:00Z">
              <w:r w:rsidRPr="00FC610B">
                <w:rPr>
                  <w:sz w:val="20"/>
                  <w:szCs w:val="24"/>
                </w:rPr>
                <w:t>Yes</w:t>
              </w:r>
            </w:ins>
          </w:p>
        </w:tc>
        <w:tc>
          <w:tcPr>
            <w:tcW w:w="1909" w:type="dxa"/>
            <w:shd w:val="clear" w:color="auto" w:fill="auto"/>
          </w:tcPr>
          <w:p w14:paraId="6AD2D2FF" w14:textId="0EEEAFBB" w:rsidR="000D7886" w:rsidRPr="00437D42" w:rsidRDefault="000D7886" w:rsidP="00074A13">
            <w:pPr>
              <w:rPr>
                <w:ins w:id="359" w:author="Clay Cressler" w:date="2016-07-08T17:46:00Z"/>
                <w:sz w:val="20"/>
              </w:rPr>
            </w:pPr>
            <w:ins w:id="360" w:author="Clay Cressler" w:date="2016-07-08T17:46:00Z">
              <w:r w:rsidRPr="00437D42">
                <w:rPr>
                  <w:sz w:val="20"/>
                </w:rPr>
                <w:t>No simple expression</w:t>
              </w:r>
            </w:ins>
          </w:p>
        </w:tc>
        <w:tc>
          <w:tcPr>
            <w:tcW w:w="1136" w:type="dxa"/>
            <w:shd w:val="clear" w:color="auto" w:fill="auto"/>
          </w:tcPr>
          <w:p w14:paraId="34F57C45" w14:textId="065FA52A" w:rsidR="000D7886" w:rsidRPr="00FC610B" w:rsidRDefault="000D7886" w:rsidP="00074A13">
            <w:pPr>
              <w:rPr>
                <w:ins w:id="361" w:author="Clay Cressler" w:date="2016-07-08T17:46:00Z"/>
                <w:sz w:val="20"/>
                <w:szCs w:val="24"/>
              </w:rPr>
            </w:pPr>
            <w:ins w:id="362" w:author="Clay Cressler" w:date="2016-07-08T17:46:00Z">
              <w:r w:rsidRPr="00FC610B">
                <w:rPr>
                  <w:sz w:val="20"/>
                  <w:szCs w:val="24"/>
                </w:rPr>
                <w:t>Increase</w:t>
              </w:r>
            </w:ins>
          </w:p>
        </w:tc>
        <w:tc>
          <w:tcPr>
            <w:tcW w:w="1171" w:type="dxa"/>
            <w:shd w:val="clear" w:color="auto" w:fill="auto"/>
          </w:tcPr>
          <w:p w14:paraId="48AD31D1" w14:textId="7C64C8B0" w:rsidR="000D7886" w:rsidRPr="00FC610B" w:rsidRDefault="000D7886" w:rsidP="00074A13">
            <w:pPr>
              <w:rPr>
                <w:ins w:id="363" w:author="Clay Cressler" w:date="2016-07-08T17:46:00Z"/>
                <w:sz w:val="20"/>
                <w:szCs w:val="24"/>
              </w:rPr>
            </w:pPr>
            <w:ins w:id="364" w:author="Clay Cressler" w:date="2016-07-08T17:46:00Z">
              <w:r w:rsidRPr="00FC610B">
                <w:rPr>
                  <w:sz w:val="20"/>
                  <w:szCs w:val="24"/>
                </w:rPr>
                <w:t>Decrease</w:t>
              </w:r>
            </w:ins>
          </w:p>
        </w:tc>
      </w:tr>
      <w:tr w:rsidR="000D7886" w:rsidRPr="00FC610B" w14:paraId="3FC49BAC" w14:textId="77777777" w:rsidTr="00074A13">
        <w:trPr>
          <w:ins w:id="365" w:author="Clay Cressler" w:date="2016-07-08T17:46:00Z"/>
        </w:trPr>
        <w:tc>
          <w:tcPr>
            <w:tcW w:w="1132" w:type="dxa"/>
            <w:shd w:val="clear" w:color="auto" w:fill="auto"/>
          </w:tcPr>
          <w:p w14:paraId="04336F37" w14:textId="1C0FD754" w:rsidR="000D7886" w:rsidRPr="00FC610B" w:rsidRDefault="000D7886" w:rsidP="00074A13">
            <w:pPr>
              <w:rPr>
                <w:ins w:id="366" w:author="Clay Cressler" w:date="2016-07-08T17:46:00Z"/>
                <w:sz w:val="20"/>
                <w:szCs w:val="24"/>
              </w:rPr>
            </w:pPr>
            <w:ins w:id="367" w:author="Clay Cressler" w:date="2016-07-08T17:46:00Z">
              <w:r>
                <w:rPr>
                  <w:sz w:val="20"/>
                  <w:szCs w:val="24"/>
                </w:rPr>
                <w:t>2</w:t>
              </w:r>
            </w:ins>
          </w:p>
        </w:tc>
        <w:tc>
          <w:tcPr>
            <w:tcW w:w="1195" w:type="dxa"/>
            <w:shd w:val="clear" w:color="auto" w:fill="auto"/>
          </w:tcPr>
          <w:p w14:paraId="443E4E1F" w14:textId="570A19F4" w:rsidR="000D7886" w:rsidRPr="00FC610B" w:rsidRDefault="000D7886" w:rsidP="00074A13">
            <w:pPr>
              <w:rPr>
                <w:ins w:id="368" w:author="Clay Cressler" w:date="2016-07-08T17:46:00Z"/>
                <w:sz w:val="20"/>
                <w:szCs w:val="24"/>
              </w:rPr>
            </w:pPr>
            <w:ins w:id="369" w:author="Clay Cressler" w:date="2016-07-08T17:46:00Z">
              <w:r>
                <w:rPr>
                  <w:sz w:val="20"/>
                  <w:szCs w:val="24"/>
                </w:rPr>
                <w:t>Yes</w:t>
              </w:r>
            </w:ins>
          </w:p>
        </w:tc>
        <w:tc>
          <w:tcPr>
            <w:tcW w:w="1079" w:type="dxa"/>
            <w:shd w:val="clear" w:color="auto" w:fill="auto"/>
          </w:tcPr>
          <w:p w14:paraId="2547DD7F" w14:textId="4605EE46" w:rsidR="000D7886" w:rsidRPr="00FC610B" w:rsidRDefault="000D7886" w:rsidP="00074A13">
            <w:pPr>
              <w:rPr>
                <w:ins w:id="370" w:author="Clay Cressler" w:date="2016-07-08T17:46:00Z"/>
                <w:sz w:val="20"/>
                <w:szCs w:val="24"/>
              </w:rPr>
            </w:pPr>
            <w:ins w:id="371" w:author="Clay Cressler" w:date="2016-07-08T17:46:00Z">
              <w:r>
                <w:rPr>
                  <w:sz w:val="20"/>
                  <w:szCs w:val="24"/>
                </w:rPr>
                <w:t>Active</w:t>
              </w:r>
            </w:ins>
          </w:p>
        </w:tc>
        <w:tc>
          <w:tcPr>
            <w:tcW w:w="1202" w:type="dxa"/>
            <w:shd w:val="clear" w:color="auto" w:fill="auto"/>
          </w:tcPr>
          <w:p w14:paraId="510909A2" w14:textId="5999E20D" w:rsidR="000D7886" w:rsidRPr="00FC610B" w:rsidRDefault="000D7886" w:rsidP="00074A13">
            <w:pPr>
              <w:rPr>
                <w:ins w:id="372" w:author="Clay Cressler" w:date="2016-07-08T17:46:00Z"/>
                <w:sz w:val="20"/>
                <w:szCs w:val="24"/>
              </w:rPr>
            </w:pPr>
            <w:ins w:id="373" w:author="Clay Cressler" w:date="2016-07-08T17:46:00Z">
              <w:r>
                <w:rPr>
                  <w:sz w:val="20"/>
                  <w:szCs w:val="24"/>
                </w:rPr>
                <w:t>Yes</w:t>
              </w:r>
            </w:ins>
          </w:p>
        </w:tc>
        <w:tc>
          <w:tcPr>
            <w:tcW w:w="1909" w:type="dxa"/>
            <w:shd w:val="clear" w:color="auto" w:fill="auto"/>
          </w:tcPr>
          <w:p w14:paraId="62C3640A" w14:textId="0718C1E9" w:rsidR="000D7886" w:rsidRPr="00437D42" w:rsidRDefault="000D7886" w:rsidP="00074A13">
            <w:pPr>
              <w:rPr>
                <w:ins w:id="374" w:author="Clay Cressler" w:date="2016-07-08T17:46:00Z"/>
                <w:sz w:val="20"/>
              </w:rPr>
            </w:pPr>
            <w:ins w:id="375" w:author="Clay Cressler" w:date="2016-07-08T17:46:00Z">
              <w:r w:rsidRPr="00437D42">
                <w:rPr>
                  <w:sz w:val="20"/>
                </w:rPr>
                <w:t>No simple expression</w:t>
              </w:r>
            </w:ins>
          </w:p>
        </w:tc>
        <w:tc>
          <w:tcPr>
            <w:tcW w:w="1136" w:type="dxa"/>
            <w:shd w:val="clear" w:color="auto" w:fill="auto"/>
          </w:tcPr>
          <w:p w14:paraId="7CE1CBD0" w14:textId="63D2B089" w:rsidR="000D7886" w:rsidRPr="00FC610B" w:rsidRDefault="000D7886" w:rsidP="00074A13">
            <w:pPr>
              <w:rPr>
                <w:ins w:id="376" w:author="Clay Cressler" w:date="2016-07-08T17:46:00Z"/>
                <w:sz w:val="20"/>
                <w:szCs w:val="24"/>
              </w:rPr>
            </w:pPr>
            <w:ins w:id="377" w:author="Clay Cressler" w:date="2016-07-08T17:46:00Z">
              <w:r>
                <w:rPr>
                  <w:sz w:val="20"/>
                  <w:szCs w:val="24"/>
                </w:rPr>
                <w:t>Variable</w:t>
              </w:r>
            </w:ins>
          </w:p>
        </w:tc>
        <w:tc>
          <w:tcPr>
            <w:tcW w:w="1171" w:type="dxa"/>
            <w:shd w:val="clear" w:color="auto" w:fill="auto"/>
          </w:tcPr>
          <w:p w14:paraId="7D54F840" w14:textId="2B9B6A95" w:rsidR="000D7886" w:rsidRPr="00FC610B" w:rsidRDefault="000D7886" w:rsidP="00074A13">
            <w:pPr>
              <w:rPr>
                <w:ins w:id="378" w:author="Clay Cressler" w:date="2016-07-08T17:46:00Z"/>
                <w:sz w:val="20"/>
                <w:szCs w:val="24"/>
              </w:rPr>
            </w:pPr>
            <w:ins w:id="379" w:author="Clay Cressler" w:date="2016-07-08T17:46:00Z">
              <w:r>
                <w:rPr>
                  <w:sz w:val="20"/>
                  <w:szCs w:val="24"/>
                </w:rPr>
                <w:t>Variable</w:t>
              </w:r>
            </w:ins>
          </w:p>
        </w:tc>
      </w:tr>
      <w:tr w:rsidR="000D7886" w:rsidRPr="00FC610B" w14:paraId="442A347D" w14:textId="77777777" w:rsidTr="00074A13">
        <w:trPr>
          <w:ins w:id="380" w:author="Clay Cressler" w:date="2016-07-08T17:46:00Z"/>
        </w:trPr>
        <w:tc>
          <w:tcPr>
            <w:tcW w:w="1132" w:type="dxa"/>
            <w:shd w:val="clear" w:color="auto" w:fill="auto"/>
          </w:tcPr>
          <w:p w14:paraId="7494E907" w14:textId="3B1B8660" w:rsidR="000D7886" w:rsidRPr="00FC610B" w:rsidRDefault="000D7886" w:rsidP="00074A13">
            <w:pPr>
              <w:rPr>
                <w:ins w:id="381" w:author="Clay Cressler" w:date="2016-07-08T17:46:00Z"/>
                <w:sz w:val="20"/>
                <w:szCs w:val="24"/>
              </w:rPr>
            </w:pPr>
            <w:ins w:id="382" w:author="Clay Cressler" w:date="2016-07-08T17:46:00Z">
              <w:r>
                <w:rPr>
                  <w:sz w:val="20"/>
                  <w:szCs w:val="24"/>
                </w:rPr>
                <w:t>2</w:t>
              </w:r>
            </w:ins>
          </w:p>
        </w:tc>
        <w:tc>
          <w:tcPr>
            <w:tcW w:w="1195" w:type="dxa"/>
            <w:shd w:val="clear" w:color="auto" w:fill="auto"/>
          </w:tcPr>
          <w:p w14:paraId="0FBC9FB1" w14:textId="3487B441" w:rsidR="000D7886" w:rsidRPr="00FC610B" w:rsidRDefault="000D7886" w:rsidP="00074A13">
            <w:pPr>
              <w:rPr>
                <w:ins w:id="383" w:author="Clay Cressler" w:date="2016-07-08T17:46:00Z"/>
                <w:sz w:val="20"/>
                <w:szCs w:val="24"/>
              </w:rPr>
            </w:pPr>
            <w:ins w:id="384" w:author="Clay Cressler" w:date="2016-07-08T17:46:00Z">
              <w:r>
                <w:rPr>
                  <w:sz w:val="20"/>
                  <w:szCs w:val="24"/>
                </w:rPr>
                <w:t>No</w:t>
              </w:r>
            </w:ins>
          </w:p>
        </w:tc>
        <w:tc>
          <w:tcPr>
            <w:tcW w:w="1079" w:type="dxa"/>
            <w:shd w:val="clear" w:color="auto" w:fill="auto"/>
          </w:tcPr>
          <w:p w14:paraId="5246FD60" w14:textId="07C89BD5" w:rsidR="000D7886" w:rsidRPr="00FC610B" w:rsidRDefault="000D7886" w:rsidP="00074A13">
            <w:pPr>
              <w:rPr>
                <w:ins w:id="385" w:author="Clay Cressler" w:date="2016-07-08T17:46:00Z"/>
                <w:sz w:val="20"/>
                <w:szCs w:val="24"/>
              </w:rPr>
            </w:pPr>
            <w:ins w:id="386" w:author="Clay Cressler" w:date="2016-07-08T17:46:00Z">
              <w:r>
                <w:rPr>
                  <w:sz w:val="20"/>
                  <w:szCs w:val="24"/>
                </w:rPr>
                <w:t>Active</w:t>
              </w:r>
            </w:ins>
          </w:p>
        </w:tc>
        <w:tc>
          <w:tcPr>
            <w:tcW w:w="1202" w:type="dxa"/>
            <w:shd w:val="clear" w:color="auto" w:fill="auto"/>
          </w:tcPr>
          <w:p w14:paraId="08732EEF" w14:textId="76DBAFD0" w:rsidR="000D7886" w:rsidRPr="00FC610B" w:rsidRDefault="000D7886" w:rsidP="00074A13">
            <w:pPr>
              <w:rPr>
                <w:ins w:id="387" w:author="Clay Cressler" w:date="2016-07-08T17:46:00Z"/>
                <w:sz w:val="20"/>
                <w:szCs w:val="24"/>
              </w:rPr>
            </w:pPr>
            <w:ins w:id="388" w:author="Clay Cressler" w:date="2016-07-08T17:46:00Z">
              <w:r>
                <w:rPr>
                  <w:sz w:val="20"/>
                  <w:szCs w:val="24"/>
                </w:rPr>
                <w:t>Yes</w:t>
              </w:r>
            </w:ins>
          </w:p>
        </w:tc>
        <w:tc>
          <w:tcPr>
            <w:tcW w:w="1909" w:type="dxa"/>
            <w:shd w:val="clear" w:color="auto" w:fill="auto"/>
          </w:tcPr>
          <w:p w14:paraId="45DC3F3F" w14:textId="3A547DA9" w:rsidR="000D7886" w:rsidRPr="00437D42" w:rsidRDefault="000D7886" w:rsidP="00074A13">
            <w:pPr>
              <w:rPr>
                <w:ins w:id="389" w:author="Clay Cressler" w:date="2016-07-08T17:46:00Z"/>
                <w:sz w:val="20"/>
              </w:rPr>
            </w:pPr>
            <w:ins w:id="390" w:author="Clay Cressler" w:date="2016-07-08T17:46:00Z">
              <w:r>
                <w:rPr>
                  <w:sz w:val="20"/>
                </w:rPr>
                <w:t>No simple expression</w:t>
              </w:r>
            </w:ins>
          </w:p>
        </w:tc>
        <w:tc>
          <w:tcPr>
            <w:tcW w:w="1136" w:type="dxa"/>
            <w:shd w:val="clear" w:color="auto" w:fill="auto"/>
          </w:tcPr>
          <w:p w14:paraId="2D73251C" w14:textId="1194D53B" w:rsidR="000D7886" w:rsidRPr="00FC610B" w:rsidRDefault="000D7886" w:rsidP="00074A13">
            <w:pPr>
              <w:rPr>
                <w:ins w:id="391" w:author="Clay Cressler" w:date="2016-07-08T17:46:00Z"/>
                <w:sz w:val="20"/>
                <w:szCs w:val="24"/>
              </w:rPr>
            </w:pPr>
            <w:ins w:id="392" w:author="Clay Cressler" w:date="2016-07-08T17:46:00Z">
              <w:r>
                <w:rPr>
                  <w:sz w:val="20"/>
                  <w:szCs w:val="24"/>
                </w:rPr>
                <w:t>Variable</w:t>
              </w:r>
            </w:ins>
          </w:p>
        </w:tc>
        <w:tc>
          <w:tcPr>
            <w:tcW w:w="1171" w:type="dxa"/>
            <w:shd w:val="clear" w:color="auto" w:fill="auto"/>
          </w:tcPr>
          <w:p w14:paraId="3563791E" w14:textId="41193E9B" w:rsidR="000D7886" w:rsidRPr="00FC610B" w:rsidRDefault="000D7886" w:rsidP="00074A13">
            <w:pPr>
              <w:rPr>
                <w:ins w:id="393" w:author="Clay Cressler" w:date="2016-07-08T17:46:00Z"/>
                <w:sz w:val="20"/>
                <w:szCs w:val="24"/>
              </w:rPr>
            </w:pPr>
            <w:ins w:id="394" w:author="Clay Cressler" w:date="2016-07-08T17:46:00Z">
              <w:r>
                <w:rPr>
                  <w:sz w:val="20"/>
                  <w:szCs w:val="24"/>
                </w:rPr>
                <w:t>Variable</w:t>
              </w:r>
            </w:ins>
          </w:p>
        </w:tc>
      </w:tr>
      <w:tr w:rsidR="000D7886" w:rsidRPr="00FC610B" w14:paraId="55A79E6B" w14:textId="77777777" w:rsidTr="00074A13">
        <w:trPr>
          <w:ins w:id="395" w:author="Clay Cressler" w:date="2016-07-08T17:46:00Z"/>
        </w:trPr>
        <w:tc>
          <w:tcPr>
            <w:tcW w:w="1132" w:type="dxa"/>
            <w:shd w:val="clear" w:color="auto" w:fill="auto"/>
          </w:tcPr>
          <w:p w14:paraId="222C68EB" w14:textId="548C6C2A" w:rsidR="000D7886" w:rsidRPr="00FC610B" w:rsidRDefault="000D7886" w:rsidP="00074A13">
            <w:pPr>
              <w:rPr>
                <w:ins w:id="396" w:author="Clay Cressler" w:date="2016-07-08T17:46:00Z"/>
                <w:sz w:val="20"/>
                <w:szCs w:val="24"/>
              </w:rPr>
            </w:pPr>
            <w:ins w:id="397" w:author="Clay Cressler" w:date="2016-07-08T17:46:00Z">
              <w:r>
                <w:rPr>
                  <w:sz w:val="20"/>
                  <w:szCs w:val="24"/>
                </w:rPr>
                <w:t>2</w:t>
              </w:r>
            </w:ins>
          </w:p>
        </w:tc>
        <w:tc>
          <w:tcPr>
            <w:tcW w:w="1195" w:type="dxa"/>
            <w:shd w:val="clear" w:color="auto" w:fill="auto"/>
          </w:tcPr>
          <w:p w14:paraId="1CC1BA1E" w14:textId="6BF58867" w:rsidR="000D7886" w:rsidRPr="00FC610B" w:rsidRDefault="000D7886" w:rsidP="00074A13">
            <w:pPr>
              <w:rPr>
                <w:ins w:id="398" w:author="Clay Cressler" w:date="2016-07-08T17:46:00Z"/>
                <w:sz w:val="20"/>
                <w:szCs w:val="24"/>
              </w:rPr>
            </w:pPr>
            <w:ins w:id="399" w:author="Clay Cressler" w:date="2016-07-08T17:46:00Z">
              <w:r>
                <w:rPr>
                  <w:sz w:val="20"/>
                  <w:szCs w:val="24"/>
                </w:rPr>
                <w:t>No</w:t>
              </w:r>
            </w:ins>
          </w:p>
        </w:tc>
        <w:tc>
          <w:tcPr>
            <w:tcW w:w="1079" w:type="dxa"/>
            <w:shd w:val="clear" w:color="auto" w:fill="auto"/>
          </w:tcPr>
          <w:p w14:paraId="4F0DD3F5" w14:textId="2D11ACB9" w:rsidR="000D7886" w:rsidRPr="00FC610B" w:rsidRDefault="000D7886" w:rsidP="00074A13">
            <w:pPr>
              <w:rPr>
                <w:ins w:id="400" w:author="Clay Cressler" w:date="2016-07-08T17:46:00Z"/>
                <w:sz w:val="20"/>
                <w:szCs w:val="24"/>
              </w:rPr>
            </w:pPr>
            <w:ins w:id="401" w:author="Clay Cressler" w:date="2016-07-08T17:46:00Z">
              <w:r>
                <w:rPr>
                  <w:sz w:val="20"/>
                  <w:szCs w:val="24"/>
                </w:rPr>
                <w:t xml:space="preserve">Active </w:t>
              </w:r>
            </w:ins>
          </w:p>
        </w:tc>
        <w:tc>
          <w:tcPr>
            <w:tcW w:w="1202" w:type="dxa"/>
            <w:shd w:val="clear" w:color="auto" w:fill="auto"/>
          </w:tcPr>
          <w:p w14:paraId="60894DA5" w14:textId="3CD6E671" w:rsidR="000D7886" w:rsidRPr="00FC610B" w:rsidRDefault="000D7886" w:rsidP="00074A13">
            <w:pPr>
              <w:rPr>
                <w:ins w:id="402" w:author="Clay Cressler" w:date="2016-07-08T17:46:00Z"/>
                <w:sz w:val="20"/>
                <w:szCs w:val="24"/>
              </w:rPr>
            </w:pPr>
            <w:ins w:id="403" w:author="Clay Cressler" w:date="2016-07-08T17:46:00Z">
              <w:r>
                <w:rPr>
                  <w:sz w:val="20"/>
                  <w:szCs w:val="24"/>
                </w:rPr>
                <w:t>No</w:t>
              </w:r>
            </w:ins>
          </w:p>
        </w:tc>
        <w:tc>
          <w:tcPr>
            <w:tcW w:w="1909" w:type="dxa"/>
            <w:shd w:val="clear" w:color="auto" w:fill="auto"/>
          </w:tcPr>
          <w:p w14:paraId="0E74A583" w14:textId="1D90C2C2" w:rsidR="000D7886" w:rsidRPr="00437D42" w:rsidRDefault="000D7886" w:rsidP="00074A13">
            <w:pPr>
              <w:rPr>
                <w:ins w:id="404" w:author="Clay Cressler" w:date="2016-07-08T17:46:00Z"/>
                <w:sz w:val="20"/>
              </w:rPr>
            </w:pPr>
            <w:ins w:id="405" w:author="Clay Cressler" w:date="2016-07-08T17:46:00Z">
              <m:oMathPara>
                <m:oMath>
                  <m:r>
                    <w:rPr>
                      <w:rFonts w:ascii="Cambria Math" w:hAnsi="Cambria Math"/>
                      <w:sz w:val="20"/>
                    </w:rPr>
                    <m:t>2a</m:t>
                  </m:r>
                </m:oMath>
              </m:oMathPara>
            </w:ins>
          </w:p>
        </w:tc>
        <w:tc>
          <w:tcPr>
            <w:tcW w:w="1136" w:type="dxa"/>
            <w:shd w:val="clear" w:color="auto" w:fill="auto"/>
          </w:tcPr>
          <w:p w14:paraId="2BFE3BA7" w14:textId="00982427" w:rsidR="000D7886" w:rsidRPr="00FC610B" w:rsidRDefault="000D7886" w:rsidP="00074A13">
            <w:pPr>
              <w:rPr>
                <w:ins w:id="406" w:author="Clay Cressler" w:date="2016-07-08T17:46:00Z"/>
                <w:sz w:val="20"/>
                <w:szCs w:val="24"/>
              </w:rPr>
            </w:pPr>
            <w:ins w:id="407" w:author="Clay Cressler" w:date="2016-07-08T17:46:00Z">
              <w:r>
                <w:rPr>
                  <w:sz w:val="20"/>
                  <w:szCs w:val="24"/>
                </w:rPr>
                <w:t>None</w:t>
              </w:r>
            </w:ins>
          </w:p>
        </w:tc>
        <w:tc>
          <w:tcPr>
            <w:tcW w:w="1171" w:type="dxa"/>
            <w:shd w:val="clear" w:color="auto" w:fill="auto"/>
          </w:tcPr>
          <w:p w14:paraId="53433DD3" w14:textId="57ABED31" w:rsidR="000D7886" w:rsidRPr="00FC610B" w:rsidRDefault="000D7886" w:rsidP="00074A13">
            <w:pPr>
              <w:rPr>
                <w:ins w:id="408" w:author="Clay Cressler" w:date="2016-07-08T17:46:00Z"/>
                <w:sz w:val="20"/>
                <w:szCs w:val="24"/>
              </w:rPr>
            </w:pPr>
            <w:ins w:id="409" w:author="Clay Cressler" w:date="2016-07-08T17:46:00Z">
              <w:r>
                <w:rPr>
                  <w:sz w:val="20"/>
                  <w:szCs w:val="24"/>
                </w:rPr>
                <w:t>None</w:t>
              </w:r>
            </w:ins>
          </w:p>
        </w:tc>
      </w:tr>
      <w:tr w:rsidR="000D7886" w:rsidRPr="00FC610B" w14:paraId="4345371A" w14:textId="77777777" w:rsidTr="00074A13">
        <w:trPr>
          <w:ins w:id="410" w:author="Clay Cressler" w:date="2016-07-08T17:46:00Z"/>
        </w:trPr>
        <w:tc>
          <w:tcPr>
            <w:tcW w:w="1132" w:type="dxa"/>
            <w:shd w:val="clear" w:color="auto" w:fill="auto"/>
          </w:tcPr>
          <w:p w14:paraId="1A7555C0" w14:textId="08528045" w:rsidR="000D7886" w:rsidRPr="00FC610B" w:rsidRDefault="000D7886" w:rsidP="00074A13">
            <w:pPr>
              <w:rPr>
                <w:ins w:id="411" w:author="Clay Cressler" w:date="2016-07-08T17:46:00Z"/>
                <w:sz w:val="20"/>
                <w:szCs w:val="24"/>
              </w:rPr>
            </w:pPr>
            <w:ins w:id="412" w:author="Clay Cressler" w:date="2016-07-08T17:46:00Z">
              <w:r w:rsidRPr="00FC610B">
                <w:rPr>
                  <w:sz w:val="20"/>
                  <w:szCs w:val="24"/>
                </w:rPr>
                <w:t>2</w:t>
              </w:r>
            </w:ins>
          </w:p>
        </w:tc>
        <w:tc>
          <w:tcPr>
            <w:tcW w:w="1195" w:type="dxa"/>
            <w:shd w:val="clear" w:color="auto" w:fill="auto"/>
          </w:tcPr>
          <w:p w14:paraId="2267694A" w14:textId="5056BBC1" w:rsidR="000D7886" w:rsidRPr="00FC610B" w:rsidRDefault="000D7886" w:rsidP="00074A13">
            <w:pPr>
              <w:rPr>
                <w:ins w:id="413" w:author="Clay Cressler" w:date="2016-07-08T17:46:00Z"/>
                <w:sz w:val="20"/>
                <w:szCs w:val="24"/>
              </w:rPr>
            </w:pPr>
            <w:ins w:id="414" w:author="Clay Cressler" w:date="2016-07-08T17:46:00Z">
              <w:r w:rsidRPr="00FC610B">
                <w:rPr>
                  <w:sz w:val="20"/>
                  <w:szCs w:val="24"/>
                </w:rPr>
                <w:t>No</w:t>
              </w:r>
            </w:ins>
          </w:p>
        </w:tc>
        <w:tc>
          <w:tcPr>
            <w:tcW w:w="1079" w:type="dxa"/>
            <w:shd w:val="clear" w:color="auto" w:fill="auto"/>
          </w:tcPr>
          <w:p w14:paraId="743EFABF" w14:textId="4BE69BC8" w:rsidR="000D7886" w:rsidRPr="00FC610B" w:rsidRDefault="000D7886" w:rsidP="00074A13">
            <w:pPr>
              <w:rPr>
                <w:ins w:id="415" w:author="Clay Cressler" w:date="2016-07-08T17:46:00Z"/>
                <w:sz w:val="20"/>
                <w:szCs w:val="24"/>
              </w:rPr>
            </w:pPr>
            <w:ins w:id="416" w:author="Clay Cressler" w:date="2016-07-08T17:46:00Z">
              <w:r w:rsidRPr="00FC610B">
                <w:rPr>
                  <w:sz w:val="20"/>
                  <w:szCs w:val="24"/>
                </w:rPr>
                <w:t>Passive</w:t>
              </w:r>
            </w:ins>
          </w:p>
        </w:tc>
        <w:tc>
          <w:tcPr>
            <w:tcW w:w="1202" w:type="dxa"/>
            <w:shd w:val="clear" w:color="auto" w:fill="auto"/>
          </w:tcPr>
          <w:p w14:paraId="2F265A70" w14:textId="515062B5" w:rsidR="000D7886" w:rsidRPr="00FC610B" w:rsidRDefault="000D7886" w:rsidP="00074A13">
            <w:pPr>
              <w:rPr>
                <w:ins w:id="417" w:author="Clay Cressler" w:date="2016-07-08T17:46:00Z"/>
                <w:sz w:val="20"/>
                <w:szCs w:val="24"/>
              </w:rPr>
            </w:pPr>
            <w:ins w:id="418" w:author="Clay Cressler" w:date="2016-07-08T17:46:00Z">
              <w:r w:rsidRPr="00FC610B">
                <w:rPr>
                  <w:sz w:val="20"/>
                  <w:szCs w:val="24"/>
                </w:rPr>
                <w:t>No</w:t>
              </w:r>
            </w:ins>
          </w:p>
        </w:tc>
        <w:tc>
          <w:tcPr>
            <w:tcW w:w="1909" w:type="dxa"/>
            <w:shd w:val="clear" w:color="auto" w:fill="auto"/>
          </w:tcPr>
          <w:p w14:paraId="6D6847A3" w14:textId="16DF5A70" w:rsidR="000D7886" w:rsidRPr="00437D42" w:rsidRDefault="000D7886" w:rsidP="00074A13">
            <w:pPr>
              <w:rPr>
                <w:ins w:id="419" w:author="Clay Cressler" w:date="2016-07-08T17:46:00Z"/>
                <w:rFonts w:ascii="Cambria Math" w:hAnsi="Cambria Math"/>
                <w:sz w:val="20"/>
                <w:oMath/>
              </w:rPr>
            </w:pPr>
            <w:ins w:id="420" w:author="Clay Cressler" w:date="2016-07-08T17:46:00Z">
              <m:oMathPara>
                <m:oMath>
                  <m:r>
                    <w:rPr>
                      <w:rFonts w:ascii="Cambria Math" w:hAnsi="Cambria Math"/>
                      <w:sz w:val="20"/>
                    </w:rPr>
                    <m:t>2a</m:t>
                  </m:r>
                </m:oMath>
              </m:oMathPara>
            </w:ins>
          </w:p>
        </w:tc>
        <w:tc>
          <w:tcPr>
            <w:tcW w:w="1136" w:type="dxa"/>
            <w:shd w:val="clear" w:color="auto" w:fill="auto"/>
          </w:tcPr>
          <w:p w14:paraId="549126F5" w14:textId="564E6F70" w:rsidR="000D7886" w:rsidRPr="00FC610B" w:rsidRDefault="000D7886" w:rsidP="00074A13">
            <w:pPr>
              <w:rPr>
                <w:ins w:id="421" w:author="Clay Cressler" w:date="2016-07-08T17:46:00Z"/>
                <w:sz w:val="20"/>
                <w:szCs w:val="24"/>
              </w:rPr>
            </w:pPr>
            <w:ins w:id="422" w:author="Clay Cressler" w:date="2016-07-08T17:46:00Z">
              <w:r w:rsidRPr="00FC610B">
                <w:rPr>
                  <w:sz w:val="20"/>
                  <w:szCs w:val="24"/>
                </w:rPr>
                <w:t>None</w:t>
              </w:r>
            </w:ins>
          </w:p>
        </w:tc>
        <w:tc>
          <w:tcPr>
            <w:tcW w:w="1171" w:type="dxa"/>
            <w:shd w:val="clear" w:color="auto" w:fill="auto"/>
          </w:tcPr>
          <w:p w14:paraId="5F9070D3" w14:textId="57FA67E5" w:rsidR="000D7886" w:rsidRPr="00FC610B" w:rsidRDefault="000D7886" w:rsidP="00074A13">
            <w:pPr>
              <w:rPr>
                <w:ins w:id="423" w:author="Clay Cressler" w:date="2016-07-08T17:46:00Z"/>
                <w:sz w:val="20"/>
                <w:szCs w:val="24"/>
              </w:rPr>
            </w:pPr>
            <w:ins w:id="424" w:author="Clay Cressler" w:date="2016-07-08T17:46:00Z">
              <w:r w:rsidRPr="00FC610B">
                <w:rPr>
                  <w:sz w:val="20"/>
                  <w:szCs w:val="24"/>
                </w:rPr>
                <w:t>None</w:t>
              </w:r>
            </w:ins>
          </w:p>
        </w:tc>
      </w:tr>
    </w:tbl>
    <w:p w14:paraId="137B3A69" w14:textId="77777777" w:rsidR="000D7886" w:rsidRDefault="000D7886" w:rsidP="006473CD">
      <w:pPr>
        <w:rPr>
          <w:ins w:id="425" w:author="Clay Cressler" w:date="2016-07-08T17:46:00Z"/>
          <w:szCs w:val="24"/>
        </w:rPr>
      </w:pPr>
    </w:p>
    <w:p w14:paraId="1055D718" w14:textId="77777777" w:rsidR="000D7886" w:rsidRPr="00A11F64" w:rsidRDefault="000D7886" w:rsidP="006473CD">
      <w:pPr>
        <w:rPr>
          <w:ins w:id="426" w:author="Clay Cressler" w:date="2016-06-20T11:51:00Z"/>
          <w:szCs w:val="24"/>
        </w:rPr>
      </w:pPr>
    </w:p>
    <w:p w14:paraId="38FC9926" w14:textId="77777777" w:rsidR="00A65885" w:rsidRPr="00A65885" w:rsidRDefault="00A67299" w:rsidP="006473CD">
      <w:pPr>
        <w:rPr>
          <w:szCs w:val="24"/>
        </w:rPr>
      </w:pPr>
      <w:ins w:id="427" w:author="Clay Cressler" w:date="2016-06-20T12:27:00Z">
        <w:r>
          <w:rPr>
            <w:szCs w:val="24"/>
          </w:rPr>
          <w:t xml:space="preserve">What these analyses reveal is that, for most cases, the effect of host body size remains the same - </w:t>
        </w:r>
      </w:ins>
      <w:ins w:id="428" w:author="Clay Cressler" w:date="2016-06-20T12:28:00Z">
        <w:r>
          <w:rPr>
            <w:szCs w:val="24"/>
          </w:rPr>
          <w:t>increasing</w:t>
        </w:r>
      </w:ins>
      <w:ins w:id="429" w:author="Clay Cressler" w:date="2016-06-20T12:27:00Z">
        <w:r>
          <w:rPr>
            <w:szCs w:val="24"/>
          </w:rPr>
          <w:t xml:space="preserve"> </w:t>
        </w:r>
      </w:ins>
      <w:ins w:id="430" w:author="Clay Cressler" w:date="2016-06-20T12:28:00Z">
        <w:r>
          <w:rPr>
            <w:szCs w:val="24"/>
          </w:rPr>
          <w:t>host size makes it easier for generalists to invade because larger hosts support larger parasite populations</w:t>
        </w:r>
      </w:ins>
      <w:ins w:id="431" w:author="Clay Cressler" w:date="2016-06-20T12:29:00Z">
        <w:r>
          <w:rPr>
            <w:szCs w:val="24"/>
          </w:rPr>
          <w:t xml:space="preserve">, thereby increasing shedding, and larger hosts have lower mortality rates, reducing parasite virulence. The effect of temperature, however, is more complicated, and depends on the </w:t>
        </w:r>
      </w:ins>
      <w:ins w:id="432" w:author="Clay Cressler" w:date="2016-06-20T12:30:00Z">
        <w:r>
          <w:rPr>
            <w:szCs w:val="24"/>
          </w:rPr>
          <w:t>modelling</w:t>
        </w:r>
      </w:ins>
      <w:ins w:id="433" w:author="Clay Cressler" w:date="2016-06-20T12:29:00Z">
        <w:r>
          <w:rPr>
            <w:szCs w:val="24"/>
          </w:rPr>
          <w:t xml:space="preserve"> </w:t>
        </w:r>
      </w:ins>
      <w:ins w:id="434" w:author="Clay Cressler" w:date="2016-06-20T12:30:00Z">
        <w:r>
          <w:rPr>
            <w:szCs w:val="24"/>
          </w:rPr>
          <w:t xml:space="preserve">assumptions. </w:t>
        </w:r>
      </w:ins>
      <w:ins w:id="435" w:author="Clay Cressler" w:date="2016-06-20T12:28:00Z">
        <w:r>
          <w:rPr>
            <w:szCs w:val="24"/>
          </w:rPr>
          <w:t xml:space="preserve"> </w:t>
        </w:r>
      </w:ins>
    </w:p>
    <w:p w14:paraId="4D8C1E9F" w14:textId="77777777" w:rsidR="006473CD" w:rsidRPr="006473CD" w:rsidRDefault="006473CD" w:rsidP="006473CD">
      <w:pPr>
        <w:rPr>
          <w:szCs w:val="24"/>
        </w:rPr>
      </w:pPr>
    </w:p>
    <w:p w14:paraId="137F8F1C" w14:textId="77777777" w:rsidR="006473CD" w:rsidRPr="006473CD" w:rsidRDefault="006473CD" w:rsidP="006473CD">
      <w:pPr>
        <w:rPr>
          <w:szCs w:val="24"/>
        </w:rPr>
      </w:pPr>
    </w:p>
    <w:p w14:paraId="1FA1D461" w14:textId="77777777" w:rsidR="00C054D7" w:rsidRDefault="00C054D7">
      <w:pPr>
        <w:rPr>
          <w:b/>
          <w:szCs w:val="24"/>
        </w:rPr>
      </w:pPr>
      <w:r>
        <w:rPr>
          <w:szCs w:val="24"/>
        </w:rPr>
        <w:br w:type="page"/>
      </w:r>
    </w:p>
    <w:p w14:paraId="1E5D515A"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7D06A170" w14:textId="77777777" w:rsidR="006473CD" w:rsidRPr="00EE0AED" w:rsidRDefault="006473CD" w:rsidP="006473CD">
      <w:pPr>
        <w:spacing w:line="276" w:lineRule="auto"/>
        <w:jc w:val="both"/>
        <w:rPr>
          <w:i/>
          <w:szCs w:val="24"/>
        </w:rPr>
      </w:pPr>
      <w:r w:rsidRPr="00EE0AED">
        <w:rPr>
          <w:i/>
          <w:szCs w:val="24"/>
        </w:rPr>
        <w:t>Data collection</w:t>
      </w:r>
    </w:p>
    <w:p w14:paraId="026C4B4A" w14:textId="77777777" w:rsidR="006473CD" w:rsidRPr="006473CD" w:rsidRDefault="006473CD" w:rsidP="006473CD">
      <w:pPr>
        <w:spacing w:line="276" w:lineRule="auto"/>
        <w:jc w:val="both"/>
        <w:rPr>
          <w:szCs w:val="24"/>
          <w:lang w:val="en-US"/>
        </w:rPr>
      </w:pPr>
      <w:r w:rsidRPr="006473CD">
        <w:rPr>
          <w:szCs w:val="24"/>
          <w:lang w:val="en-US"/>
        </w:rPr>
        <w:t>The Fish Parasite Ecology Database contains more than 38,000 records of associations between 4,650 host fish species and 11802 helminth parasites, as well as ecological, biogeographical, and phylogenetic information on the host species</w:t>
      </w:r>
      <w:r w:rsidR="009E576D">
        <w:rPr>
          <w:szCs w:val="24"/>
          <w:lang w:val="en-US"/>
        </w:rPr>
        <w:t>, including host body size and geographic region</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szCs w:val="24"/>
          <w:lang w:val="en-US"/>
        </w:rPr>
        <w:fldChar w:fldCharType="separate"/>
      </w:r>
      <w:r w:rsidR="00C61DD8" w:rsidRPr="00C61DD8">
        <w:rPr>
          <w:noProof/>
          <w:szCs w:val="24"/>
          <w:lang w:val="en-US"/>
        </w:rPr>
        <w:t>[20]</w:t>
      </w:r>
      <w:r w:rsidRPr="006473CD">
        <w:rPr>
          <w:szCs w:val="24"/>
          <w:lang w:val="en-US"/>
        </w:rPr>
        <w:fldChar w:fldCharType="end"/>
      </w:r>
      <w:r w:rsidRPr="006473CD">
        <w:rPr>
          <w:szCs w:val="24"/>
          <w:lang w:val="en-US"/>
        </w:rPr>
        <w:t>. A</w:t>
      </w:r>
      <w:r w:rsidR="00622E6B">
        <w:rPr>
          <w:szCs w:val="24"/>
          <w:lang w:val="en-US"/>
        </w:rPr>
        <w:t xml:space="preserve">s </w:t>
      </w:r>
      <w:r w:rsidR="00337C99">
        <w:rPr>
          <w:szCs w:val="24"/>
          <w:lang w:val="en-US"/>
        </w:rPr>
        <w:t>the number of ectoparasite species was low, a</w:t>
      </w:r>
      <w:r w:rsidRPr="006473CD">
        <w:rPr>
          <w:szCs w:val="24"/>
          <w:lang w:val="en-US"/>
        </w:rPr>
        <w:t xml:space="preserve">dditional </w:t>
      </w:r>
      <w:r w:rsidR="00F60BA7">
        <w:rPr>
          <w:szCs w:val="24"/>
          <w:lang w:val="en-US"/>
        </w:rPr>
        <w:t xml:space="preserve">parasite-host </w:t>
      </w:r>
      <w:r w:rsidRPr="006473CD">
        <w:rPr>
          <w:szCs w:val="24"/>
          <w:lang w:val="en-US"/>
        </w:rPr>
        <w:t xml:space="preserve">records were included for 105 crustacean parasite species, and we included data on </w:t>
      </w:r>
      <w:commentRangeStart w:id="436"/>
      <w:r w:rsidRPr="006473CD">
        <w:rPr>
          <w:szCs w:val="24"/>
          <w:lang w:val="en-US"/>
        </w:rPr>
        <w:t>parasite</w:t>
      </w:r>
      <w:commentRangeEnd w:id="436"/>
      <w:r w:rsidR="000C2410">
        <w:rPr>
          <w:rStyle w:val="CommentReference"/>
        </w:rPr>
        <w:commentReference w:id="436"/>
      </w:r>
      <w:r w:rsidRPr="006473CD">
        <w:rPr>
          <w:szCs w:val="24"/>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Entrez Direct queries (</w:t>
      </w:r>
      <w:hyperlink r:id="rId14" w:history="1">
        <w:r w:rsidRPr="006473CD">
          <w:rPr>
            <w:rStyle w:val="Hyperlink"/>
            <w:szCs w:val="24"/>
            <w:lang w:val="en-US"/>
          </w:rPr>
          <w:t>www.ncbi.nlm.nih.gov/books/NBK179288/)</w:t>
        </w:r>
      </w:hyperlink>
      <w:r w:rsidRPr="006473CD">
        <w:rPr>
          <w:szCs w:val="24"/>
          <w:lang w:val="en-US"/>
        </w:rPr>
        <w:t xml:space="preserve"> to the NCBI taxonomy database and FishBase </w:t>
      </w:r>
      <w:r w:rsidRPr="006473CD">
        <w:rPr>
          <w:szCs w:val="24"/>
          <w:lang w:val="en-US"/>
        </w:rPr>
        <w:fldChar w:fldCharType="begin" w:fldLock="1"/>
      </w:r>
      <w:r w:rsidR="0025264C">
        <w:rPr>
          <w:szCs w:val="24"/>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szCs w:val="24"/>
          <w:lang w:val="en-US"/>
        </w:rPr>
        <w:fldChar w:fldCharType="separate"/>
      </w:r>
      <w:r w:rsidR="00C61DD8" w:rsidRPr="00C61DD8">
        <w:rPr>
          <w:noProof/>
          <w:szCs w:val="24"/>
          <w:lang w:val="en-US"/>
        </w:rPr>
        <w:t>[29]</w:t>
      </w:r>
      <w:r w:rsidRPr="006473CD">
        <w:rPr>
          <w:szCs w:val="24"/>
          <w:lang w:val="en-US"/>
        </w:rPr>
        <w:fldChar w:fldCharType="end"/>
      </w:r>
      <w:r w:rsidRPr="006473CD">
        <w:rPr>
          <w:szCs w:val="24"/>
          <w:lang w:val="en-US"/>
        </w:rPr>
        <w:t>. Parasite species names were checked against NCBI taxonomy database in the same way and also checked against the NHM Host-parasite database (</w:t>
      </w:r>
      <w:hyperlink r:id="rId15" w:history="1">
        <w:r w:rsidRPr="006473CD">
          <w:rPr>
            <w:rStyle w:val="Hyperlink"/>
            <w:szCs w:val="24"/>
            <w:lang w:val="en-US"/>
          </w:rPr>
          <w:t>http://www.nhm.ac.uk/research-curation/scientific-resources/taxonomy-systematics/host-parasites/database)</w:t>
        </w:r>
      </w:hyperlink>
      <w:r w:rsidRPr="006473CD">
        <w:rPr>
          <w:szCs w:val="24"/>
          <w:lang w:val="en-US"/>
        </w:rPr>
        <w:t xml:space="preserve"> using a custom script and the World Register of Marine Species (WoRMS), Catalogue of Life (CoL), Integrated Taxonomic Information System (ITIS) and Global Names Index (GNI) databases through the Lifewatch Taxonomic Backbone (</w:t>
      </w:r>
      <w:hyperlink r:id="rId16" w:history="1">
        <w:r w:rsidRPr="006473CD">
          <w:rPr>
            <w:rStyle w:val="Hyperlink"/>
            <w:szCs w:val="24"/>
            <w:lang w:val="en-US"/>
          </w:rPr>
          <w:t>http://www.lifewatch.be/data-services/)</w:t>
        </w:r>
      </w:hyperlink>
      <w:r w:rsidRPr="006473CD">
        <w:rPr>
          <w:szCs w:val="24"/>
          <w:lang w:val="en-US"/>
        </w:rPr>
        <w:t xml:space="preserve">. </w:t>
      </w:r>
      <w:commentRangeStart w:id="437"/>
      <w:r w:rsidRPr="006473CD">
        <w:rPr>
          <w:szCs w:val="24"/>
          <w:lang w:val="en-US"/>
        </w:rPr>
        <w:t>All intermediate hosts were excluded from the calculation of generalism metrics</w:t>
      </w:r>
      <w:commentRangeEnd w:id="437"/>
      <w:r w:rsidR="00337C99">
        <w:rPr>
          <w:rStyle w:val="CommentReference"/>
        </w:rPr>
        <w:commentReference w:id="437"/>
      </w:r>
      <w:r w:rsidRPr="006473CD">
        <w:rPr>
          <w:szCs w:val="24"/>
          <w:lang w:val="en-US"/>
        </w:rPr>
        <w:t>, such that generalism in parasites with complex life cycles was based on the definitive hosts only. After data cleaning, we were left with 23,</w:t>
      </w:r>
      <w:r w:rsidR="00D47709" w:rsidRPr="006473CD">
        <w:rPr>
          <w:szCs w:val="24"/>
          <w:lang w:val="en-US"/>
        </w:rPr>
        <w:t>3</w:t>
      </w:r>
      <w:r w:rsidR="00D47709">
        <w:rPr>
          <w:szCs w:val="24"/>
          <w:lang w:val="en-US"/>
        </w:rPr>
        <w:t>31</w:t>
      </w:r>
      <w:r w:rsidR="00D47709" w:rsidRPr="006473CD">
        <w:rPr>
          <w:szCs w:val="24"/>
          <w:lang w:val="en-US"/>
        </w:rPr>
        <w:t xml:space="preserve"> </w:t>
      </w:r>
      <w:r w:rsidRPr="006473CD">
        <w:rPr>
          <w:szCs w:val="24"/>
          <w:lang w:val="en-US"/>
        </w:rPr>
        <w:t>unique host-parasite associations between 8,84</w:t>
      </w:r>
      <w:r w:rsidR="00D47709">
        <w:rPr>
          <w:szCs w:val="24"/>
          <w:lang w:val="en-US"/>
        </w:rPr>
        <w:t>6</w:t>
      </w:r>
      <w:r w:rsidRPr="006473CD">
        <w:rPr>
          <w:szCs w:val="24"/>
          <w:lang w:val="en-US"/>
        </w:rPr>
        <w:t xml:space="preserve"> parasite species and 4,2</w:t>
      </w:r>
      <w:r w:rsidR="00D47709">
        <w:rPr>
          <w:szCs w:val="24"/>
          <w:lang w:val="en-US"/>
        </w:rPr>
        <w:t>37</w:t>
      </w:r>
      <w:r w:rsidRPr="006473CD">
        <w:rPr>
          <w:szCs w:val="24"/>
          <w:lang w:val="en-US"/>
        </w:rPr>
        <w:t xml:space="preserve"> fish hosts.</w:t>
      </w:r>
    </w:p>
    <w:p w14:paraId="0F910444" w14:textId="77777777" w:rsidR="006473CD" w:rsidRPr="006473CD" w:rsidRDefault="006473CD" w:rsidP="006473CD">
      <w:pPr>
        <w:spacing w:line="276" w:lineRule="auto"/>
        <w:jc w:val="both"/>
        <w:rPr>
          <w:szCs w:val="24"/>
          <w:lang w:val="en-US"/>
        </w:rPr>
      </w:pPr>
    </w:p>
    <w:p w14:paraId="495D68E4" w14:textId="77777777" w:rsidR="006473CD" w:rsidRPr="00EE0AED" w:rsidRDefault="006473CD" w:rsidP="006473CD">
      <w:pPr>
        <w:spacing w:line="276" w:lineRule="auto"/>
        <w:jc w:val="both"/>
        <w:rPr>
          <w:i/>
          <w:szCs w:val="24"/>
          <w:lang w:val="en-US"/>
        </w:rPr>
      </w:pPr>
      <w:r w:rsidRPr="00EE0AED">
        <w:rPr>
          <w:i/>
          <w:szCs w:val="24"/>
          <w:lang w:val="en-US"/>
        </w:rPr>
        <w:t>Host genetic distances</w:t>
      </w:r>
    </w:p>
    <w:p w14:paraId="1F8DC88C" w14:textId="77777777" w:rsidR="006473CD" w:rsidRPr="006473CD" w:rsidRDefault="006473CD" w:rsidP="006473CD">
      <w:pPr>
        <w:spacing w:line="276" w:lineRule="auto"/>
        <w:jc w:val="both"/>
        <w:rPr>
          <w:szCs w:val="24"/>
          <w:lang w:val="en-US"/>
        </w:rPr>
      </w:pPr>
      <w:r w:rsidRPr="006473CD">
        <w:rPr>
          <w:szCs w:val="24"/>
          <w:lang w:val="en-US"/>
        </w:rPr>
        <w:t xml:space="preserve">Host mitochondrial DNA sequences (complete mitochondrial genomes and full or partial sequences from mitochondrial loci) were downloaded in fasta format from the NCBI nucleotide database using an Entrez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438" w:name="OLE_LINK2"/>
      <w:bookmarkStart w:id="439" w:name="OLE_LINK3"/>
      <w:r w:rsidRPr="006473CD">
        <w:rPr>
          <w:szCs w:val="24"/>
          <w:lang w:val="en-US"/>
        </w:rPr>
        <w:t xml:space="preserve">BLASTN </w:t>
      </w:r>
      <w:bookmarkEnd w:id="438"/>
      <w:bookmarkEnd w:id="439"/>
      <w:r w:rsidRPr="006473CD">
        <w:rPr>
          <w:szCs w:val="24"/>
          <w:lang w:val="en-US"/>
        </w:rPr>
        <w:fldChar w:fldCharType="begin" w:fldLock="1"/>
      </w:r>
      <w:r w:rsidR="0025264C">
        <w:rPr>
          <w:szCs w:val="24"/>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szCs w:val="24"/>
          <w:lang w:val="en-US"/>
        </w:rPr>
        <w:t>cons</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szCs w:val="24"/>
          <w:lang w:val="en-US"/>
        </w:rPr>
        <w:fldChar w:fldCharType="separate"/>
      </w:r>
      <w:r w:rsidR="00C61DD8" w:rsidRPr="00C61DD8">
        <w:rPr>
          <w:noProof/>
          <w:szCs w:val="24"/>
          <w:lang w:val="en-US"/>
        </w:rPr>
        <w:t>[31]</w:t>
      </w:r>
      <w:r w:rsidRPr="006473CD">
        <w:rPr>
          <w:szCs w:val="24"/>
          <w:lang w:val="en-US"/>
        </w:rPr>
        <w:fldChar w:fldCharType="end"/>
      </w:r>
      <w:r w:rsidRPr="006473CD">
        <w:rPr>
          <w:i/>
          <w:szCs w:val="24"/>
          <w:lang w:val="en-US"/>
        </w:rPr>
        <w:t xml:space="preserve">. </w:t>
      </w:r>
      <w:r w:rsidRPr="006473CD">
        <w:rPr>
          <w:szCs w:val="24"/>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megaBLAST </w:t>
      </w:r>
      <w:r w:rsidRPr="006473CD">
        <w:rPr>
          <w:szCs w:val="24"/>
          <w:lang w:val="en-US"/>
        </w:rPr>
        <w:fldChar w:fldCharType="begin" w:fldLock="1"/>
      </w:r>
      <w:r w:rsidR="0025264C">
        <w:rPr>
          <w:szCs w:val="24"/>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trimAl </w:t>
      </w:r>
      <w:r w:rsidRPr="006473CD">
        <w:rPr>
          <w:szCs w:val="24"/>
          <w:lang w:val="en-US"/>
        </w:rPr>
        <w:fldChar w:fldCharType="begin" w:fldLock="1"/>
      </w:r>
      <w:r w:rsidR="0025264C">
        <w:rPr>
          <w:szCs w:val="24"/>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szCs w:val="24"/>
          <w:lang w:val="en-US"/>
        </w:rPr>
        <w:fldChar w:fldCharType="separate"/>
      </w:r>
      <w:r w:rsidR="00C61DD8" w:rsidRPr="00C61DD8">
        <w:rPr>
          <w:noProof/>
          <w:szCs w:val="24"/>
          <w:lang w:val="en-US"/>
        </w:rPr>
        <w:t>[32]</w:t>
      </w:r>
      <w:r w:rsidRPr="006473CD">
        <w:rPr>
          <w:szCs w:val="24"/>
          <w:lang w:val="en-US"/>
        </w:rPr>
        <w:fldChar w:fldCharType="end"/>
      </w:r>
      <w:r w:rsidRPr="006473CD">
        <w:rPr>
          <w:szCs w:val="24"/>
          <w:lang w:val="en-US"/>
        </w:rPr>
        <w:t xml:space="preserve"> to include only those columns where less than 50% of taxa had a gap and those taxa where 50% of the nucleotide positions had the same ‘element’ (e.</w:t>
      </w:r>
      <w:commentRangeStart w:id="440"/>
      <w:r w:rsidRPr="006473CD">
        <w:rPr>
          <w:szCs w:val="24"/>
          <w:lang w:val="en-US"/>
        </w:rPr>
        <w:t>g</w:t>
      </w:r>
      <w:commentRangeEnd w:id="440"/>
      <w:r w:rsidR="00337C99">
        <w:rPr>
          <w:rStyle w:val="CommentReference"/>
        </w:rPr>
        <w:commentReference w:id="440"/>
      </w:r>
      <w:r w:rsidRPr="006473CD">
        <w:rPr>
          <w:szCs w:val="24"/>
          <w:lang w:val="en-US"/>
        </w:rPr>
        <w:t>. a gap or a residue) as more than half of the other taxa in the alignment.</w:t>
      </w:r>
    </w:p>
    <w:p w14:paraId="1D5374E9" w14:textId="77777777" w:rsidR="006473CD" w:rsidRPr="006473CD" w:rsidRDefault="006473CD" w:rsidP="006473CD">
      <w:pPr>
        <w:spacing w:line="276" w:lineRule="auto"/>
        <w:jc w:val="both"/>
        <w:rPr>
          <w:szCs w:val="24"/>
          <w:lang w:val="en-US"/>
        </w:rPr>
      </w:pPr>
    </w:p>
    <w:p w14:paraId="25B8BE27" w14:textId="77777777" w:rsidR="00C054D7" w:rsidRDefault="006473CD" w:rsidP="006473CD">
      <w:pPr>
        <w:spacing w:line="276" w:lineRule="auto"/>
        <w:jc w:val="both"/>
        <w:rPr>
          <w:b/>
          <w:szCs w:val="24"/>
          <w:lang w:val="en-US"/>
        </w:rPr>
      </w:pPr>
      <w:r w:rsidRPr="006473CD">
        <w:rPr>
          <w:szCs w:val="24"/>
          <w:lang w:val="en-US"/>
        </w:rPr>
        <w:t xml:space="preserve">Trimmed alignments were used to compute pairwise genetic distances using the dist.dna function and the K80 model of DNA evolution </w:t>
      </w:r>
      <w:r w:rsidRPr="006473CD">
        <w:rPr>
          <w:szCs w:val="24"/>
          <w:lang w:val="en-US"/>
        </w:rPr>
        <w:fldChar w:fldCharType="begin" w:fldLock="1"/>
      </w:r>
      <w:r w:rsidR="0025264C">
        <w:rPr>
          <w:szCs w:val="24"/>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szCs w:val="24"/>
          <w:lang w:val="en-US"/>
        </w:rPr>
        <w:fldChar w:fldCharType="separate"/>
      </w:r>
      <w:r w:rsidR="00C61DD8" w:rsidRPr="00C61DD8">
        <w:rPr>
          <w:noProof/>
          <w:szCs w:val="24"/>
          <w:lang w:val="en-US"/>
        </w:rPr>
        <w:t>[33]</w:t>
      </w:r>
      <w:r w:rsidRPr="006473CD">
        <w:rPr>
          <w:szCs w:val="24"/>
          <w:lang w:val="en-US"/>
        </w:rPr>
        <w:fldChar w:fldCharType="end"/>
      </w:r>
      <w:r w:rsidRPr="006473CD">
        <w:rPr>
          <w:szCs w:val="24"/>
          <w:lang w:val="en-US"/>
        </w:rPr>
        <w:t xml:space="preserve"> in the R package </w:t>
      </w:r>
      <w:r w:rsidRPr="006473CD">
        <w:rPr>
          <w:i/>
          <w:szCs w:val="24"/>
          <w:lang w:val="en-US"/>
        </w:rPr>
        <w:t xml:space="preserve">ape </w:t>
      </w:r>
      <w:r w:rsidRPr="006473CD">
        <w:rPr>
          <w:szCs w:val="24"/>
          <w:lang w:val="en-US"/>
        </w:rPr>
        <w:fldChar w:fldCharType="begin" w:fldLock="1"/>
      </w:r>
      <w:r w:rsidR="0025264C">
        <w:rPr>
          <w:szCs w:val="24"/>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szCs w:val="24"/>
          <w:lang w:val="en-US"/>
        </w:rPr>
        <w:fldChar w:fldCharType="separate"/>
      </w:r>
      <w:r w:rsidR="00C61DD8" w:rsidRPr="00C61DD8">
        <w:rPr>
          <w:noProof/>
          <w:szCs w:val="24"/>
          <w:lang w:val="en-US"/>
        </w:rPr>
        <w:t>[34]</w:t>
      </w:r>
      <w:r w:rsidRPr="006473CD">
        <w:rPr>
          <w:szCs w:val="24"/>
          <w:lang w:val="en-US"/>
        </w:rPr>
        <w:fldChar w:fldCharType="end"/>
      </w:r>
      <w:r w:rsidRPr="006473CD">
        <w:rPr>
          <w:szCs w:val="24"/>
          <w:lang w:val="en-US"/>
        </w:rPr>
        <w:t xml:space="preserve">. Since different taxa were </w:t>
      </w:r>
      <w:r w:rsidRPr="006473CD">
        <w:rPr>
          <w:szCs w:val="24"/>
          <w:lang w:val="en-US"/>
        </w:rPr>
        <w:lastRenderedPageBreak/>
        <w:t>represented among loci, the consistency of pairwise distances among loci across a range divergence times was assessed. The pairwise genetic distances</w:t>
      </w:r>
      <w:r w:rsidRPr="006473CD" w:rsidDel="003C3E03">
        <w:rPr>
          <w:szCs w:val="24"/>
          <w:lang w:val="en-US"/>
        </w:rPr>
        <w:t xml:space="preserve"> </w:t>
      </w:r>
      <w:r w:rsidRPr="006473CD">
        <w:rPr>
          <w:szCs w:val="24"/>
          <w:lang w:val="en-US"/>
        </w:rPr>
        <w:t>between those host taxa with sequences for all loci were extracted. For each locus these pairwise genetic distances were plotted against their corresponding pairwise distance generated from cytochrome oxidase 1</w:t>
      </w:r>
      <w:r w:rsidR="00337C99">
        <w:rPr>
          <w:szCs w:val="24"/>
          <w:lang w:val="en-US"/>
        </w:rPr>
        <w:t xml:space="preserve"> </w:t>
      </w:r>
      <w:r w:rsidRPr="006473CD">
        <w:rPr>
          <w:szCs w:val="24"/>
          <w:lang w:val="en-US"/>
        </w:rPr>
        <w:t xml:space="preserve">sequences. The point patterns were compared to </w:t>
      </w:r>
      <w:commentRangeStart w:id="441"/>
      <w:r w:rsidRPr="006473CD">
        <w:rPr>
          <w:szCs w:val="24"/>
          <w:lang w:val="en-US"/>
        </w:rPr>
        <w:t>the one to one line</w:t>
      </w:r>
      <w:commentRangeEnd w:id="441"/>
      <w:r w:rsidR="00337C99">
        <w:rPr>
          <w:rStyle w:val="CommentReference"/>
        </w:rPr>
        <w:commentReference w:id="441"/>
      </w:r>
      <w:r w:rsidR="00FA166D">
        <w:rPr>
          <w:szCs w:val="24"/>
          <w:lang w:val="en-US"/>
        </w:rPr>
        <w:t xml:space="preserve"> (complete correspondence)</w:t>
      </w:r>
      <w:r w:rsidRPr="006473CD">
        <w:rPr>
          <w:szCs w:val="24"/>
          <w:lang w:val="en-US"/>
        </w:rPr>
        <w:t xml:space="preserve">, and correspondence to this line used to select the loci to be concatenated using </w:t>
      </w:r>
      <w:r w:rsidRPr="006473CD">
        <w:rPr>
          <w:i/>
          <w:szCs w:val="24"/>
          <w:lang w:val="en-US"/>
        </w:rPr>
        <w:t>ape</w:t>
      </w:r>
      <w:r w:rsidRPr="006473CD">
        <w:rPr>
          <w:szCs w:val="24"/>
          <w:lang w:val="en-US"/>
        </w:rPr>
        <w:t xml:space="preserve">. </w:t>
      </w:r>
      <w:bookmarkStart w:id="442" w:name="OLE_LINK1"/>
      <w:r w:rsidRPr="006473CD">
        <w:rPr>
          <w:szCs w:val="24"/>
          <w:lang w:val="en-US"/>
        </w:rPr>
        <w:t xml:space="preserve">Pairwise genetic distances </w:t>
      </w:r>
      <w:bookmarkEnd w:id="442"/>
      <w:r w:rsidR="00B34BF1">
        <w:rPr>
          <w:szCs w:val="24"/>
          <w:lang w:val="en-US"/>
        </w:rPr>
        <w:t>were recalculated on this final concatenated alignment. M</w:t>
      </w:r>
      <w:r w:rsidRPr="006473CD">
        <w:rPr>
          <w:szCs w:val="24"/>
          <w:lang w:val="en-US"/>
        </w:rPr>
        <w:t xml:space="preserve">issing pairs were imputed using a custom R script by averaging according to the following relationships between taxa: 1) pairs from different genera – the mean </w:t>
      </w:r>
      <w:r w:rsidR="00B34BF1">
        <w:rPr>
          <w:szCs w:val="24"/>
          <w:lang w:val="en-US"/>
        </w:rPr>
        <w:t xml:space="preserve">of the </w:t>
      </w:r>
      <w:r w:rsidRPr="006473CD">
        <w:rPr>
          <w:szCs w:val="24"/>
          <w:lang w:val="en-US"/>
        </w:rPr>
        <w:t>genetic distances of one member of the pair (de</w:t>
      </w:r>
      <w:r w:rsidR="00B34BF1">
        <w:rPr>
          <w:szCs w:val="24"/>
          <w:lang w:val="en-US"/>
        </w:rPr>
        <w:t xml:space="preserve">termined by the </w:t>
      </w:r>
      <w:r w:rsidR="00B34BF1" w:rsidRPr="006473CD">
        <w:rPr>
          <w:szCs w:val="24"/>
          <w:lang w:val="en-US"/>
        </w:rPr>
        <w:t xml:space="preserve">data </w:t>
      </w:r>
      <w:r w:rsidRPr="006473CD">
        <w:rPr>
          <w:szCs w:val="24"/>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443"/>
      <w:r w:rsidRPr="006473CD">
        <w:rPr>
          <w:szCs w:val="24"/>
          <w:lang w:val="en-US"/>
        </w:rPr>
        <w:t>comparisons</w:t>
      </w:r>
      <w:commentRangeEnd w:id="443"/>
      <w:r w:rsidR="00337C99">
        <w:rPr>
          <w:rStyle w:val="CommentReference"/>
        </w:rPr>
        <w:commentReference w:id="443"/>
      </w:r>
      <w:r w:rsidRPr="006473CD">
        <w:rPr>
          <w:szCs w:val="24"/>
          <w:lang w:val="en-US"/>
        </w:rPr>
        <w:t>.</w:t>
      </w:r>
    </w:p>
    <w:p w14:paraId="3B6397CA" w14:textId="77777777" w:rsidR="00C054D7" w:rsidRPr="006473CD" w:rsidRDefault="00C054D7" w:rsidP="006473CD">
      <w:pPr>
        <w:spacing w:line="276" w:lineRule="auto"/>
        <w:jc w:val="both"/>
        <w:rPr>
          <w:b/>
          <w:szCs w:val="24"/>
          <w:lang w:val="en-US"/>
        </w:rPr>
      </w:pPr>
    </w:p>
    <w:p w14:paraId="76C2EE01" w14:textId="77777777" w:rsidR="006473CD" w:rsidRPr="00EE0AED" w:rsidRDefault="006473CD" w:rsidP="006473CD">
      <w:pPr>
        <w:spacing w:line="276" w:lineRule="auto"/>
        <w:jc w:val="both"/>
        <w:rPr>
          <w:i/>
          <w:szCs w:val="24"/>
          <w:lang w:val="en-US"/>
        </w:rPr>
      </w:pPr>
      <w:r w:rsidRPr="00EE0AED">
        <w:rPr>
          <w:i/>
          <w:szCs w:val="24"/>
          <w:lang w:val="en-US"/>
        </w:rPr>
        <w:t>Generalism metrics</w:t>
      </w:r>
    </w:p>
    <w:p w14:paraId="2F31A376" w14:textId="77777777" w:rsidR="001C3027" w:rsidRDefault="006473CD" w:rsidP="006473CD">
      <w:pPr>
        <w:spacing w:line="276" w:lineRule="auto"/>
        <w:jc w:val="both"/>
        <w:rPr>
          <w:szCs w:val="24"/>
          <w:lang w:val="en-US"/>
        </w:rPr>
      </w:pPr>
      <w:r w:rsidRPr="006473CD">
        <w:rPr>
          <w:szCs w:val="24"/>
          <w:lang w:val="en-US"/>
        </w:rPr>
        <w:t>No information on abundance or prevalence of parasites within hosts was available</w:t>
      </w:r>
      <w:r w:rsidR="00337C99">
        <w:rPr>
          <w:szCs w:val="24"/>
          <w:lang w:val="en-US"/>
        </w:rPr>
        <w:t xml:space="preserve"> within the original database (ref)</w:t>
      </w:r>
      <w:r w:rsidRPr="006473CD">
        <w:rPr>
          <w:szCs w:val="24"/>
          <w:lang w:val="en-US"/>
        </w:rPr>
        <w:t>, so parasites’ host generalism metrics were defined according to</w:t>
      </w:r>
      <w:r w:rsidR="003542CA">
        <w:rPr>
          <w:szCs w:val="24"/>
          <w:lang w:val="en-US"/>
        </w:rPr>
        <w:t xml:space="preserve"> </w:t>
      </w:r>
      <w:r w:rsidRPr="006473CD">
        <w:rPr>
          <w:szCs w:val="24"/>
          <w:lang w:val="en-US"/>
        </w:rPr>
        <w:t xml:space="preserve">structural </w:t>
      </w:r>
      <w:r w:rsidR="00AE2C42">
        <w:rPr>
          <w:szCs w:val="24"/>
          <w:lang w:val="en-US"/>
        </w:rPr>
        <w:t xml:space="preserve">and phylogenetic </w:t>
      </w:r>
      <w:r w:rsidR="003F0714">
        <w:rPr>
          <w:szCs w:val="24"/>
          <w:lang w:val="en-US"/>
        </w:rPr>
        <w:t>metrics</w:t>
      </w:r>
      <w:r w:rsidR="0099284C">
        <w:rPr>
          <w:szCs w:val="24"/>
          <w:lang w:val="en-US"/>
        </w:rPr>
        <w:t>,</w:t>
      </w:r>
      <w:r w:rsidR="003F0714">
        <w:rPr>
          <w:szCs w:val="24"/>
          <w:lang w:val="en-US"/>
        </w:rPr>
        <w:t xml:space="preserve"> with phylogeny based on </w:t>
      </w:r>
      <w:r w:rsidR="00EC3869">
        <w:rPr>
          <w:szCs w:val="24"/>
          <w:lang w:val="en-US"/>
        </w:rPr>
        <w:t>the pairwise genetic distances between hosts</w:t>
      </w:r>
      <w:r w:rsidRPr="006473CD">
        <w:rPr>
          <w:szCs w:val="24"/>
          <w:lang w:val="en-US"/>
        </w:rPr>
        <w:t xml:space="preserve"> </w:t>
      </w:r>
      <w:r w:rsidR="00AE2C42">
        <w:rPr>
          <w:szCs w:val="24"/>
          <w:lang w:val="en-US"/>
        </w:rPr>
        <w:t xml:space="preserve">(Table 2). </w:t>
      </w:r>
    </w:p>
    <w:p w14:paraId="1E58AC87" w14:textId="77777777" w:rsidR="001C3027" w:rsidRDefault="001C3027" w:rsidP="006473CD">
      <w:pPr>
        <w:spacing w:line="276" w:lineRule="auto"/>
        <w:jc w:val="both"/>
        <w:rPr>
          <w:szCs w:val="24"/>
          <w:lang w:val="en-US"/>
        </w:rPr>
      </w:pPr>
    </w:p>
    <w:p w14:paraId="4ADF7588" w14:textId="77777777" w:rsidR="0059086F" w:rsidRDefault="0059086F" w:rsidP="00EE0AED">
      <w:pPr>
        <w:pStyle w:val="Caption"/>
        <w:keepNext/>
      </w:pPr>
      <w:r>
        <w:t xml:space="preserve">Table </w:t>
      </w:r>
      <w:r>
        <w:fldChar w:fldCharType="begin"/>
      </w:r>
      <w:r>
        <w:instrText xml:space="preserve"> SEQ Table \* ARABIC </w:instrText>
      </w:r>
      <w:r>
        <w:fldChar w:fldCharType="separate"/>
      </w:r>
      <w:r w:rsidR="004D246A">
        <w:rPr>
          <w:noProof/>
        </w:rPr>
        <w:t>2</w:t>
      </w:r>
      <w:r>
        <w:fldChar w:fldCharType="end"/>
      </w:r>
      <w:r>
        <w:t xml:space="preserve">: Generalism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[19]</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E117398" w14:textId="77777777" w:rsidTr="005C2D7F">
        <w:trPr>
          <w:trHeight w:val="213"/>
        </w:trPr>
        <w:tc>
          <w:tcPr>
            <w:tcW w:w="1242" w:type="dxa"/>
            <w:tcBorders>
              <w:bottom w:val="single" w:sz="0" w:space="0" w:color="auto"/>
            </w:tcBorders>
            <w:vAlign w:val="bottom"/>
          </w:tcPr>
          <w:p w14:paraId="79ACCEF9" w14:textId="77777777" w:rsidR="0059086F" w:rsidRPr="0059086F" w:rsidRDefault="0059086F" w:rsidP="0059086F">
            <w:pPr>
              <w:spacing w:line="276" w:lineRule="auto"/>
              <w:jc w:val="both"/>
              <w:rPr>
                <w:szCs w:val="24"/>
                <w:lang w:val="en-US"/>
              </w:rPr>
            </w:pPr>
            <w:r w:rsidRPr="0059086F">
              <w:rPr>
                <w:szCs w:val="24"/>
                <w:lang w:val="en-US"/>
              </w:rPr>
              <w:t>Metric</w:t>
            </w:r>
          </w:p>
        </w:tc>
        <w:tc>
          <w:tcPr>
            <w:tcW w:w="5670" w:type="dxa"/>
            <w:tcBorders>
              <w:bottom w:val="single" w:sz="0" w:space="0" w:color="auto"/>
            </w:tcBorders>
            <w:vAlign w:val="bottom"/>
          </w:tcPr>
          <w:p w14:paraId="758D2E39" w14:textId="77777777" w:rsidR="0059086F" w:rsidRPr="0059086F" w:rsidRDefault="0059086F" w:rsidP="0059086F">
            <w:pPr>
              <w:spacing w:line="276" w:lineRule="auto"/>
              <w:jc w:val="both"/>
              <w:rPr>
                <w:szCs w:val="24"/>
                <w:lang w:val="en-US"/>
              </w:rPr>
            </w:pPr>
            <w:r w:rsidRPr="0059086F">
              <w:rPr>
                <w:szCs w:val="24"/>
                <w:lang w:val="en-US"/>
              </w:rPr>
              <w:t>Description</w:t>
            </w:r>
          </w:p>
        </w:tc>
        <w:tc>
          <w:tcPr>
            <w:tcW w:w="1985" w:type="dxa"/>
            <w:tcBorders>
              <w:bottom w:val="single" w:sz="0" w:space="0" w:color="auto"/>
            </w:tcBorders>
            <w:vAlign w:val="bottom"/>
          </w:tcPr>
          <w:p w14:paraId="44334601" w14:textId="77777777" w:rsidR="0059086F" w:rsidRPr="0059086F" w:rsidRDefault="0059086F" w:rsidP="0059086F">
            <w:pPr>
              <w:spacing w:line="276" w:lineRule="auto"/>
              <w:jc w:val="both"/>
              <w:rPr>
                <w:szCs w:val="24"/>
                <w:lang w:val="en-US"/>
              </w:rPr>
            </w:pPr>
            <w:r w:rsidRPr="0059086F">
              <w:rPr>
                <w:szCs w:val="24"/>
                <w:lang w:val="en-US"/>
              </w:rPr>
              <w:t>Facet</w:t>
            </w:r>
          </w:p>
        </w:tc>
      </w:tr>
      <w:tr w:rsidR="0059086F" w:rsidRPr="0059086F" w14:paraId="0A327973" w14:textId="77777777" w:rsidTr="005C2D7F">
        <w:trPr>
          <w:trHeight w:val="362"/>
        </w:trPr>
        <w:tc>
          <w:tcPr>
            <w:tcW w:w="1242" w:type="dxa"/>
          </w:tcPr>
          <w:p w14:paraId="7E8C893F" w14:textId="77777777" w:rsidR="0059086F" w:rsidRPr="0059086F" w:rsidRDefault="00337C99" w:rsidP="0059086F">
            <w:pPr>
              <w:spacing w:line="276" w:lineRule="auto"/>
              <w:jc w:val="both"/>
              <w:rPr>
                <w:szCs w:val="24"/>
                <w:lang w:val="en-US"/>
              </w:rPr>
            </w:pPr>
            <w:r>
              <w:rPr>
                <w:szCs w:val="24"/>
                <w:lang w:val="en-US"/>
              </w:rPr>
              <w:t>D</w:t>
            </w:r>
            <w:r w:rsidR="0059086F" w:rsidRPr="0059086F">
              <w:rPr>
                <w:szCs w:val="24"/>
                <w:lang w:val="en-US"/>
              </w:rPr>
              <w:t>egree</w:t>
            </w:r>
          </w:p>
        </w:tc>
        <w:tc>
          <w:tcPr>
            <w:tcW w:w="5670" w:type="dxa"/>
          </w:tcPr>
          <w:p w14:paraId="707A3FFA" w14:textId="77777777" w:rsidR="0059086F" w:rsidRPr="0059086F" w:rsidRDefault="00337C99" w:rsidP="0059086F">
            <w:pPr>
              <w:spacing w:line="276" w:lineRule="auto"/>
              <w:jc w:val="both"/>
              <w:rPr>
                <w:szCs w:val="24"/>
                <w:lang w:val="en-US"/>
              </w:rPr>
            </w:pPr>
            <w:r>
              <w:rPr>
                <w:szCs w:val="24"/>
                <w:lang w:val="en-US"/>
              </w:rPr>
              <w:t>N</w:t>
            </w:r>
            <w:r w:rsidR="0059086F" w:rsidRPr="0059086F">
              <w:rPr>
                <w:szCs w:val="24"/>
                <w:lang w:val="en-US"/>
              </w:rPr>
              <w:t>umber of hosts</w:t>
            </w:r>
          </w:p>
        </w:tc>
        <w:tc>
          <w:tcPr>
            <w:tcW w:w="1985" w:type="dxa"/>
          </w:tcPr>
          <w:p w14:paraId="1CF55109" w14:textId="77777777" w:rsidR="0059086F" w:rsidRPr="0059086F" w:rsidRDefault="0059086F" w:rsidP="0059086F">
            <w:pPr>
              <w:spacing w:line="276" w:lineRule="auto"/>
              <w:jc w:val="both"/>
              <w:rPr>
                <w:szCs w:val="24"/>
                <w:lang w:val="en-US"/>
              </w:rPr>
            </w:pPr>
            <w:r>
              <w:rPr>
                <w:szCs w:val="24"/>
                <w:lang w:val="en-US"/>
              </w:rPr>
              <w:t>structural</w:t>
            </w:r>
          </w:p>
        </w:tc>
      </w:tr>
      <w:tr w:rsidR="0059086F" w:rsidRPr="0059086F" w14:paraId="27622F28" w14:textId="77777777" w:rsidTr="005C2D7F">
        <w:trPr>
          <w:trHeight w:val="558"/>
        </w:trPr>
        <w:tc>
          <w:tcPr>
            <w:tcW w:w="1242" w:type="dxa"/>
          </w:tcPr>
          <w:p w14:paraId="4D69E693" w14:textId="77777777" w:rsidR="0059086F" w:rsidRPr="0059086F" w:rsidRDefault="0059086F" w:rsidP="0059086F">
            <w:pPr>
              <w:spacing w:line="276" w:lineRule="auto"/>
              <w:jc w:val="both"/>
              <w:rPr>
                <w:szCs w:val="24"/>
                <w:lang w:val="en-US"/>
              </w:rPr>
            </w:pPr>
            <w:r w:rsidRPr="0059086F">
              <w:rPr>
                <w:szCs w:val="24"/>
                <w:lang w:val="en-US"/>
              </w:rPr>
              <w:t>G</w:t>
            </w:r>
          </w:p>
        </w:tc>
        <w:tc>
          <w:tcPr>
            <w:tcW w:w="5670" w:type="dxa"/>
          </w:tcPr>
          <w:p w14:paraId="72BF7F46" w14:textId="77777777" w:rsidR="0059086F" w:rsidRPr="0059086F" w:rsidRDefault="00337C99" w:rsidP="0059086F">
            <w:pPr>
              <w:spacing w:line="276" w:lineRule="auto"/>
              <w:jc w:val="both"/>
              <w:rPr>
                <w:szCs w:val="24"/>
                <w:lang w:val="en-US"/>
              </w:rPr>
            </w:pPr>
            <w:r>
              <w:rPr>
                <w:szCs w:val="24"/>
                <w:lang w:val="en-US"/>
              </w:rPr>
              <w:t>B</w:t>
            </w:r>
            <w:r w:rsidR="0059086F" w:rsidRPr="0059086F">
              <w:rPr>
                <w:szCs w:val="24"/>
                <w:lang w:val="en-US"/>
              </w:rPr>
              <w:t>inary measure, G=1 if degree &gt; 1</w:t>
            </w:r>
          </w:p>
        </w:tc>
        <w:tc>
          <w:tcPr>
            <w:tcW w:w="1985" w:type="dxa"/>
          </w:tcPr>
          <w:p w14:paraId="37829385" w14:textId="77777777" w:rsidR="0059086F" w:rsidRPr="0059086F" w:rsidRDefault="0059086F" w:rsidP="0059086F">
            <w:pPr>
              <w:spacing w:line="276" w:lineRule="auto"/>
              <w:jc w:val="both"/>
              <w:rPr>
                <w:szCs w:val="24"/>
                <w:lang w:val="en-US"/>
              </w:rPr>
            </w:pPr>
            <w:r>
              <w:rPr>
                <w:szCs w:val="24"/>
                <w:lang w:val="en-US"/>
              </w:rPr>
              <w:t>structural</w:t>
            </w:r>
          </w:p>
        </w:tc>
      </w:tr>
      <w:tr w:rsidR="0059086F" w:rsidRPr="0059086F" w14:paraId="0178C63B" w14:textId="77777777" w:rsidTr="005C2D7F">
        <w:trPr>
          <w:trHeight w:val="438"/>
        </w:trPr>
        <w:tc>
          <w:tcPr>
            <w:tcW w:w="1242" w:type="dxa"/>
          </w:tcPr>
          <w:p w14:paraId="7CB7E333" w14:textId="77777777" w:rsidR="0059086F" w:rsidRPr="0059086F" w:rsidRDefault="0059086F" w:rsidP="0059086F">
            <w:pPr>
              <w:spacing w:line="276" w:lineRule="auto"/>
              <w:jc w:val="both"/>
              <w:rPr>
                <w:szCs w:val="24"/>
                <w:lang w:val="en-US"/>
              </w:rPr>
            </w:pPr>
            <w:r w:rsidRPr="0059086F">
              <w:rPr>
                <w:szCs w:val="24"/>
                <w:lang w:val="en-US"/>
              </w:rPr>
              <w:t>SPD</w:t>
            </w:r>
          </w:p>
        </w:tc>
        <w:tc>
          <w:tcPr>
            <w:tcW w:w="5670" w:type="dxa"/>
          </w:tcPr>
          <w:p w14:paraId="35941B48" w14:textId="77777777" w:rsidR="0059086F" w:rsidRPr="0059086F" w:rsidRDefault="00337C99" w:rsidP="0059086F">
            <w:pPr>
              <w:spacing w:line="276" w:lineRule="auto"/>
              <w:jc w:val="both"/>
              <w:rPr>
                <w:szCs w:val="24"/>
                <w:lang w:val="en-US"/>
              </w:rPr>
            </w:pPr>
            <w:r>
              <w:rPr>
                <w:szCs w:val="24"/>
                <w:lang w:val="en-US"/>
              </w:rPr>
              <w:t>M</w:t>
            </w:r>
            <w:r w:rsidR="0059086F" w:rsidRPr="0059086F">
              <w:rPr>
                <w:szCs w:val="24"/>
                <w:lang w:val="en-US"/>
              </w:rPr>
              <w:t>ean pairwise phylogenetic distance between all hosts</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[35]</w:t>
            </w:r>
            <w:r w:rsidR="007A505A">
              <w:rPr>
                <w:szCs w:val="24"/>
                <w:lang w:val="en-US"/>
              </w:rPr>
              <w:fldChar w:fldCharType="end"/>
            </w:r>
            <w:r w:rsidR="003542CA">
              <w:rPr>
                <w:szCs w:val="24"/>
                <w:lang w:val="en-US"/>
              </w:rPr>
              <w:t>, SPD = 0 for G=0.</w:t>
            </w:r>
          </w:p>
        </w:tc>
        <w:tc>
          <w:tcPr>
            <w:tcW w:w="1985" w:type="dxa"/>
          </w:tcPr>
          <w:p w14:paraId="0DE76776" w14:textId="77777777" w:rsidR="0059086F" w:rsidRPr="0059086F" w:rsidRDefault="0059086F" w:rsidP="0059086F">
            <w:pPr>
              <w:spacing w:line="276" w:lineRule="auto"/>
              <w:jc w:val="both"/>
              <w:rPr>
                <w:szCs w:val="24"/>
                <w:lang w:val="en-US"/>
              </w:rPr>
            </w:pPr>
            <w:r w:rsidRPr="0059086F">
              <w:rPr>
                <w:szCs w:val="24"/>
                <w:lang w:val="en-US"/>
              </w:rPr>
              <w:t>phylogenetic</w:t>
            </w:r>
          </w:p>
        </w:tc>
      </w:tr>
      <w:tr w:rsidR="0059086F" w:rsidRPr="0059086F" w14:paraId="119BABA3" w14:textId="77777777" w:rsidTr="005C2D7F">
        <w:trPr>
          <w:trHeight w:val="1041"/>
        </w:trPr>
        <w:tc>
          <w:tcPr>
            <w:tcW w:w="1242" w:type="dxa"/>
          </w:tcPr>
          <w:p w14:paraId="115966EE" w14:textId="77777777" w:rsidR="0059086F" w:rsidRPr="0059086F" w:rsidRDefault="0059086F" w:rsidP="0059086F">
            <w:pPr>
              <w:spacing w:line="276" w:lineRule="auto"/>
              <w:jc w:val="both"/>
              <w:rPr>
                <w:szCs w:val="24"/>
                <w:lang w:val="en-US"/>
              </w:rPr>
            </w:pPr>
            <w:commentRangeStart w:id="444"/>
            <w:r w:rsidRPr="0059086F">
              <w:rPr>
                <w:szCs w:val="24"/>
                <w:lang w:val="en-US"/>
              </w:rPr>
              <w:t>PD</w:t>
            </w:r>
            <w:r w:rsidR="003542CA">
              <w:rPr>
                <w:szCs w:val="24"/>
                <w:lang w:val="en-US"/>
              </w:rPr>
              <w:t xml:space="preserve"> </w:t>
            </w:r>
            <w:commentRangeEnd w:id="444"/>
            <w:r w:rsidR="00B34BF1">
              <w:rPr>
                <w:rStyle w:val="CommentReference"/>
              </w:rPr>
              <w:commentReference w:id="444"/>
            </w:r>
          </w:p>
        </w:tc>
        <w:tc>
          <w:tcPr>
            <w:tcW w:w="5670" w:type="dxa"/>
          </w:tcPr>
          <w:p w14:paraId="2DCE735B" w14:textId="77777777" w:rsidR="0059086F" w:rsidRPr="0059086F" w:rsidRDefault="003542CA" w:rsidP="0059086F">
            <w:pPr>
              <w:spacing w:line="276" w:lineRule="auto"/>
              <w:jc w:val="both"/>
              <w:rPr>
                <w:szCs w:val="24"/>
                <w:lang w:val="en-US"/>
              </w:rPr>
            </w:pPr>
            <w:r>
              <w:rPr>
                <w:szCs w:val="24"/>
                <w:lang w:val="en-US"/>
              </w:rPr>
              <w:t xml:space="preserve">Faith’s phylogenetic distance, </w:t>
            </w:r>
            <w:r w:rsidR="0059086F" w:rsidRPr="0059086F">
              <w:rPr>
                <w:szCs w:val="24"/>
                <w:lang w:val="en-US"/>
              </w:rPr>
              <w:t>minimum total length of all the phylogenetic branches required to span all hosts on the phylogenetic tree</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[36]</w:t>
            </w:r>
            <w:r w:rsidR="007A505A">
              <w:rPr>
                <w:szCs w:val="24"/>
                <w:lang w:val="en-US"/>
              </w:rPr>
              <w:fldChar w:fldCharType="end"/>
            </w:r>
            <w:r>
              <w:rPr>
                <w:szCs w:val="24"/>
                <w:lang w:val="en-US"/>
              </w:rPr>
              <w:t>, PD = NA for G=0</w:t>
            </w:r>
          </w:p>
        </w:tc>
        <w:tc>
          <w:tcPr>
            <w:tcW w:w="1985" w:type="dxa"/>
          </w:tcPr>
          <w:p w14:paraId="642C468E" w14:textId="77777777" w:rsidR="0059086F" w:rsidRPr="0059086F" w:rsidRDefault="003542CA" w:rsidP="0059086F">
            <w:pPr>
              <w:spacing w:line="276" w:lineRule="auto"/>
              <w:jc w:val="both"/>
              <w:rPr>
                <w:szCs w:val="24"/>
                <w:lang w:val="en-US"/>
              </w:rPr>
            </w:pPr>
            <w:r>
              <w:rPr>
                <w:szCs w:val="24"/>
                <w:lang w:val="en-US"/>
              </w:rPr>
              <w:t>p</w:t>
            </w:r>
            <w:r w:rsidR="0059086F" w:rsidRPr="0059086F">
              <w:rPr>
                <w:szCs w:val="24"/>
                <w:lang w:val="en-US"/>
              </w:rPr>
              <w:t>hylogenetic</w:t>
            </w:r>
          </w:p>
        </w:tc>
      </w:tr>
      <w:tr w:rsidR="003542CA" w:rsidRPr="0059086F" w14:paraId="710FD802" w14:textId="77777777" w:rsidTr="005C2D7F">
        <w:trPr>
          <w:trHeight w:val="1041"/>
        </w:trPr>
        <w:tc>
          <w:tcPr>
            <w:tcW w:w="1242" w:type="dxa"/>
          </w:tcPr>
          <w:p w14:paraId="1C14598B" w14:textId="77777777" w:rsidR="003542CA" w:rsidRPr="0059086F" w:rsidRDefault="003542CA" w:rsidP="0059086F">
            <w:pPr>
              <w:spacing w:line="276" w:lineRule="auto"/>
              <w:jc w:val="both"/>
              <w:rPr>
                <w:szCs w:val="24"/>
                <w:lang w:val="en-US"/>
              </w:rPr>
            </w:pPr>
            <w:commentRangeStart w:id="445"/>
            <w:r>
              <w:rPr>
                <w:szCs w:val="24"/>
                <w:lang w:val="en-US"/>
              </w:rPr>
              <w:t>SES</w:t>
            </w:r>
            <w:commentRangeEnd w:id="445"/>
            <w:r w:rsidR="00D70908">
              <w:rPr>
                <w:rStyle w:val="CommentReference"/>
              </w:rPr>
              <w:commentReference w:id="445"/>
            </w:r>
            <w:r>
              <w:rPr>
                <w:szCs w:val="24"/>
                <w:lang w:val="en-US"/>
              </w:rPr>
              <w:t>-</w:t>
            </w:r>
            <w:commentRangeStart w:id="446"/>
            <w:r>
              <w:rPr>
                <w:szCs w:val="24"/>
                <w:lang w:val="en-US"/>
              </w:rPr>
              <w:t>PD</w:t>
            </w:r>
            <w:commentRangeEnd w:id="446"/>
            <w:r w:rsidR="00D77BE6">
              <w:rPr>
                <w:rStyle w:val="CommentReference"/>
              </w:rPr>
              <w:commentReference w:id="446"/>
            </w:r>
          </w:p>
        </w:tc>
        <w:tc>
          <w:tcPr>
            <w:tcW w:w="5670" w:type="dxa"/>
          </w:tcPr>
          <w:p w14:paraId="53BBEE5B" w14:textId="77777777" w:rsidR="003542CA" w:rsidRPr="0059086F" w:rsidRDefault="00337C99" w:rsidP="007573BC">
            <w:pPr>
              <w:spacing w:line="276" w:lineRule="auto"/>
              <w:jc w:val="both"/>
              <w:rPr>
                <w:szCs w:val="24"/>
                <w:lang w:val="en-US"/>
              </w:rPr>
            </w:pPr>
            <w:r>
              <w:rPr>
                <w:szCs w:val="24"/>
                <w:lang w:val="en-US"/>
              </w:rPr>
              <w:t>S</w:t>
            </w:r>
            <w:r w:rsidR="003542CA" w:rsidRPr="003542CA">
              <w:rPr>
                <w:szCs w:val="24"/>
                <w:lang w:val="en-US"/>
              </w:rPr>
              <w:t xml:space="preserve">tandardized </w:t>
            </w:r>
            <w:r>
              <w:rPr>
                <w:szCs w:val="24"/>
                <w:lang w:val="en-US"/>
              </w:rPr>
              <w:t>E</w:t>
            </w:r>
            <w:r w:rsidR="003542CA" w:rsidRPr="003542CA">
              <w:rPr>
                <w:szCs w:val="24"/>
                <w:lang w:val="en-US"/>
              </w:rPr>
              <w:t>ffect</w:t>
            </w:r>
            <w:r>
              <w:rPr>
                <w:szCs w:val="24"/>
                <w:lang w:val="en-US"/>
              </w:rPr>
              <w:t xml:space="preserve"> S</w:t>
            </w:r>
            <w:r w:rsidR="003542CA">
              <w:rPr>
                <w:szCs w:val="24"/>
                <w:lang w:val="en-US"/>
              </w:rPr>
              <w:t xml:space="preserve">ize of PD </w:t>
            </w:r>
            <w:r w:rsidR="003542CA" w:rsidRPr="003542CA">
              <w:rPr>
                <w:szCs w:val="24"/>
                <w:lang w:val="en-US"/>
              </w:rPr>
              <w:t>based on 1000 runs</w:t>
            </w:r>
            <w:r w:rsidR="007573BC">
              <w:rPr>
                <w:szCs w:val="24"/>
                <w:lang w:val="en-US"/>
              </w:rPr>
              <w:t xml:space="preserve">, </w:t>
            </w:r>
            <w:r w:rsidR="007573BC" w:rsidRPr="00FC610B">
              <w:rPr>
                <w:rFonts w:ascii="Helvetica" w:eastAsia="ＭＳ 明朝" w:hAnsi="Helvetica" w:cs="Helvetica"/>
                <w:szCs w:val="24"/>
                <w:lang w:val="en-US" w:eastAsia="en-US"/>
              </w:rPr>
              <w:t>with a negative value indicating that the observed tree length is smaller (the hosts are more closely related) than what you might find by chance</w:t>
            </w:r>
          </w:p>
        </w:tc>
        <w:tc>
          <w:tcPr>
            <w:tcW w:w="1985" w:type="dxa"/>
          </w:tcPr>
          <w:p w14:paraId="6BB3F01F" w14:textId="77777777" w:rsidR="003542CA" w:rsidRPr="0059086F" w:rsidRDefault="003542CA" w:rsidP="0059086F">
            <w:pPr>
              <w:spacing w:line="276" w:lineRule="auto"/>
              <w:jc w:val="both"/>
              <w:rPr>
                <w:szCs w:val="24"/>
                <w:lang w:val="en-US"/>
              </w:rPr>
            </w:pPr>
            <w:r>
              <w:rPr>
                <w:szCs w:val="24"/>
                <w:lang w:val="en-US"/>
              </w:rPr>
              <w:t>phylogenetic</w:t>
            </w:r>
          </w:p>
        </w:tc>
      </w:tr>
    </w:tbl>
    <w:p w14:paraId="07DEC395" w14:textId="77777777" w:rsidR="006473CD" w:rsidRPr="00EE0AED" w:rsidRDefault="006473CD" w:rsidP="006473CD">
      <w:pPr>
        <w:spacing w:line="276" w:lineRule="auto"/>
        <w:jc w:val="both"/>
        <w:rPr>
          <w:szCs w:val="24"/>
          <w:highlight w:val="yellow"/>
          <w:lang w:val="en-US"/>
        </w:rPr>
      </w:pPr>
    </w:p>
    <w:p w14:paraId="0801F28A" w14:textId="77777777" w:rsidR="002F2736" w:rsidRPr="003542CA" w:rsidRDefault="006473CD" w:rsidP="006473CD">
      <w:pPr>
        <w:spacing w:line="276" w:lineRule="auto"/>
        <w:jc w:val="both"/>
        <w:rPr>
          <w:szCs w:val="24"/>
          <w:lang w:val="en-US"/>
        </w:rPr>
      </w:pPr>
      <w:r w:rsidRPr="003542CA">
        <w:rPr>
          <w:szCs w:val="24"/>
          <w:lang w:val="en-US"/>
        </w:rPr>
        <w:t xml:space="preserve">A UPGMA tree was calculated from the full distance matrix using </w:t>
      </w:r>
      <w:r w:rsidRPr="003542CA">
        <w:rPr>
          <w:i/>
          <w:szCs w:val="24"/>
          <w:lang w:val="en-US"/>
        </w:rPr>
        <w:t>phangorn</w:t>
      </w:r>
      <w:r w:rsidRPr="003542CA">
        <w:rPr>
          <w:szCs w:val="24"/>
          <w:lang w:val="en-US"/>
        </w:rPr>
        <w:t xml:space="preserve"> in R </w:t>
      </w:r>
      <w:r w:rsidR="00C5308B" w:rsidRPr="003542CA">
        <w:rPr>
          <w:szCs w:val="24"/>
          <w:lang w:val="en-US"/>
        </w:rPr>
        <w:fldChar w:fldCharType="begin" w:fldLock="1"/>
      </w:r>
      <w:r w:rsidR="0025264C">
        <w:rPr>
          <w:szCs w:val="24"/>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[37]</w:t>
      </w:r>
      <w:r w:rsidR="00C5308B" w:rsidRPr="003542CA">
        <w:rPr>
          <w:szCs w:val="24"/>
          <w:lang w:val="en-US"/>
        </w:rPr>
        <w:fldChar w:fldCharType="end"/>
      </w:r>
      <w:r w:rsidRPr="003542CA">
        <w:rPr>
          <w:szCs w:val="24"/>
          <w:lang w:val="en-US"/>
        </w:rPr>
        <w:t xml:space="preserve"> and the tree reordered from root to tip so that edges from the root node were listed first (‘cladewise’ reordering). Our final list of host-parasite associations was converted to a binary ‘community data matrix’ with parasites as rows and hosts as columns (1 indicates a recorded association, 0 indicates no record). </w:t>
      </w:r>
    </w:p>
    <w:p w14:paraId="4DC24F94" w14:textId="77777777" w:rsidR="006473CD" w:rsidRPr="006473CD" w:rsidRDefault="006473CD" w:rsidP="006473CD">
      <w:pPr>
        <w:spacing w:line="276" w:lineRule="auto"/>
        <w:jc w:val="both"/>
        <w:rPr>
          <w:szCs w:val="24"/>
          <w:lang w:val="en-US"/>
        </w:rPr>
      </w:pPr>
      <w:r w:rsidRPr="003542CA">
        <w:rPr>
          <w:szCs w:val="24"/>
          <w:lang w:val="en-US"/>
        </w:rPr>
        <w:t>Faith’s phylogenetic diversity index (P</w:t>
      </w:r>
      <w:r w:rsidR="00A71C04" w:rsidRPr="003542CA">
        <w:rPr>
          <w:szCs w:val="24"/>
          <w:lang w:val="en-US"/>
        </w:rPr>
        <w:t>D</w:t>
      </w:r>
      <w:r w:rsidRPr="003542CA">
        <w:rPr>
          <w:szCs w:val="24"/>
          <w:lang w:val="en-US"/>
        </w:rPr>
        <w:t xml:space="preserve">; here, the length of the host tree with the root excluded) </w:t>
      </w:r>
      <w:r w:rsidR="00AE2C42" w:rsidRPr="003542CA">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szCs w:val="24"/>
          <w:lang w:val="en-US"/>
        </w:rPr>
        <w:fldChar w:fldCharType="separate"/>
      </w:r>
      <w:r w:rsidR="00C61DD8" w:rsidRPr="00C61DD8">
        <w:rPr>
          <w:noProof/>
          <w:szCs w:val="24"/>
          <w:lang w:val="en-US"/>
        </w:rPr>
        <w:t>[19,36]</w:t>
      </w:r>
      <w:r w:rsidR="00AE2C42" w:rsidRPr="003542CA">
        <w:rPr>
          <w:szCs w:val="24"/>
          <w:lang w:val="en-US"/>
        </w:rPr>
        <w:fldChar w:fldCharType="end"/>
      </w:r>
      <w:r w:rsidRPr="003542CA">
        <w:rPr>
          <w:szCs w:val="24"/>
          <w:lang w:val="en-US"/>
        </w:rPr>
        <w:t xml:space="preserve"> was generated for all parasites using </w:t>
      </w:r>
      <w:r w:rsidRPr="003542CA">
        <w:rPr>
          <w:i/>
          <w:szCs w:val="24"/>
          <w:lang w:val="en-US"/>
        </w:rPr>
        <w:t>picante</w:t>
      </w:r>
      <w:r w:rsidRPr="003542CA">
        <w:rPr>
          <w:szCs w:val="24"/>
          <w:lang w:val="en-US"/>
        </w:rPr>
        <w:t xml:space="preserve"> in R</w:t>
      </w:r>
      <w:r w:rsidR="00A71C04" w:rsidRPr="003542CA">
        <w:rPr>
          <w:szCs w:val="24"/>
          <w:lang w:val="en-US"/>
        </w:rPr>
        <w:t xml:space="preserve"> </w:t>
      </w:r>
      <w:r w:rsidR="00C5308B" w:rsidRPr="003542CA">
        <w:rPr>
          <w:szCs w:val="24"/>
          <w:lang w:val="en-US"/>
        </w:rPr>
        <w:fldChar w:fldCharType="begin" w:fldLock="1"/>
      </w:r>
      <w:r w:rsidR="0025264C">
        <w:rPr>
          <w:szCs w:val="24"/>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[38]</w:t>
      </w:r>
      <w:r w:rsidR="00C5308B" w:rsidRPr="003542CA">
        <w:rPr>
          <w:szCs w:val="24"/>
          <w:lang w:val="en-US"/>
        </w:rPr>
        <w:fldChar w:fldCharType="end"/>
      </w:r>
      <w:r w:rsidRPr="003542CA">
        <w:rPr>
          <w:szCs w:val="24"/>
          <w:lang w:val="en-US"/>
        </w:rPr>
        <w:t xml:space="preserve">. We used the ses.pd function implemented in </w:t>
      </w:r>
      <w:r w:rsidRPr="003542CA">
        <w:rPr>
          <w:i/>
          <w:szCs w:val="24"/>
          <w:lang w:val="en-US"/>
        </w:rPr>
        <w:t>picante</w:t>
      </w:r>
      <w:r w:rsidRPr="003542CA">
        <w:rPr>
          <w:szCs w:val="24"/>
          <w:lang w:val="en-US"/>
        </w:rPr>
        <w:t xml:space="preserve"> to generate the standardized effect size of phylogenetic diversity (S</w:t>
      </w:r>
      <w:r w:rsidR="003542CA">
        <w:rPr>
          <w:szCs w:val="24"/>
          <w:lang w:val="en-US"/>
        </w:rPr>
        <w:t>ES-PD</w:t>
      </w:r>
      <w:r w:rsidRPr="003542CA">
        <w:rPr>
          <w:szCs w:val="24"/>
          <w:lang w:val="en-US"/>
        </w:rPr>
        <w:t>) based on 1000 runs.  S</w:t>
      </w:r>
      <w:r w:rsidR="003542CA">
        <w:rPr>
          <w:szCs w:val="24"/>
          <w:lang w:val="en-US"/>
        </w:rPr>
        <w:t>ES-PD</w:t>
      </w:r>
      <w:r w:rsidRPr="003542CA">
        <w:rPr>
          <w:szCs w:val="24"/>
          <w:lang w:val="en-US"/>
        </w:rPr>
        <w:t xml:space="preserve"> compares the actual Faith’s </w:t>
      </w:r>
      <w:r w:rsidR="00AE2C42" w:rsidRPr="003542CA">
        <w:rPr>
          <w:szCs w:val="24"/>
          <w:lang w:val="en-US"/>
        </w:rPr>
        <w:t xml:space="preserve">PD </w:t>
      </w:r>
      <w:r w:rsidRPr="003542CA">
        <w:rPr>
          <w:szCs w:val="24"/>
          <w:lang w:val="en-US"/>
        </w:rPr>
        <w:t xml:space="preserve">value for each parasite to a summary of </w:t>
      </w:r>
      <w:r w:rsidRPr="003542CA">
        <w:rPr>
          <w:szCs w:val="24"/>
          <w:lang w:val="en-US"/>
        </w:rPr>
        <w:lastRenderedPageBreak/>
        <w:t>the metric calculated after repeatedly shuffling taxa labels of all taxa in the phylogeny in order to assess if phylodiversity is high or low for a given number of hosts.</w:t>
      </w:r>
    </w:p>
    <w:p w14:paraId="3273CA7E" w14:textId="77777777" w:rsidR="006473CD" w:rsidRDefault="006473CD" w:rsidP="006473CD">
      <w:pPr>
        <w:spacing w:line="276" w:lineRule="auto"/>
        <w:jc w:val="both"/>
        <w:rPr>
          <w:szCs w:val="24"/>
        </w:rPr>
      </w:pPr>
    </w:p>
    <w:p w14:paraId="1F2C0291" w14:textId="77777777" w:rsidR="00AE2C42" w:rsidRDefault="00AE2C42" w:rsidP="006473CD">
      <w:pPr>
        <w:spacing w:line="276" w:lineRule="auto"/>
        <w:jc w:val="both"/>
        <w:rPr>
          <w:szCs w:val="24"/>
        </w:rPr>
      </w:pPr>
    </w:p>
    <w:p w14:paraId="766B3064" w14:textId="77777777" w:rsidR="00AE2C42" w:rsidRDefault="00AE2C42" w:rsidP="006473CD">
      <w:pPr>
        <w:spacing w:line="276" w:lineRule="auto"/>
        <w:jc w:val="both"/>
        <w:rPr>
          <w:szCs w:val="24"/>
        </w:rPr>
      </w:pPr>
    </w:p>
    <w:p w14:paraId="092C639E" w14:textId="77777777" w:rsidR="00AE2C42" w:rsidRPr="006473CD" w:rsidRDefault="00AE2C42" w:rsidP="006473CD">
      <w:pPr>
        <w:spacing w:line="276" w:lineRule="auto"/>
        <w:jc w:val="both"/>
        <w:rPr>
          <w:szCs w:val="24"/>
        </w:rPr>
      </w:pPr>
    </w:p>
    <w:p w14:paraId="06F65E79" w14:textId="77777777" w:rsidR="006473CD" w:rsidRPr="003542CA" w:rsidRDefault="006473CD" w:rsidP="006473CD">
      <w:pPr>
        <w:spacing w:line="276" w:lineRule="auto"/>
        <w:jc w:val="both"/>
        <w:rPr>
          <w:i/>
          <w:szCs w:val="24"/>
        </w:rPr>
      </w:pPr>
      <w:r w:rsidRPr="003542CA">
        <w:rPr>
          <w:i/>
          <w:szCs w:val="24"/>
        </w:rPr>
        <w:t>Data analysis</w:t>
      </w:r>
    </w:p>
    <w:p w14:paraId="3492F2AB" w14:textId="77777777" w:rsidR="00AE2C42" w:rsidRDefault="006473CD" w:rsidP="006473CD">
      <w:pPr>
        <w:spacing w:line="276" w:lineRule="auto"/>
        <w:jc w:val="both"/>
        <w:rPr>
          <w:szCs w:val="24"/>
          <w:lang w:val="en-US"/>
        </w:rPr>
      </w:pPr>
      <w:r w:rsidRPr="006473CD">
        <w:rPr>
          <w:szCs w:val="24"/>
          <w:lang w:val="en-US"/>
        </w:rPr>
        <w:t xml:space="preserve">The generalism metrics for each parasite species were compared to </w:t>
      </w:r>
      <w:r w:rsidR="002F2736">
        <w:rPr>
          <w:szCs w:val="24"/>
          <w:lang w:val="en-US"/>
        </w:rPr>
        <w:t>parasite traits to t</w:t>
      </w:r>
      <w:commentRangeStart w:id="447"/>
      <w:r w:rsidR="002F2736">
        <w:rPr>
          <w:szCs w:val="24"/>
          <w:lang w:val="en-US"/>
        </w:rPr>
        <w:t>est the model predictions</w:t>
      </w:r>
      <w:r w:rsidR="006B1194">
        <w:rPr>
          <w:szCs w:val="24"/>
          <w:lang w:val="en-US"/>
        </w:rPr>
        <w:t xml:space="preserve"> that generalism should be positively correlated with host body size and negatively correlated with temperature.</w:t>
      </w:r>
      <w:r w:rsidRPr="006473CD">
        <w:rPr>
          <w:szCs w:val="24"/>
          <w:lang w:val="en-US"/>
        </w:rPr>
        <w:t xml:space="preserve"> </w:t>
      </w:r>
      <w:commentRangeEnd w:id="447"/>
      <w:r w:rsidR="000C2410">
        <w:rPr>
          <w:rStyle w:val="CommentReference"/>
        </w:rPr>
        <w:commentReference w:id="447"/>
      </w:r>
    </w:p>
    <w:p w14:paraId="04745222" w14:textId="77777777" w:rsidR="00AE2C42" w:rsidRDefault="00AE2C42" w:rsidP="006473CD">
      <w:pPr>
        <w:spacing w:line="276" w:lineRule="auto"/>
        <w:jc w:val="both"/>
        <w:rPr>
          <w:szCs w:val="24"/>
          <w:lang w:val="en-US"/>
        </w:rPr>
      </w:pPr>
    </w:p>
    <w:p w14:paraId="7D7F84D1" w14:textId="77777777" w:rsidR="006473CD" w:rsidRPr="006473CD" w:rsidRDefault="006473CD" w:rsidP="006473CD">
      <w:pPr>
        <w:spacing w:line="276" w:lineRule="auto"/>
        <w:jc w:val="both"/>
        <w:rPr>
          <w:szCs w:val="24"/>
          <w:lang w:val="en-US"/>
        </w:rPr>
      </w:pPr>
      <w:r w:rsidRPr="006473CD">
        <w:rPr>
          <w:szCs w:val="24"/>
          <w:lang w:val="en-US"/>
        </w:rPr>
        <w:t xml:space="preserve">Metrics for parasites with direct or trophic life cycles were compared to summary measures (mean, maximum, and coefficient of variation (CV)) of the </w:t>
      </w:r>
      <w:commentRangeStart w:id="448"/>
      <w:r w:rsidRPr="006473CD">
        <w:rPr>
          <w:szCs w:val="24"/>
          <w:lang w:val="en-US"/>
        </w:rPr>
        <w:t xml:space="preserve">maximum length </w:t>
      </w:r>
      <w:commentRangeEnd w:id="448"/>
      <w:r w:rsidR="00076CEE">
        <w:rPr>
          <w:rStyle w:val="CommentReference"/>
        </w:rPr>
        <w:commentReference w:id="448"/>
      </w:r>
      <w:r w:rsidRPr="006473CD">
        <w:rPr>
          <w:szCs w:val="24"/>
          <w:lang w:val="en-US"/>
        </w:rPr>
        <w:t xml:space="preserve">reported for each of their hosts. Note that CV of the host length is only calculated for parasites with more than one host. </w:t>
      </w:r>
      <w:r w:rsidR="00752C50">
        <w:rPr>
          <w:szCs w:val="24"/>
          <w:lang w:val="en-US"/>
        </w:rPr>
        <w:t>y f</w:t>
      </w:r>
      <w:r w:rsidR="00752C50" w:rsidRPr="006473CD">
        <w:rPr>
          <w:szCs w:val="24"/>
          <w:lang w:val="en-US"/>
        </w:rPr>
        <w:t xml:space="preserve">parasites </w:t>
      </w:r>
      <w:r w:rsidRPr="006473CD">
        <w:rPr>
          <w:szCs w:val="24"/>
          <w:lang w:val="en-US"/>
        </w:rPr>
        <w:t>and ectoparasites were assessed separately, with an additional categorical length measure used for ectoparasites, whereby the length summary measures were divided into a categorical variable according to quartiles. This was done to facilitate comparison with the model prediction that generalism should be unlikely for parasites of very large, or very small, hosts.</w:t>
      </w:r>
    </w:p>
    <w:p w14:paraId="2017350C" w14:textId="77777777" w:rsidR="006473CD" w:rsidRPr="006473CD" w:rsidRDefault="006473CD" w:rsidP="006473CD">
      <w:pPr>
        <w:spacing w:line="276" w:lineRule="auto"/>
        <w:jc w:val="both"/>
        <w:rPr>
          <w:szCs w:val="24"/>
          <w:lang w:val="en-US"/>
        </w:rPr>
      </w:pPr>
    </w:p>
    <w:p w14:paraId="355ACF39" w14:textId="77777777" w:rsidR="006473CD" w:rsidRPr="006473CD" w:rsidRDefault="002F2736" w:rsidP="006473CD">
      <w:pPr>
        <w:spacing w:line="276" w:lineRule="auto"/>
        <w:jc w:val="both"/>
        <w:rPr>
          <w:szCs w:val="24"/>
          <w:lang w:val="en-US"/>
        </w:rPr>
      </w:pPr>
      <w:r>
        <w:rPr>
          <w:szCs w:val="24"/>
          <w:lang w:val="en-US"/>
        </w:rPr>
        <w:t xml:space="preserve">As a </w:t>
      </w:r>
      <w:r w:rsidR="00AE2C42">
        <w:rPr>
          <w:szCs w:val="24"/>
          <w:lang w:val="en-US"/>
        </w:rPr>
        <w:t xml:space="preserve">rough </w:t>
      </w:r>
      <w:r>
        <w:rPr>
          <w:szCs w:val="24"/>
          <w:lang w:val="en-US"/>
        </w:rPr>
        <w:t>proxy for temperature, t</w:t>
      </w:r>
      <w:r w:rsidR="006473CD" w:rsidRPr="006473CD">
        <w:rPr>
          <w:szCs w:val="24"/>
          <w:lang w:val="en-US"/>
        </w:rPr>
        <w:t>he effect of geographic region on parasites with direct or trophic life cycle</w:t>
      </w:r>
      <w:r w:rsidR="00076CEE">
        <w:rPr>
          <w:szCs w:val="24"/>
          <w:lang w:val="en-US"/>
        </w:rPr>
        <w:t>s</w:t>
      </w:r>
      <w:r w:rsidR="006473CD" w:rsidRPr="006473CD">
        <w:rPr>
          <w:szCs w:val="24"/>
          <w:lang w:val="en-US"/>
        </w:rPr>
        <w:t xml:space="preserve"> was calculated for endoparasites and ectoparasites together. Regions were assessed as defined in Table 1 and also divided into two groups, where Antarctica, Nearctic, and Palearctic were assumed to be colder than Africa, Australia, Indopacific, and Neotropical regions. Some host-parasite associations were reported in m</w:t>
      </w:r>
      <w:r w:rsidR="00CE6E3B">
        <w:rPr>
          <w:szCs w:val="24"/>
          <w:lang w:val="en-US"/>
        </w:rPr>
        <w:t>ore than one region, so for the</w:t>
      </w:r>
      <w:commentRangeStart w:id="449"/>
      <w:r w:rsidR="006473CD" w:rsidRPr="006473CD">
        <w:rPr>
          <w:szCs w:val="24"/>
          <w:lang w:val="en-US"/>
        </w:rPr>
        <w:t xml:space="preserve"> analysis </w:t>
      </w:r>
      <w:r w:rsidR="00CE6E3B">
        <w:rPr>
          <w:szCs w:val="24"/>
          <w:lang w:val="en-US"/>
        </w:rPr>
        <w:t xml:space="preserve">based on geographic regions </w:t>
      </w:r>
      <w:r w:rsidR="006473CD" w:rsidRPr="006473CD">
        <w:rPr>
          <w:szCs w:val="24"/>
          <w:lang w:val="en-US"/>
        </w:rPr>
        <w:t xml:space="preserve">the generalism metrics were calculated separately for each region. </w:t>
      </w:r>
      <w:commentRangeEnd w:id="449"/>
      <w:r w:rsidR="00076CEE">
        <w:rPr>
          <w:rStyle w:val="CommentReference"/>
        </w:rPr>
        <w:commentReference w:id="449"/>
      </w:r>
    </w:p>
    <w:p w14:paraId="77CC8A95" w14:textId="77777777" w:rsidR="006473CD" w:rsidRPr="006473CD" w:rsidRDefault="006473CD" w:rsidP="006473CD">
      <w:pPr>
        <w:spacing w:line="276" w:lineRule="auto"/>
        <w:jc w:val="both"/>
        <w:rPr>
          <w:szCs w:val="24"/>
          <w:lang w:val="en-US"/>
        </w:rPr>
      </w:pPr>
    </w:p>
    <w:p w14:paraId="7CED5DE7" w14:textId="77777777" w:rsidR="006473CD" w:rsidRPr="006473CD" w:rsidRDefault="006473CD" w:rsidP="006473CD">
      <w:pPr>
        <w:spacing w:line="276" w:lineRule="auto"/>
        <w:jc w:val="both"/>
        <w:rPr>
          <w:szCs w:val="24"/>
          <w:lang w:val="en-US"/>
        </w:rPr>
      </w:pPr>
      <w:r w:rsidRPr="006473CD">
        <w:rPr>
          <w:szCs w:val="24"/>
          <w:lang w:val="en-US"/>
        </w:rPr>
        <w:t>Because the generalism metrics come from very different distributions, we used GLMs with different error distributions for statistical analyses. For degree, we used negative binomial regression with a log link function (glm.nb() in R); for G, logistic regression (glm(family="binomial") in R); and for PD</w:t>
      </w:r>
      <w:r w:rsidR="00752C50">
        <w:rPr>
          <w:szCs w:val="24"/>
          <w:lang w:val="en-US"/>
        </w:rPr>
        <w:t>,</w:t>
      </w:r>
      <w:r w:rsidRPr="006473CD">
        <w:rPr>
          <w:szCs w:val="24"/>
          <w:lang w:val="en-US"/>
        </w:rPr>
        <w:t xml:space="preserve"> SPD</w:t>
      </w:r>
      <w:r w:rsidR="00752C50">
        <w:rPr>
          <w:szCs w:val="24"/>
          <w:lang w:val="en-US"/>
        </w:rPr>
        <w:t>, and SES-PD</w:t>
      </w:r>
      <w:r w:rsidRPr="006473CD">
        <w:rPr>
          <w:szCs w:val="24"/>
          <w:lang w:val="en-US"/>
        </w:rPr>
        <w:t>, linear regression (lm() in R), with PD log transformed</w:t>
      </w:r>
      <w:r w:rsidR="00EB263B">
        <w:rPr>
          <w:szCs w:val="24"/>
          <w:lang w:val="en-US"/>
        </w:rPr>
        <w:t xml:space="preserve"> (log PD+0.01)</w:t>
      </w:r>
      <w:r w:rsidRPr="006473CD">
        <w:rPr>
          <w:szCs w:val="24"/>
          <w:lang w:val="en-US"/>
        </w:rPr>
        <w:t xml:space="preserve">. </w:t>
      </w:r>
    </w:p>
    <w:p w14:paraId="393856C9" w14:textId="77777777" w:rsidR="006473CD" w:rsidRPr="006473CD" w:rsidRDefault="006473CD" w:rsidP="006473CD">
      <w:pPr>
        <w:spacing w:line="276" w:lineRule="auto"/>
        <w:jc w:val="both"/>
        <w:rPr>
          <w:szCs w:val="24"/>
          <w:lang w:val="en-US"/>
        </w:rPr>
      </w:pPr>
    </w:p>
    <w:p w14:paraId="41663E34" w14:textId="77777777" w:rsidR="006473CD" w:rsidRPr="006473CD" w:rsidRDefault="006473CD" w:rsidP="006473CD">
      <w:pPr>
        <w:pStyle w:val="titlersos"/>
        <w:numPr>
          <w:ilvl w:val="0"/>
          <w:numId w:val="0"/>
        </w:numPr>
        <w:rPr>
          <w:rFonts w:ascii="Times New Roman" w:hAnsi="Times New Roman"/>
          <w:b w:val="0"/>
          <w:sz w:val="24"/>
          <w:szCs w:val="24"/>
        </w:rPr>
      </w:pPr>
    </w:p>
    <w:p w14:paraId="0A6D1AEC" w14:textId="77777777" w:rsidR="009C45A0" w:rsidRDefault="009C45A0">
      <w:pPr>
        <w:rPr>
          <w:b/>
          <w:szCs w:val="24"/>
        </w:rPr>
      </w:pPr>
      <w:r>
        <w:rPr>
          <w:szCs w:val="24"/>
        </w:rPr>
        <w:br w:type="page"/>
      </w:r>
    </w:p>
    <w:p w14:paraId="16AE94E5" w14:textId="77777777" w:rsidR="006473CD" w:rsidRPr="001473DB" w:rsidRDefault="006473CD" w:rsidP="006473CD">
      <w:pPr>
        <w:pStyle w:val="titlersos"/>
        <w:numPr>
          <w:ilvl w:val="0"/>
          <w:numId w:val="0"/>
        </w:numPr>
        <w:rPr>
          <w:rFonts w:ascii="Times New Roman" w:hAnsi="Times New Roman"/>
          <w:sz w:val="24"/>
          <w:szCs w:val="24"/>
        </w:rPr>
      </w:pPr>
      <w:commentRangeStart w:id="450"/>
      <w:r w:rsidRPr="001473DB">
        <w:rPr>
          <w:rFonts w:ascii="Times New Roman" w:hAnsi="Times New Roman"/>
          <w:sz w:val="24"/>
          <w:szCs w:val="24"/>
        </w:rPr>
        <w:lastRenderedPageBreak/>
        <w:t>Results</w:t>
      </w:r>
      <w:commentRangeEnd w:id="450"/>
      <w:r w:rsidR="00076CEE">
        <w:rPr>
          <w:rStyle w:val="CommentReference"/>
          <w:rFonts w:ascii="Times New Roman" w:hAnsi="Times New Roman"/>
          <w:b w:val="0"/>
        </w:rPr>
        <w:commentReference w:id="450"/>
      </w:r>
    </w:p>
    <w:p w14:paraId="4292E1C5" w14:textId="77777777" w:rsidR="006627E7" w:rsidRPr="00284EB9" w:rsidRDefault="006627E7" w:rsidP="00B34BF1">
      <w:pPr>
        <w:rPr>
          <w:i/>
          <w:szCs w:val="24"/>
          <w:lang w:val="en-US"/>
        </w:rPr>
      </w:pPr>
      <w:r w:rsidRPr="00284EB9">
        <w:rPr>
          <w:i/>
          <w:szCs w:val="24"/>
          <w:lang w:val="en-US"/>
        </w:rPr>
        <w:t>Pairwise genetic distances between hosts</w:t>
      </w:r>
    </w:p>
    <w:p w14:paraId="17EC0E79" w14:textId="77777777" w:rsidR="009B68D1" w:rsidRDefault="00FF337E" w:rsidP="00B34BF1">
      <w:pPr>
        <w:rPr>
          <w:szCs w:val="24"/>
          <w:lang w:val="en-US"/>
        </w:rPr>
      </w:pPr>
      <w:r>
        <w:rPr>
          <w:szCs w:val="24"/>
          <w:lang w:val="en-US"/>
        </w:rPr>
        <w:t xml:space="preserve">The total number of host species in our dataset was </w:t>
      </w:r>
      <w:r w:rsidR="00B50217">
        <w:rPr>
          <w:szCs w:val="24"/>
          <w:lang w:val="en-US"/>
        </w:rPr>
        <w:t>4621</w:t>
      </w:r>
      <w:r>
        <w:rPr>
          <w:szCs w:val="24"/>
          <w:lang w:val="en-US"/>
        </w:rPr>
        <w:t>. Pairwise genetic dist</w:t>
      </w:r>
      <w:r w:rsidR="006C6017">
        <w:rPr>
          <w:szCs w:val="24"/>
          <w:lang w:val="en-US"/>
        </w:rPr>
        <w:t xml:space="preserve">ances calculated using the </w:t>
      </w:r>
      <w:r>
        <w:rPr>
          <w:szCs w:val="24"/>
          <w:lang w:val="en-US"/>
        </w:rPr>
        <w:t xml:space="preserve">cytochrome oxidase 1 </w:t>
      </w:r>
      <w:r w:rsidR="006C6017">
        <w:rPr>
          <w:szCs w:val="24"/>
          <w:lang w:val="en-US"/>
        </w:rPr>
        <w:t xml:space="preserve">gene corresponded to those from </w:t>
      </w:r>
      <w:r w:rsidRPr="006473CD">
        <w:rPr>
          <w:szCs w:val="24"/>
          <w:lang w:val="en-US"/>
        </w:rPr>
        <w:t>cytochrome B</w:t>
      </w:r>
      <w:r>
        <w:rPr>
          <w:szCs w:val="24"/>
          <w:lang w:val="en-US"/>
        </w:rPr>
        <w:t xml:space="preserve"> </w:t>
      </w:r>
      <w:r w:rsidR="006627E7">
        <w:rPr>
          <w:szCs w:val="24"/>
          <w:lang w:val="en-US"/>
        </w:rPr>
        <w:t>(fig.</w:t>
      </w:r>
      <w:r w:rsidR="00254332">
        <w:rPr>
          <w:szCs w:val="24"/>
          <w:lang w:val="en-US"/>
        </w:rPr>
        <w:t xml:space="preserve"> S1</w:t>
      </w:r>
      <w:r>
        <w:rPr>
          <w:szCs w:val="24"/>
          <w:lang w:val="en-US"/>
        </w:rPr>
        <w:t xml:space="preserve">) and </w:t>
      </w:r>
      <w:r w:rsidR="006C6017">
        <w:rPr>
          <w:szCs w:val="24"/>
          <w:lang w:val="en-US"/>
        </w:rPr>
        <w:t xml:space="preserve">these loci </w:t>
      </w:r>
      <w:r>
        <w:rPr>
          <w:szCs w:val="24"/>
          <w:lang w:val="en-US"/>
        </w:rPr>
        <w:t xml:space="preserve">were selected for concatenation and </w:t>
      </w:r>
      <w:r w:rsidR="00146C34">
        <w:rPr>
          <w:szCs w:val="24"/>
          <w:lang w:val="en-US"/>
        </w:rPr>
        <w:t xml:space="preserve">subsequent </w:t>
      </w:r>
      <w:r>
        <w:rPr>
          <w:szCs w:val="24"/>
          <w:lang w:val="en-US"/>
        </w:rPr>
        <w:t>calculation of pairwise genetic distances. 3253 hosts were represented by cytochrome oxidase 1 sequences</w:t>
      </w:r>
      <w:r w:rsidR="00A2309A">
        <w:rPr>
          <w:szCs w:val="24"/>
          <w:lang w:val="en-US"/>
        </w:rPr>
        <w:t xml:space="preserve"> and 2193 hosts by cytochrome B. 1915 hosts had sequences from both loci whilst a total of 3531 hosts had representative sequences from one or both loci.</w:t>
      </w:r>
      <w:r w:rsidR="006627E7">
        <w:rPr>
          <w:szCs w:val="24"/>
          <w:lang w:val="en-US"/>
        </w:rPr>
        <w:t xml:space="preserve"> The mean pairwise genetic distance between hosts was 0.263 (standard deviation=</w:t>
      </w:r>
      <w:r w:rsidR="00254332">
        <w:rPr>
          <w:szCs w:val="24"/>
          <w:lang w:val="en-US"/>
        </w:rPr>
        <w:t>0.034; fig. S2</w:t>
      </w:r>
      <w:r w:rsidR="006627E7">
        <w:rPr>
          <w:szCs w:val="24"/>
          <w:lang w:val="en-US"/>
        </w:rPr>
        <w:t>).</w:t>
      </w:r>
    </w:p>
    <w:p w14:paraId="55F3EB82" w14:textId="77777777" w:rsidR="00B34BF1" w:rsidRDefault="00B34BF1" w:rsidP="00194D56">
      <w:pPr>
        <w:rPr>
          <w:i/>
          <w:szCs w:val="24"/>
          <w:lang w:val="en-US"/>
        </w:rPr>
      </w:pPr>
    </w:p>
    <w:p w14:paraId="099EB2DF" w14:textId="77777777" w:rsidR="005C2D7F" w:rsidRDefault="003B121B" w:rsidP="00194D56">
      <w:pPr>
        <w:rPr>
          <w:i/>
          <w:szCs w:val="24"/>
          <w:lang w:val="en-US"/>
        </w:rPr>
      </w:pPr>
      <w:r>
        <w:rPr>
          <w:i/>
          <w:szCs w:val="24"/>
          <w:lang w:val="en-US"/>
        </w:rPr>
        <w:t>Infection site</w:t>
      </w:r>
    </w:p>
    <w:p w14:paraId="2840C3EB" w14:textId="77777777" w:rsidR="005C2D7F" w:rsidRDefault="005C2D7F" w:rsidP="00194D56">
      <w:pPr>
        <w:rPr>
          <w:szCs w:val="24"/>
          <w:lang w:val="en-US"/>
        </w:rPr>
      </w:pPr>
      <w:r>
        <w:rPr>
          <w:szCs w:val="24"/>
          <w:lang w:val="en-US"/>
        </w:rPr>
        <w:t xml:space="preserve">The allometric scaling model predicts that </w:t>
      </w:r>
      <w:r w:rsidR="00692C34">
        <w:rPr>
          <w:szCs w:val="24"/>
          <w:lang w:val="en-US"/>
        </w:rPr>
        <w:t xml:space="preserve">for parasites with a direct life cycle, generalism should be higher in endoparasites compared to ectoparasites. </w:t>
      </w:r>
      <w:r w:rsidR="00A8396A">
        <w:rPr>
          <w:szCs w:val="24"/>
          <w:lang w:val="en-US"/>
        </w:rPr>
        <w:t xml:space="preserve">In the </w:t>
      </w:r>
      <w:r w:rsidR="00076CEE">
        <w:rPr>
          <w:szCs w:val="24"/>
          <w:lang w:val="en-US"/>
        </w:rPr>
        <w:t xml:space="preserve">fish </w:t>
      </w:r>
      <w:r w:rsidR="00A8396A">
        <w:rPr>
          <w:szCs w:val="24"/>
          <w:lang w:val="en-US"/>
        </w:rPr>
        <w:t xml:space="preserve">data set of macroparasites, there are 4226 parasites with a direct life cycle, of which </w:t>
      </w:r>
      <w:r w:rsidR="00076CEE">
        <w:rPr>
          <w:szCs w:val="24"/>
          <w:lang w:val="en-US"/>
        </w:rPr>
        <w:t xml:space="preserve">only </w:t>
      </w:r>
      <w:r w:rsidR="00A8396A">
        <w:rPr>
          <w:szCs w:val="24"/>
          <w:lang w:val="en-US"/>
        </w:rPr>
        <w:t xml:space="preserve">10 (0.2%) are endoparasites. Due to the small sample </w:t>
      </w:r>
      <w:commentRangeStart w:id="451"/>
      <w:r w:rsidR="00A8396A">
        <w:rPr>
          <w:szCs w:val="24"/>
          <w:lang w:val="en-US"/>
        </w:rPr>
        <w:t xml:space="preserve">size for endoparasites, no significant difference is </w:t>
      </w:r>
      <w:commentRangeEnd w:id="451"/>
      <w:r w:rsidR="00076CEE">
        <w:rPr>
          <w:rStyle w:val="CommentReference"/>
        </w:rPr>
        <w:commentReference w:id="451"/>
      </w:r>
      <w:r w:rsidR="00A8396A">
        <w:rPr>
          <w:szCs w:val="24"/>
          <w:lang w:val="en-US"/>
        </w:rPr>
        <w:t xml:space="preserve">found for generalism metrics </w:t>
      </w:r>
      <w:r w:rsidR="00490105">
        <w:rPr>
          <w:szCs w:val="24"/>
          <w:lang w:val="en-US"/>
        </w:rPr>
        <w:t>by infection site</w:t>
      </w:r>
      <w:r w:rsidR="004525E0">
        <w:rPr>
          <w:szCs w:val="24"/>
          <w:lang w:val="en-US"/>
        </w:rPr>
        <w:t xml:space="preserve"> (not shown)</w:t>
      </w:r>
      <w:r w:rsidR="00490105">
        <w:rPr>
          <w:szCs w:val="24"/>
          <w:lang w:val="en-US"/>
        </w:rPr>
        <w:t>.</w:t>
      </w:r>
      <w:r w:rsidR="00A8396A">
        <w:rPr>
          <w:szCs w:val="24"/>
          <w:lang w:val="en-US"/>
        </w:rPr>
        <w:t xml:space="preserve"> </w:t>
      </w:r>
    </w:p>
    <w:p w14:paraId="57A8DCF8" w14:textId="77777777" w:rsidR="005C2D7F" w:rsidRDefault="005C2D7F" w:rsidP="00194D56">
      <w:pPr>
        <w:rPr>
          <w:szCs w:val="24"/>
          <w:lang w:val="en-US"/>
        </w:rPr>
      </w:pPr>
    </w:p>
    <w:p w14:paraId="043204B1" w14:textId="77777777" w:rsidR="003B121B" w:rsidRPr="00D70908" w:rsidRDefault="003B121B" w:rsidP="00194D56">
      <w:pPr>
        <w:rPr>
          <w:i/>
          <w:szCs w:val="24"/>
          <w:lang w:val="en-US"/>
        </w:rPr>
      </w:pPr>
      <w:r>
        <w:rPr>
          <w:i/>
          <w:szCs w:val="24"/>
          <w:lang w:val="en-US"/>
        </w:rPr>
        <w:t xml:space="preserve">Host body </w:t>
      </w:r>
      <w:r w:rsidR="0087542F">
        <w:rPr>
          <w:i/>
          <w:szCs w:val="24"/>
          <w:lang w:val="en-US"/>
        </w:rPr>
        <w:t>size</w:t>
      </w:r>
    </w:p>
    <w:p w14:paraId="0DEAB1AD" w14:textId="77777777" w:rsidR="003B121B" w:rsidRDefault="005C2D7F" w:rsidP="00194D56">
      <w:pPr>
        <w:rPr>
          <w:szCs w:val="24"/>
        </w:rPr>
      </w:pPr>
      <w:r w:rsidRPr="005C2D7F">
        <w:rPr>
          <w:szCs w:val="24"/>
          <w:lang w:val="en-US"/>
        </w:rPr>
        <w:t xml:space="preserve">The model predicts that, for endoparasites, there should be a positive correlation among parasites’ generalism metrics and both the maximum </w:t>
      </w:r>
      <w:r w:rsidR="003B121B">
        <w:rPr>
          <w:szCs w:val="24"/>
          <w:lang w:val="en-US"/>
        </w:rPr>
        <w:t xml:space="preserve">and mean </w:t>
      </w:r>
      <w:r w:rsidRPr="005C2D7F">
        <w:rPr>
          <w:szCs w:val="24"/>
          <w:lang w:val="en-US"/>
        </w:rPr>
        <w:t>host body size</w:t>
      </w:r>
      <w:r w:rsidR="003B121B">
        <w:rPr>
          <w:szCs w:val="24"/>
          <w:lang w:val="en-US"/>
        </w:rPr>
        <w:t>, with a particularly strong positive correlation between generalism and the coefficient of variation in host body size</w:t>
      </w:r>
      <w:r w:rsidRPr="005C2D7F">
        <w:rPr>
          <w:szCs w:val="24"/>
          <w:lang w:val="en-US"/>
        </w:rPr>
        <w:t>.</w:t>
      </w:r>
      <w:r w:rsidRPr="005C2D7F">
        <w:rPr>
          <w:szCs w:val="24"/>
        </w:rPr>
        <w:t xml:space="preserve"> </w:t>
      </w:r>
    </w:p>
    <w:p w14:paraId="7FAEF63C" w14:textId="77777777" w:rsidR="003B121B" w:rsidRDefault="003B121B" w:rsidP="00194D56">
      <w:pPr>
        <w:rPr>
          <w:szCs w:val="24"/>
        </w:rPr>
      </w:pPr>
    </w:p>
    <w:p w14:paraId="76296B6E" w14:textId="77777777" w:rsidR="003B121B" w:rsidRDefault="005C2D7F" w:rsidP="00194D56">
      <w:pPr>
        <w:rPr>
          <w:szCs w:val="24"/>
          <w:lang w:val="en-US"/>
        </w:rPr>
      </w:pPr>
      <w:r w:rsidRPr="005C2D7F">
        <w:rPr>
          <w:szCs w:val="24"/>
          <w:lang w:val="en-US"/>
        </w:rPr>
        <w:t>For some measures we do see a positive correlation (</w:t>
      </w:r>
      <w:r w:rsidR="004525E0">
        <w:rPr>
          <w:szCs w:val="24"/>
          <w:lang w:val="en-US"/>
        </w:rPr>
        <w:t>Table</w:t>
      </w:r>
      <w:r w:rsidRPr="005C2D7F">
        <w:rPr>
          <w:szCs w:val="24"/>
          <w:lang w:val="en-US"/>
        </w:rPr>
        <w:t xml:space="preserve"> </w:t>
      </w:r>
      <w:r w:rsidR="004525E0">
        <w:rPr>
          <w:szCs w:val="24"/>
          <w:lang w:val="en-US"/>
        </w:rPr>
        <w:t>3</w:t>
      </w:r>
      <w:r w:rsidRPr="005C2D7F">
        <w:rPr>
          <w:szCs w:val="24"/>
          <w:lang w:val="en-US"/>
        </w:rPr>
        <w:t xml:space="preserve">), and in particular there is a strong positive correlation between the coefficient of variation of host length and the mean phylogenetic distance between hosts (SPD). </w:t>
      </w:r>
    </w:p>
    <w:p w14:paraId="2E0B631B" w14:textId="77777777"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ectoparasites, there should be few generalist parasites of either very small bodied or very large bodied hosts. This seems to be the case for degree, PD, and PS, but not so clear for SPD </w:t>
      </w:r>
      <w:commentRangeStart w:id="452"/>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452"/>
      <w:r w:rsidR="003B121B" w:rsidRPr="006473CD">
        <w:rPr>
          <w:rStyle w:val="CommentReference"/>
          <w:rFonts w:ascii="Times New Roman" w:eastAsia="Times New Roman" w:hAnsi="Times New Roman"/>
          <w:sz w:val="24"/>
          <w:szCs w:val="24"/>
          <w:lang w:val="en-GB" w:eastAsia="en-GB"/>
        </w:rPr>
        <w:commentReference w:id="452"/>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453"/>
      <w:r w:rsidR="003B121B" w:rsidRPr="006473CD">
        <w:rPr>
          <w:rFonts w:ascii="Times New Roman" w:hAnsi="Times New Roman"/>
        </w:rPr>
        <w:t>the distribution of metric values is skewed with a long tail</w:t>
      </w:r>
      <w:commentRangeEnd w:id="453"/>
      <w:r w:rsidR="003B121B" w:rsidRPr="006473CD">
        <w:rPr>
          <w:rStyle w:val="CommentReference"/>
          <w:rFonts w:ascii="Times New Roman" w:eastAsia="Times New Roman" w:hAnsi="Times New Roman"/>
          <w:sz w:val="24"/>
          <w:szCs w:val="24"/>
          <w:lang w:val="en-GB" w:eastAsia="en-GB"/>
        </w:rPr>
        <w:commentReference w:id="453"/>
      </w:r>
      <w:r w:rsidR="003B121B" w:rsidRPr="006473CD">
        <w:rPr>
          <w:rFonts w:ascii="Times New Roman" w:hAnsi="Times New Roman"/>
        </w:rPr>
        <w:t xml:space="preserve">. </w:t>
      </w:r>
    </w:p>
    <w:p w14:paraId="05E5DE4D" w14:textId="77777777" w:rsidR="003B121B" w:rsidRDefault="003B121B" w:rsidP="00194D56"/>
    <w:p w14:paraId="5E8DDB21" w14:textId="77777777" w:rsidR="003B121B" w:rsidRPr="0087542F" w:rsidRDefault="003B121B" w:rsidP="00194D56">
      <w:pPr>
        <w:rPr>
          <w:i/>
        </w:rPr>
      </w:pPr>
      <w:r>
        <w:rPr>
          <w:i/>
        </w:rPr>
        <w:t>Temperature/geographic range of all parasites</w:t>
      </w:r>
    </w:p>
    <w:p w14:paraId="031C72CF" w14:textId="77777777" w:rsidR="004525E0" w:rsidRPr="004525E0" w:rsidRDefault="00EA1DC1" w:rsidP="004525E0">
      <w:pPr>
        <w:rPr>
          <w:lang w:val="en-US"/>
        </w:rPr>
      </w:pPr>
      <w:r>
        <w:t>The model predicts generalism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w:t>
      </w:r>
      <w:commentRangeStart w:id="454"/>
      <w:r w:rsidR="004525E0" w:rsidRPr="004525E0">
        <w:rPr>
          <w:lang w:val="en-US"/>
        </w:rPr>
        <w:t>regions</w:t>
      </w:r>
      <w:commentRangeEnd w:id="454"/>
      <w:r w:rsidR="009A7FDD">
        <w:rPr>
          <w:rStyle w:val="CommentReference"/>
        </w:rPr>
        <w:commentReference w:id="454"/>
      </w:r>
      <w:r w:rsidR="004525E0" w:rsidRPr="004525E0">
        <w:rPr>
          <w:lang w:val="en-US"/>
        </w:rPr>
        <w:t xml:space="preserve">. </w:t>
      </w:r>
      <w:r w:rsidR="00192BA9">
        <w:rPr>
          <w:rStyle w:val="CommentReference"/>
        </w:rPr>
        <w:commentReference w:id="455"/>
      </w:r>
    </w:p>
    <w:p w14:paraId="756D1F4D" w14:textId="77777777" w:rsidR="003B121B" w:rsidRDefault="003B121B" w:rsidP="0087542F"/>
    <w:p w14:paraId="7656BE57" w14:textId="77777777" w:rsidR="00C80407" w:rsidRDefault="00C80407" w:rsidP="00194D56">
      <w:pPr>
        <w:pStyle w:val="ListParagraph"/>
      </w:pPr>
    </w:p>
    <w:p w14:paraId="78D0F9A0" w14:textId="77777777" w:rsidR="00420C16" w:rsidRDefault="00420C16">
      <w:pPr>
        <w:rPr>
          <w:b/>
          <w:bCs/>
          <w:color w:val="4F81BD"/>
          <w:sz w:val="18"/>
          <w:szCs w:val="18"/>
        </w:rPr>
      </w:pPr>
      <w:r>
        <w:br w:type="page"/>
      </w:r>
    </w:p>
    <w:p w14:paraId="0405703B" w14:textId="77777777" w:rsidR="00263FED" w:rsidRDefault="00263FED" w:rsidP="000D3361">
      <w:pPr>
        <w:pStyle w:val="Caption"/>
        <w:keepNext/>
        <w:spacing w:after="0"/>
      </w:pPr>
      <w:bookmarkStart w:id="456" w:name="_Ref327455858"/>
      <w:commentRangeStart w:id="457"/>
      <w:commentRangeStart w:id="458"/>
      <w:r>
        <w:lastRenderedPageBreak/>
        <w:t xml:space="preserve">Table </w:t>
      </w:r>
      <w:r>
        <w:fldChar w:fldCharType="begin"/>
      </w:r>
      <w:r>
        <w:instrText xml:space="preserve"> SEQ Table \* ARABIC </w:instrText>
      </w:r>
      <w:r>
        <w:fldChar w:fldCharType="separate"/>
      </w:r>
      <w:r w:rsidR="004D246A">
        <w:rPr>
          <w:noProof/>
        </w:rPr>
        <w:t>3</w:t>
      </w:r>
      <w:r>
        <w:fldChar w:fldCharType="end"/>
      </w:r>
      <w:bookmarkEnd w:id="456"/>
      <w:r>
        <w:t xml:space="preserve">: Model coefficients and 95% confidence intervals from generalised linear models </w:t>
      </w:r>
      <w:r w:rsidR="005A498E">
        <w:t>of metrics by traits</w:t>
      </w:r>
      <w:commentRangeEnd w:id="457"/>
      <w:r w:rsidR="00AB2838">
        <w:rPr>
          <w:rStyle w:val="CommentReference"/>
          <w:b w:val="0"/>
          <w:bCs w:val="0"/>
          <w:color w:val="auto"/>
        </w:rPr>
        <w:commentReference w:id="457"/>
      </w:r>
      <w:commentRangeEnd w:id="458"/>
      <w:r w:rsidR="00D77BE6">
        <w:rPr>
          <w:rStyle w:val="CommentReference"/>
          <w:b w:val="0"/>
          <w:bCs w:val="0"/>
          <w:color w:val="auto"/>
        </w:rPr>
        <w:commentReference w:id="458"/>
      </w:r>
    </w:p>
    <w:tbl>
      <w:tblPr>
        <w:tblW w:w="10456" w:type="dxa"/>
        <w:tblBorders>
          <w:top w:val="single" w:sz="8" w:space="0" w:color="000000"/>
          <w:bottom w:val="single" w:sz="8" w:space="0" w:color="000000"/>
        </w:tblBorders>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14:paraId="798E16AD" w14:textId="77777777" w:rsidTr="00FC610B">
        <w:tc>
          <w:tcPr>
            <w:tcW w:w="1404" w:type="dxa"/>
            <w:tcBorders>
              <w:top w:val="single" w:sz="8" w:space="0" w:color="000000"/>
              <w:left w:val="nil"/>
              <w:bottom w:val="single" w:sz="8" w:space="0" w:color="000000"/>
              <w:right w:val="nil"/>
            </w:tcBorders>
            <w:shd w:val="clear" w:color="auto" w:fill="auto"/>
          </w:tcPr>
          <w:p w14:paraId="5FAF39B5" w14:textId="77777777" w:rsidR="00381EC0" w:rsidRPr="00FC610B" w:rsidRDefault="00381EC0" w:rsidP="00DE2747">
            <w:pPr>
              <w:rPr>
                <w:b/>
                <w:bCs/>
                <w:color w:val="000000"/>
                <w:sz w:val="18"/>
              </w:rPr>
            </w:pPr>
            <w:r w:rsidRPr="00FC610B">
              <w:rPr>
                <w:b/>
                <w:bCs/>
                <w:color w:val="000000"/>
                <w:sz w:val="18"/>
              </w:rPr>
              <w:t>Infection site</w:t>
            </w:r>
          </w:p>
        </w:tc>
        <w:tc>
          <w:tcPr>
            <w:tcW w:w="1114" w:type="dxa"/>
            <w:tcBorders>
              <w:top w:val="single" w:sz="8" w:space="0" w:color="000000"/>
              <w:left w:val="nil"/>
              <w:bottom w:val="single" w:sz="8" w:space="0" w:color="000000"/>
              <w:right w:val="nil"/>
            </w:tcBorders>
            <w:shd w:val="clear" w:color="auto" w:fill="auto"/>
          </w:tcPr>
          <w:p w14:paraId="6045D062" w14:textId="77777777" w:rsidR="00381EC0" w:rsidRPr="00FC610B" w:rsidRDefault="00381EC0" w:rsidP="00DE2747">
            <w:pPr>
              <w:rPr>
                <w:b/>
                <w:bCs/>
                <w:color w:val="000000"/>
                <w:sz w:val="18"/>
              </w:rPr>
            </w:pPr>
            <w:r w:rsidRPr="00FC610B">
              <w:rPr>
                <w:b/>
                <w:bCs/>
                <w:color w:val="000000"/>
                <w:sz w:val="18"/>
              </w:rPr>
              <w:t>Response (metric)</w:t>
            </w:r>
          </w:p>
        </w:tc>
        <w:tc>
          <w:tcPr>
            <w:tcW w:w="1674" w:type="dxa"/>
            <w:gridSpan w:val="2"/>
            <w:tcBorders>
              <w:top w:val="single" w:sz="8" w:space="0" w:color="000000"/>
              <w:left w:val="nil"/>
              <w:bottom w:val="single" w:sz="8" w:space="0" w:color="000000"/>
              <w:right w:val="nil"/>
            </w:tcBorders>
            <w:shd w:val="clear" w:color="auto" w:fill="auto"/>
          </w:tcPr>
          <w:p w14:paraId="71583490" w14:textId="77777777" w:rsidR="00381EC0" w:rsidRPr="00FC610B" w:rsidRDefault="00381EC0" w:rsidP="00DE2747">
            <w:pPr>
              <w:rPr>
                <w:b/>
                <w:bCs/>
                <w:color w:val="000000"/>
                <w:sz w:val="18"/>
              </w:rPr>
            </w:pPr>
            <w:r w:rsidRPr="00FC610B">
              <w:rPr>
                <w:b/>
                <w:bCs/>
                <w:color w:val="000000"/>
                <w:sz w:val="18"/>
              </w:rPr>
              <w:t>Predictor (trait)</w:t>
            </w:r>
          </w:p>
        </w:tc>
        <w:tc>
          <w:tcPr>
            <w:tcW w:w="1914" w:type="dxa"/>
            <w:tcBorders>
              <w:top w:val="single" w:sz="8" w:space="0" w:color="000000"/>
              <w:left w:val="nil"/>
              <w:bottom w:val="single" w:sz="8" w:space="0" w:color="000000"/>
              <w:right w:val="nil"/>
            </w:tcBorders>
            <w:shd w:val="clear" w:color="auto" w:fill="auto"/>
          </w:tcPr>
          <w:p w14:paraId="5FE566E8" w14:textId="77777777" w:rsidR="00381EC0" w:rsidRPr="00FC610B" w:rsidRDefault="00381EC0" w:rsidP="00DE2747">
            <w:pPr>
              <w:rPr>
                <w:b/>
                <w:bCs/>
                <w:color w:val="000000"/>
                <w:sz w:val="18"/>
              </w:rPr>
            </w:pPr>
            <w:r w:rsidRPr="00FC610B">
              <w:rPr>
                <w:b/>
                <w:bCs/>
                <w:color w:val="000000"/>
                <w:sz w:val="18"/>
              </w:rPr>
              <w:t xml:space="preserve">Coefficient </w:t>
            </w:r>
          </w:p>
        </w:tc>
        <w:tc>
          <w:tcPr>
            <w:tcW w:w="2196" w:type="dxa"/>
            <w:tcBorders>
              <w:top w:val="single" w:sz="8" w:space="0" w:color="000000"/>
              <w:left w:val="nil"/>
              <w:bottom w:val="single" w:sz="8" w:space="0" w:color="000000"/>
              <w:right w:val="nil"/>
            </w:tcBorders>
            <w:shd w:val="clear" w:color="auto" w:fill="auto"/>
          </w:tcPr>
          <w:p w14:paraId="7EA9B003" w14:textId="77777777" w:rsidR="00381EC0" w:rsidRPr="00FC610B" w:rsidRDefault="00381EC0" w:rsidP="00DE2747">
            <w:pPr>
              <w:rPr>
                <w:b/>
                <w:bCs/>
                <w:color w:val="000000"/>
                <w:sz w:val="18"/>
              </w:rPr>
            </w:pPr>
            <w:r w:rsidRPr="00FC610B">
              <w:rPr>
                <w:b/>
                <w:bCs/>
                <w:color w:val="000000"/>
                <w:sz w:val="18"/>
              </w:rPr>
              <w:t>Confidence Interval</w:t>
            </w:r>
          </w:p>
        </w:tc>
        <w:tc>
          <w:tcPr>
            <w:tcW w:w="2154" w:type="dxa"/>
            <w:tcBorders>
              <w:top w:val="single" w:sz="8" w:space="0" w:color="000000"/>
              <w:left w:val="nil"/>
              <w:bottom w:val="single" w:sz="8" w:space="0" w:color="000000"/>
              <w:right w:val="nil"/>
            </w:tcBorders>
            <w:shd w:val="clear" w:color="auto" w:fill="auto"/>
          </w:tcPr>
          <w:p w14:paraId="4ED26C35" w14:textId="77777777" w:rsidR="00381EC0" w:rsidRPr="00FC610B" w:rsidRDefault="00381EC0" w:rsidP="00DE2747">
            <w:pPr>
              <w:rPr>
                <w:b/>
                <w:bCs/>
                <w:color w:val="000000"/>
                <w:sz w:val="18"/>
              </w:rPr>
            </w:pPr>
            <w:r w:rsidRPr="00FC610B">
              <w:rPr>
                <w:b/>
                <w:bCs/>
                <w:color w:val="000000"/>
                <w:sz w:val="18"/>
              </w:rPr>
              <w:t>Unit</w:t>
            </w:r>
          </w:p>
        </w:tc>
      </w:tr>
      <w:tr w:rsidR="00752C50" w:rsidRPr="001178B4" w14:paraId="1EEE906B" w14:textId="77777777" w:rsidTr="00FC610B">
        <w:tc>
          <w:tcPr>
            <w:tcW w:w="1404" w:type="dxa"/>
            <w:vMerge w:val="restart"/>
            <w:shd w:val="clear" w:color="auto" w:fill="auto"/>
          </w:tcPr>
          <w:p w14:paraId="5B08DA7D" w14:textId="77777777" w:rsidR="00752C50" w:rsidRPr="00FC610B" w:rsidRDefault="00752C50" w:rsidP="00DE2747">
            <w:pPr>
              <w:rPr>
                <w:color w:val="000000"/>
                <w:sz w:val="18"/>
              </w:rPr>
            </w:pPr>
            <w:r w:rsidRPr="00FC610B">
              <w:rPr>
                <w:color w:val="000000"/>
                <w:sz w:val="18"/>
              </w:rPr>
              <w:t>Endoparasite</w:t>
            </w:r>
          </w:p>
        </w:tc>
        <w:tc>
          <w:tcPr>
            <w:tcW w:w="1114" w:type="dxa"/>
            <w:vMerge w:val="restart"/>
            <w:shd w:val="clear" w:color="auto" w:fill="auto"/>
          </w:tcPr>
          <w:p w14:paraId="7DB2E01F" w14:textId="77777777" w:rsidR="00752C50" w:rsidRPr="00FC610B" w:rsidRDefault="00752C50" w:rsidP="00DE2747">
            <w:pPr>
              <w:rPr>
                <w:color w:val="000000"/>
                <w:sz w:val="18"/>
              </w:rPr>
            </w:pPr>
            <w:r w:rsidRPr="00FC610B">
              <w:rPr>
                <w:color w:val="000000"/>
                <w:sz w:val="18"/>
              </w:rPr>
              <w:t>degree</w:t>
            </w:r>
          </w:p>
        </w:tc>
        <w:tc>
          <w:tcPr>
            <w:tcW w:w="1674" w:type="dxa"/>
            <w:gridSpan w:val="2"/>
            <w:shd w:val="clear" w:color="auto" w:fill="auto"/>
          </w:tcPr>
          <w:p w14:paraId="524D08FC" w14:textId="77777777" w:rsidR="00752C50" w:rsidRPr="00FC610B" w:rsidRDefault="00752C50" w:rsidP="00DE2747">
            <w:pPr>
              <w:rPr>
                <w:color w:val="000000"/>
                <w:sz w:val="18"/>
              </w:rPr>
            </w:pPr>
            <w:r w:rsidRPr="00FC610B">
              <w:rPr>
                <w:color w:val="000000"/>
                <w:sz w:val="18"/>
              </w:rPr>
              <w:t>Mean host body length</w:t>
            </w:r>
          </w:p>
        </w:tc>
        <w:tc>
          <w:tcPr>
            <w:tcW w:w="1914" w:type="dxa"/>
            <w:shd w:val="clear" w:color="auto" w:fill="auto"/>
          </w:tcPr>
          <w:p w14:paraId="705E91F9" w14:textId="77777777" w:rsidR="00752C50" w:rsidRPr="00FC610B" w:rsidRDefault="00752C50" w:rsidP="00DE2747">
            <w:pPr>
              <w:rPr>
                <w:color w:val="000000"/>
                <w:sz w:val="18"/>
              </w:rPr>
            </w:pPr>
            <w:r w:rsidRPr="00FC610B">
              <w:rPr>
                <w:color w:val="000000"/>
                <w:sz w:val="18"/>
              </w:rPr>
              <w:t>-0.00152</w:t>
            </w:r>
          </w:p>
        </w:tc>
        <w:tc>
          <w:tcPr>
            <w:tcW w:w="2196" w:type="dxa"/>
            <w:shd w:val="clear" w:color="auto" w:fill="auto"/>
          </w:tcPr>
          <w:p w14:paraId="7712E2E8" w14:textId="77777777" w:rsidR="00752C50" w:rsidRPr="00FC610B" w:rsidRDefault="00752C50" w:rsidP="00DE2747">
            <w:pPr>
              <w:rPr>
                <w:color w:val="000000"/>
                <w:sz w:val="18"/>
              </w:rPr>
            </w:pPr>
            <w:r w:rsidRPr="00FC610B">
              <w:rPr>
                <w:color w:val="000000"/>
                <w:sz w:val="18"/>
              </w:rPr>
              <w:t>-0.00211, -0.000931</w:t>
            </w:r>
          </w:p>
        </w:tc>
        <w:tc>
          <w:tcPr>
            <w:tcW w:w="2154" w:type="dxa"/>
            <w:vMerge w:val="restart"/>
            <w:shd w:val="clear" w:color="auto" w:fill="auto"/>
          </w:tcPr>
          <w:p w14:paraId="2A97DC63" w14:textId="77777777" w:rsidR="00752C50" w:rsidRPr="00FC610B" w:rsidRDefault="00752C50" w:rsidP="00DE2747">
            <w:pPr>
              <w:rPr>
                <w:color w:val="000000"/>
                <w:sz w:val="18"/>
              </w:rPr>
            </w:pPr>
            <w:r w:rsidRPr="00FC610B">
              <w:rPr>
                <w:color w:val="000000"/>
                <w:sz w:val="18"/>
              </w:rPr>
              <w:t>unit change in log degree per cm increase in length</w:t>
            </w:r>
          </w:p>
        </w:tc>
      </w:tr>
      <w:tr w:rsidR="00752C50" w:rsidRPr="001178B4" w14:paraId="478F4508" w14:textId="77777777" w:rsidTr="00FC610B">
        <w:tc>
          <w:tcPr>
            <w:tcW w:w="1404" w:type="dxa"/>
            <w:vMerge/>
            <w:shd w:val="clear" w:color="auto" w:fill="auto"/>
          </w:tcPr>
          <w:p w14:paraId="4127132A" w14:textId="77777777" w:rsidR="00752C50" w:rsidRPr="00FC610B" w:rsidRDefault="00752C50" w:rsidP="00DE2747">
            <w:pPr>
              <w:rPr>
                <w:color w:val="000000"/>
                <w:sz w:val="18"/>
              </w:rPr>
            </w:pPr>
          </w:p>
        </w:tc>
        <w:tc>
          <w:tcPr>
            <w:tcW w:w="1114" w:type="dxa"/>
            <w:vMerge/>
            <w:shd w:val="clear" w:color="auto" w:fill="auto"/>
          </w:tcPr>
          <w:p w14:paraId="1317183D" w14:textId="77777777" w:rsidR="00752C50" w:rsidRPr="00FC610B" w:rsidRDefault="00752C50" w:rsidP="00DE2747">
            <w:pPr>
              <w:rPr>
                <w:color w:val="000000"/>
                <w:sz w:val="18"/>
              </w:rPr>
            </w:pPr>
          </w:p>
        </w:tc>
        <w:tc>
          <w:tcPr>
            <w:tcW w:w="1674" w:type="dxa"/>
            <w:gridSpan w:val="2"/>
            <w:shd w:val="clear" w:color="auto" w:fill="auto"/>
          </w:tcPr>
          <w:p w14:paraId="780997CD"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231183CB" w14:textId="77777777" w:rsidR="00752C50" w:rsidRPr="00FC610B" w:rsidRDefault="00752C50" w:rsidP="00DE2747">
            <w:pPr>
              <w:rPr>
                <w:color w:val="000000"/>
                <w:sz w:val="18"/>
              </w:rPr>
            </w:pPr>
            <w:r w:rsidRPr="00FC610B">
              <w:rPr>
                <w:color w:val="000000"/>
                <w:sz w:val="18"/>
              </w:rPr>
              <w:t>0.00545</w:t>
            </w:r>
          </w:p>
        </w:tc>
        <w:tc>
          <w:tcPr>
            <w:tcW w:w="2196" w:type="dxa"/>
            <w:shd w:val="clear" w:color="auto" w:fill="auto"/>
          </w:tcPr>
          <w:p w14:paraId="71F9C102" w14:textId="77777777" w:rsidR="00752C50" w:rsidRPr="00FC610B" w:rsidRDefault="00752C50" w:rsidP="00DE2747">
            <w:pPr>
              <w:rPr>
                <w:color w:val="000000"/>
                <w:sz w:val="18"/>
              </w:rPr>
            </w:pPr>
            <w:r w:rsidRPr="00FC610B">
              <w:rPr>
                <w:color w:val="000000"/>
                <w:sz w:val="18"/>
              </w:rPr>
              <w:t>0.00507, 0.00583</w:t>
            </w:r>
          </w:p>
        </w:tc>
        <w:tc>
          <w:tcPr>
            <w:tcW w:w="2154" w:type="dxa"/>
            <w:vMerge/>
            <w:shd w:val="clear" w:color="auto" w:fill="auto"/>
          </w:tcPr>
          <w:p w14:paraId="156E67C2" w14:textId="77777777" w:rsidR="00752C50" w:rsidRPr="00FC610B" w:rsidRDefault="00752C50" w:rsidP="00DE2747">
            <w:pPr>
              <w:rPr>
                <w:color w:val="000000"/>
                <w:sz w:val="18"/>
              </w:rPr>
            </w:pPr>
          </w:p>
        </w:tc>
      </w:tr>
      <w:tr w:rsidR="00752C50" w:rsidRPr="001178B4" w14:paraId="0B3384D1" w14:textId="77777777" w:rsidTr="00FC610B">
        <w:tc>
          <w:tcPr>
            <w:tcW w:w="1404" w:type="dxa"/>
            <w:vMerge/>
            <w:shd w:val="clear" w:color="auto" w:fill="auto"/>
          </w:tcPr>
          <w:p w14:paraId="5E582FA7"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828FB26"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5737C6B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11CEE8CC" w14:textId="77777777" w:rsidR="00752C50" w:rsidRPr="00FC610B" w:rsidRDefault="00752C50" w:rsidP="00DE2747">
            <w:pPr>
              <w:rPr>
                <w:color w:val="000000"/>
                <w:sz w:val="18"/>
              </w:rPr>
            </w:pPr>
            <w:r w:rsidRPr="00FC610B">
              <w:rPr>
                <w:color w:val="000000"/>
                <w:sz w:val="18"/>
              </w:rPr>
              <w:t>1.43589</w:t>
            </w:r>
          </w:p>
        </w:tc>
        <w:tc>
          <w:tcPr>
            <w:tcW w:w="2196" w:type="dxa"/>
            <w:tcBorders>
              <w:bottom w:val="single" w:sz="4" w:space="0" w:color="auto"/>
            </w:tcBorders>
            <w:shd w:val="clear" w:color="auto" w:fill="auto"/>
          </w:tcPr>
          <w:p w14:paraId="49C581D2" w14:textId="77777777" w:rsidR="00752C50" w:rsidRPr="00FC610B" w:rsidRDefault="00752C50" w:rsidP="00DE2747">
            <w:pPr>
              <w:rPr>
                <w:color w:val="000000"/>
                <w:sz w:val="18"/>
              </w:rPr>
            </w:pPr>
            <w:r w:rsidRPr="00FC610B">
              <w:rPr>
                <w:color w:val="000000"/>
                <w:sz w:val="18"/>
              </w:rPr>
              <w:t>1.27125, 1.60134</w:t>
            </w:r>
          </w:p>
        </w:tc>
        <w:tc>
          <w:tcPr>
            <w:tcW w:w="2154" w:type="dxa"/>
            <w:vMerge/>
            <w:tcBorders>
              <w:bottom w:val="single" w:sz="4" w:space="0" w:color="auto"/>
            </w:tcBorders>
            <w:shd w:val="clear" w:color="auto" w:fill="auto"/>
          </w:tcPr>
          <w:p w14:paraId="39123978" w14:textId="77777777" w:rsidR="00752C50" w:rsidRPr="00FC610B" w:rsidRDefault="00752C50" w:rsidP="00DE2747">
            <w:pPr>
              <w:rPr>
                <w:color w:val="000000"/>
                <w:sz w:val="18"/>
              </w:rPr>
            </w:pPr>
          </w:p>
        </w:tc>
      </w:tr>
      <w:tr w:rsidR="00752C50" w:rsidRPr="001178B4" w14:paraId="52E8936F" w14:textId="77777777" w:rsidTr="00FC610B">
        <w:tc>
          <w:tcPr>
            <w:tcW w:w="1404" w:type="dxa"/>
            <w:vMerge/>
            <w:shd w:val="clear" w:color="auto" w:fill="auto"/>
          </w:tcPr>
          <w:p w14:paraId="527AFFB2"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3B02B3A" w14:textId="77777777" w:rsidR="00752C50" w:rsidRPr="00FC610B" w:rsidRDefault="00752C50" w:rsidP="00DE2747">
            <w:pPr>
              <w:rPr>
                <w:color w:val="000000"/>
                <w:sz w:val="18"/>
              </w:rPr>
            </w:pPr>
            <w:r w:rsidRPr="00FC610B">
              <w:rPr>
                <w:color w:val="000000"/>
                <w:sz w:val="18"/>
              </w:rPr>
              <w:t>G</w:t>
            </w:r>
          </w:p>
          <w:p w14:paraId="28772890"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E5BE3A4"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263907C9" w14:textId="77777777" w:rsidR="00752C50" w:rsidRPr="00FC610B" w:rsidRDefault="00752C50" w:rsidP="00DE2747">
            <w:pPr>
              <w:rPr>
                <w:color w:val="000000"/>
                <w:sz w:val="18"/>
              </w:rPr>
            </w:pPr>
            <w:r w:rsidRPr="00FC610B">
              <w:rPr>
                <w:color w:val="000000"/>
                <w:sz w:val="18"/>
              </w:rPr>
              <w:t>-0.00105</w:t>
            </w:r>
          </w:p>
        </w:tc>
        <w:tc>
          <w:tcPr>
            <w:tcW w:w="2196" w:type="dxa"/>
            <w:tcBorders>
              <w:top w:val="single" w:sz="4" w:space="0" w:color="auto"/>
            </w:tcBorders>
            <w:shd w:val="clear" w:color="auto" w:fill="auto"/>
          </w:tcPr>
          <w:p w14:paraId="74EC7193" w14:textId="77777777" w:rsidR="00752C50" w:rsidRPr="00FC610B" w:rsidRDefault="00752C50" w:rsidP="00DE2747">
            <w:pPr>
              <w:rPr>
                <w:color w:val="000000"/>
                <w:sz w:val="18"/>
              </w:rPr>
            </w:pPr>
            <w:r w:rsidRPr="00FC610B">
              <w:rPr>
                <w:color w:val="000000"/>
                <w:sz w:val="18"/>
              </w:rPr>
              <w:t>-0.00194, -0.000183</w:t>
            </w:r>
          </w:p>
        </w:tc>
        <w:tc>
          <w:tcPr>
            <w:tcW w:w="2154" w:type="dxa"/>
            <w:vMerge w:val="restart"/>
            <w:tcBorders>
              <w:top w:val="single" w:sz="4" w:space="0" w:color="auto"/>
            </w:tcBorders>
            <w:shd w:val="clear" w:color="auto" w:fill="auto"/>
          </w:tcPr>
          <w:p w14:paraId="2DCE0027" w14:textId="77777777" w:rsidR="00752C50" w:rsidRPr="00FC610B" w:rsidRDefault="00752C50" w:rsidP="00DE2747">
            <w:pPr>
              <w:rPr>
                <w:color w:val="000000"/>
                <w:sz w:val="18"/>
              </w:rPr>
            </w:pPr>
            <w:r w:rsidRPr="00FC610B">
              <w:rPr>
                <w:color w:val="000000"/>
                <w:sz w:val="18"/>
              </w:rPr>
              <w:t>log odds ratio per cm increase in length</w:t>
            </w:r>
          </w:p>
        </w:tc>
      </w:tr>
      <w:tr w:rsidR="00752C50" w:rsidRPr="001178B4" w14:paraId="27F9CCF2" w14:textId="77777777" w:rsidTr="00FC610B">
        <w:tc>
          <w:tcPr>
            <w:tcW w:w="1404" w:type="dxa"/>
            <w:vMerge/>
            <w:shd w:val="clear" w:color="auto" w:fill="auto"/>
          </w:tcPr>
          <w:p w14:paraId="3F6CFD2A"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339070D"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DD072E9" w14:textId="77777777" w:rsidR="00752C50" w:rsidRPr="00FC610B" w:rsidRDefault="00752C50" w:rsidP="00DE2747">
            <w:pPr>
              <w:rPr>
                <w:color w:val="000000"/>
                <w:sz w:val="18"/>
              </w:rPr>
            </w:pPr>
            <w:r w:rsidRPr="00FC610B">
              <w:rPr>
                <w:color w:val="000000"/>
                <w:sz w:val="18"/>
              </w:rPr>
              <w:t>Max host body length</w:t>
            </w:r>
          </w:p>
        </w:tc>
        <w:tc>
          <w:tcPr>
            <w:tcW w:w="1914" w:type="dxa"/>
            <w:tcBorders>
              <w:bottom w:val="single" w:sz="4" w:space="0" w:color="auto"/>
            </w:tcBorders>
            <w:shd w:val="clear" w:color="auto" w:fill="auto"/>
          </w:tcPr>
          <w:p w14:paraId="50D531C8" w14:textId="77777777" w:rsidR="00752C50" w:rsidRPr="00FC610B" w:rsidRDefault="00752C50" w:rsidP="00DE2747">
            <w:pPr>
              <w:rPr>
                <w:color w:val="000000"/>
                <w:sz w:val="18"/>
              </w:rPr>
            </w:pPr>
            <w:r w:rsidRPr="00FC610B">
              <w:rPr>
                <w:color w:val="000000"/>
                <w:sz w:val="18"/>
              </w:rPr>
              <w:t>0.00652</w:t>
            </w:r>
          </w:p>
        </w:tc>
        <w:tc>
          <w:tcPr>
            <w:tcW w:w="2196" w:type="dxa"/>
            <w:tcBorders>
              <w:bottom w:val="single" w:sz="4" w:space="0" w:color="auto"/>
            </w:tcBorders>
            <w:shd w:val="clear" w:color="auto" w:fill="auto"/>
          </w:tcPr>
          <w:p w14:paraId="1DE39708" w14:textId="77777777" w:rsidR="00752C50" w:rsidRPr="00FC610B" w:rsidRDefault="00752C50" w:rsidP="00DE2747">
            <w:pPr>
              <w:rPr>
                <w:color w:val="000000"/>
                <w:sz w:val="18"/>
              </w:rPr>
            </w:pPr>
            <w:r w:rsidRPr="00FC610B">
              <w:rPr>
                <w:color w:val="000000"/>
                <w:sz w:val="18"/>
              </w:rPr>
              <w:t>0.00567, 0.00740</w:t>
            </w:r>
          </w:p>
        </w:tc>
        <w:tc>
          <w:tcPr>
            <w:tcW w:w="2154" w:type="dxa"/>
            <w:vMerge/>
            <w:tcBorders>
              <w:bottom w:val="single" w:sz="4" w:space="0" w:color="auto"/>
            </w:tcBorders>
            <w:shd w:val="clear" w:color="auto" w:fill="auto"/>
          </w:tcPr>
          <w:p w14:paraId="3F25CB6C" w14:textId="77777777" w:rsidR="00752C50" w:rsidRPr="00FC610B" w:rsidRDefault="00752C50" w:rsidP="00DE2747">
            <w:pPr>
              <w:rPr>
                <w:color w:val="000000"/>
                <w:sz w:val="18"/>
              </w:rPr>
            </w:pPr>
          </w:p>
        </w:tc>
      </w:tr>
      <w:tr w:rsidR="00752C50" w:rsidRPr="001178B4" w14:paraId="5E23079E" w14:textId="77777777" w:rsidTr="00FC610B">
        <w:tc>
          <w:tcPr>
            <w:tcW w:w="1404" w:type="dxa"/>
            <w:vMerge/>
            <w:shd w:val="clear" w:color="auto" w:fill="auto"/>
          </w:tcPr>
          <w:p w14:paraId="35382A2B"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46B68DAF" w14:textId="77777777" w:rsidR="00752C50" w:rsidRPr="00FC610B" w:rsidRDefault="00752C50" w:rsidP="00DE2747">
            <w:pPr>
              <w:rPr>
                <w:color w:val="000000"/>
                <w:sz w:val="18"/>
              </w:rPr>
            </w:pPr>
            <w:r w:rsidRPr="00FC610B">
              <w:rPr>
                <w:color w:val="000000"/>
                <w:sz w:val="18"/>
              </w:rPr>
              <w:t>PD</w:t>
            </w:r>
          </w:p>
          <w:p w14:paraId="64665926"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4576FA3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00691F84" w14:textId="77777777" w:rsidR="00752C50" w:rsidRPr="00FC610B" w:rsidRDefault="00752C50" w:rsidP="00DE2747">
            <w:pPr>
              <w:rPr>
                <w:color w:val="000000"/>
                <w:sz w:val="18"/>
              </w:rPr>
            </w:pPr>
            <w:r w:rsidRPr="00FC610B">
              <w:rPr>
                <w:color w:val="000000"/>
                <w:sz w:val="18"/>
              </w:rPr>
              <w:t>-0.00180</w:t>
            </w:r>
          </w:p>
        </w:tc>
        <w:tc>
          <w:tcPr>
            <w:tcW w:w="2196" w:type="dxa"/>
            <w:tcBorders>
              <w:top w:val="single" w:sz="4" w:space="0" w:color="auto"/>
            </w:tcBorders>
            <w:shd w:val="clear" w:color="auto" w:fill="auto"/>
          </w:tcPr>
          <w:p w14:paraId="5BEACC24" w14:textId="77777777" w:rsidR="00752C50" w:rsidRPr="00FC610B" w:rsidRDefault="00752C50" w:rsidP="00DE2747">
            <w:pPr>
              <w:rPr>
                <w:color w:val="000000"/>
                <w:sz w:val="18"/>
              </w:rPr>
            </w:pPr>
            <w:r w:rsidRPr="00FC610B">
              <w:rPr>
                <w:color w:val="000000"/>
                <w:sz w:val="18"/>
              </w:rPr>
              <w:t>-0.00264, -0.000956</w:t>
            </w:r>
          </w:p>
        </w:tc>
        <w:tc>
          <w:tcPr>
            <w:tcW w:w="2154" w:type="dxa"/>
            <w:vMerge w:val="restart"/>
            <w:tcBorders>
              <w:top w:val="single" w:sz="4" w:space="0" w:color="auto"/>
            </w:tcBorders>
            <w:shd w:val="clear" w:color="auto" w:fill="auto"/>
          </w:tcPr>
          <w:p w14:paraId="59A65BF7" w14:textId="77777777" w:rsidR="00752C50" w:rsidRPr="00FC610B" w:rsidRDefault="00752C50" w:rsidP="00DE2747">
            <w:pPr>
              <w:rPr>
                <w:color w:val="000000"/>
                <w:sz w:val="18"/>
              </w:rPr>
            </w:pPr>
            <w:r w:rsidRPr="00FC610B">
              <w:rPr>
                <w:color w:val="000000"/>
                <w:sz w:val="18"/>
              </w:rPr>
              <w:t>unit change in log(PD+0.01) per cm increase in length</w:t>
            </w:r>
          </w:p>
        </w:tc>
      </w:tr>
      <w:tr w:rsidR="00752C50" w:rsidRPr="001178B4" w14:paraId="44CEB568" w14:textId="77777777" w:rsidTr="00FC610B">
        <w:tc>
          <w:tcPr>
            <w:tcW w:w="1404" w:type="dxa"/>
            <w:vMerge/>
            <w:shd w:val="clear" w:color="auto" w:fill="auto"/>
          </w:tcPr>
          <w:p w14:paraId="00E82007" w14:textId="77777777" w:rsidR="00752C50" w:rsidRPr="00FC610B" w:rsidRDefault="00752C50" w:rsidP="00DE2747">
            <w:pPr>
              <w:rPr>
                <w:color w:val="000000"/>
                <w:sz w:val="18"/>
              </w:rPr>
            </w:pPr>
          </w:p>
        </w:tc>
        <w:tc>
          <w:tcPr>
            <w:tcW w:w="1114" w:type="dxa"/>
            <w:vMerge/>
            <w:shd w:val="clear" w:color="auto" w:fill="auto"/>
          </w:tcPr>
          <w:p w14:paraId="64216809" w14:textId="77777777" w:rsidR="00752C50" w:rsidRPr="00FC610B" w:rsidRDefault="00752C50" w:rsidP="00DE2747">
            <w:pPr>
              <w:rPr>
                <w:color w:val="000000"/>
                <w:sz w:val="18"/>
              </w:rPr>
            </w:pPr>
          </w:p>
        </w:tc>
        <w:tc>
          <w:tcPr>
            <w:tcW w:w="1674" w:type="dxa"/>
            <w:gridSpan w:val="2"/>
            <w:shd w:val="clear" w:color="auto" w:fill="auto"/>
          </w:tcPr>
          <w:p w14:paraId="70A103A6"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6C15EF90" w14:textId="77777777" w:rsidR="00752C50" w:rsidRPr="00FC610B" w:rsidRDefault="00752C50" w:rsidP="00DE2747">
            <w:pPr>
              <w:rPr>
                <w:color w:val="000000"/>
                <w:sz w:val="18"/>
              </w:rPr>
            </w:pPr>
            <w:r w:rsidRPr="00FC610B">
              <w:rPr>
                <w:color w:val="000000"/>
                <w:sz w:val="18"/>
              </w:rPr>
              <w:t>0.00209</w:t>
            </w:r>
          </w:p>
        </w:tc>
        <w:tc>
          <w:tcPr>
            <w:tcW w:w="2196" w:type="dxa"/>
            <w:shd w:val="clear" w:color="auto" w:fill="auto"/>
          </w:tcPr>
          <w:p w14:paraId="209455AF" w14:textId="77777777" w:rsidR="00752C50" w:rsidRPr="00FC610B" w:rsidRDefault="00752C50" w:rsidP="00DE2747">
            <w:pPr>
              <w:rPr>
                <w:color w:val="000000"/>
                <w:sz w:val="18"/>
              </w:rPr>
            </w:pPr>
            <w:r w:rsidRPr="00FC610B">
              <w:rPr>
                <w:color w:val="000000"/>
                <w:sz w:val="18"/>
              </w:rPr>
              <w:t>0.00170, 0.00249</w:t>
            </w:r>
          </w:p>
        </w:tc>
        <w:tc>
          <w:tcPr>
            <w:tcW w:w="2154" w:type="dxa"/>
            <w:vMerge/>
            <w:shd w:val="clear" w:color="auto" w:fill="auto"/>
          </w:tcPr>
          <w:p w14:paraId="75A7E37A" w14:textId="77777777" w:rsidR="00752C50" w:rsidRPr="00FC610B" w:rsidRDefault="00752C50" w:rsidP="00DE2747">
            <w:pPr>
              <w:rPr>
                <w:color w:val="000000"/>
                <w:sz w:val="18"/>
              </w:rPr>
            </w:pPr>
          </w:p>
        </w:tc>
      </w:tr>
      <w:tr w:rsidR="00752C50" w:rsidRPr="001178B4" w14:paraId="6FBC0CC7" w14:textId="77777777" w:rsidTr="00FC610B">
        <w:tc>
          <w:tcPr>
            <w:tcW w:w="1404" w:type="dxa"/>
            <w:vMerge/>
            <w:shd w:val="clear" w:color="auto" w:fill="auto"/>
          </w:tcPr>
          <w:p w14:paraId="49123ACF"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B6703D8"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1A0B5DD9"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411C0248" w14:textId="77777777" w:rsidR="00752C50" w:rsidRPr="00FC610B" w:rsidRDefault="00752C50" w:rsidP="00DE2747">
            <w:pPr>
              <w:rPr>
                <w:color w:val="000000"/>
                <w:sz w:val="18"/>
              </w:rPr>
            </w:pPr>
            <w:r w:rsidRPr="00FC610B">
              <w:rPr>
                <w:color w:val="000000"/>
                <w:sz w:val="18"/>
              </w:rPr>
              <w:t>1.16029</w:t>
            </w:r>
          </w:p>
        </w:tc>
        <w:tc>
          <w:tcPr>
            <w:tcW w:w="2196" w:type="dxa"/>
            <w:tcBorders>
              <w:bottom w:val="single" w:sz="4" w:space="0" w:color="auto"/>
            </w:tcBorders>
            <w:shd w:val="clear" w:color="auto" w:fill="auto"/>
          </w:tcPr>
          <w:p w14:paraId="6A9063B0" w14:textId="77777777" w:rsidR="00752C50" w:rsidRPr="00FC610B" w:rsidRDefault="00752C50" w:rsidP="00DE2747">
            <w:pPr>
              <w:rPr>
                <w:color w:val="000000"/>
                <w:sz w:val="18"/>
              </w:rPr>
            </w:pPr>
            <w:r w:rsidRPr="00FC610B">
              <w:rPr>
                <w:color w:val="000000"/>
                <w:sz w:val="18"/>
              </w:rPr>
              <w:t>1.02587, 1.29472</w:t>
            </w:r>
          </w:p>
        </w:tc>
        <w:tc>
          <w:tcPr>
            <w:tcW w:w="2154" w:type="dxa"/>
            <w:vMerge/>
            <w:tcBorders>
              <w:bottom w:val="single" w:sz="4" w:space="0" w:color="auto"/>
            </w:tcBorders>
            <w:shd w:val="clear" w:color="auto" w:fill="auto"/>
          </w:tcPr>
          <w:p w14:paraId="404D477B" w14:textId="77777777" w:rsidR="00752C50" w:rsidRPr="00FC610B" w:rsidRDefault="00752C50" w:rsidP="00DE2747">
            <w:pPr>
              <w:rPr>
                <w:color w:val="000000"/>
                <w:sz w:val="18"/>
              </w:rPr>
            </w:pPr>
          </w:p>
        </w:tc>
      </w:tr>
      <w:tr w:rsidR="00752C50" w:rsidRPr="001178B4" w14:paraId="56B951E4" w14:textId="77777777" w:rsidTr="00FC610B">
        <w:tc>
          <w:tcPr>
            <w:tcW w:w="1404" w:type="dxa"/>
            <w:vMerge/>
            <w:shd w:val="clear" w:color="auto" w:fill="auto"/>
          </w:tcPr>
          <w:p w14:paraId="1C4318FE"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52294ED" w14:textId="77777777" w:rsidR="00752C50" w:rsidRPr="00FC610B" w:rsidRDefault="00752C50" w:rsidP="00DE2747">
            <w:pPr>
              <w:rPr>
                <w:color w:val="000000"/>
                <w:sz w:val="18"/>
              </w:rPr>
            </w:pPr>
            <w:r w:rsidRPr="00FC610B">
              <w:rPr>
                <w:color w:val="000000"/>
                <w:sz w:val="18"/>
              </w:rPr>
              <w:t>SPD</w:t>
            </w:r>
          </w:p>
          <w:p w14:paraId="2AB81AF8"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3EF71E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43F0EA7B" w14:textId="77777777" w:rsidR="00752C50" w:rsidRPr="00FC610B" w:rsidRDefault="00752C50" w:rsidP="00DE2747">
            <w:pPr>
              <w:rPr>
                <w:color w:val="000000"/>
                <w:sz w:val="18"/>
              </w:rPr>
            </w:pPr>
            <w:r w:rsidRPr="00FC610B">
              <w:rPr>
                <w:color w:val="000000"/>
                <w:sz w:val="18"/>
              </w:rPr>
              <w:t>-0.000093</w:t>
            </w:r>
          </w:p>
        </w:tc>
        <w:tc>
          <w:tcPr>
            <w:tcW w:w="2196" w:type="dxa"/>
            <w:tcBorders>
              <w:top w:val="single" w:sz="4" w:space="0" w:color="auto"/>
            </w:tcBorders>
            <w:shd w:val="clear" w:color="auto" w:fill="auto"/>
          </w:tcPr>
          <w:p w14:paraId="0C60426F" w14:textId="77777777" w:rsidR="00752C50" w:rsidRPr="00FC610B" w:rsidRDefault="00752C50" w:rsidP="00DE2747">
            <w:pPr>
              <w:rPr>
                <w:color w:val="000000"/>
                <w:sz w:val="18"/>
              </w:rPr>
            </w:pPr>
            <w:r w:rsidRPr="00FC610B">
              <w:rPr>
                <w:color w:val="000000"/>
                <w:sz w:val="18"/>
              </w:rPr>
              <w:t>-0.000138, -0.0000477</w:t>
            </w:r>
          </w:p>
        </w:tc>
        <w:tc>
          <w:tcPr>
            <w:tcW w:w="2154" w:type="dxa"/>
            <w:vMerge w:val="restart"/>
            <w:tcBorders>
              <w:top w:val="single" w:sz="4" w:space="0" w:color="auto"/>
            </w:tcBorders>
            <w:shd w:val="clear" w:color="auto" w:fill="auto"/>
          </w:tcPr>
          <w:p w14:paraId="63E15651" w14:textId="77777777" w:rsidR="00752C50" w:rsidRPr="00FC610B" w:rsidRDefault="00752C50" w:rsidP="00DE2747">
            <w:pPr>
              <w:rPr>
                <w:color w:val="000000"/>
                <w:sz w:val="18"/>
              </w:rPr>
            </w:pPr>
            <w:r w:rsidRPr="00FC610B">
              <w:rPr>
                <w:color w:val="000000"/>
                <w:sz w:val="18"/>
              </w:rPr>
              <w:t>unit change in SPD per cm increase in length</w:t>
            </w:r>
          </w:p>
        </w:tc>
      </w:tr>
      <w:tr w:rsidR="00752C50" w:rsidRPr="001178B4" w14:paraId="32EA04C3" w14:textId="77777777" w:rsidTr="00FC610B">
        <w:tc>
          <w:tcPr>
            <w:tcW w:w="1404" w:type="dxa"/>
            <w:vMerge/>
            <w:shd w:val="clear" w:color="auto" w:fill="auto"/>
          </w:tcPr>
          <w:p w14:paraId="1E878A52" w14:textId="77777777" w:rsidR="00752C50" w:rsidRPr="00FC610B" w:rsidRDefault="00752C50" w:rsidP="00DE2747">
            <w:pPr>
              <w:rPr>
                <w:color w:val="000000"/>
                <w:sz w:val="18"/>
              </w:rPr>
            </w:pPr>
          </w:p>
        </w:tc>
        <w:tc>
          <w:tcPr>
            <w:tcW w:w="1114" w:type="dxa"/>
            <w:vMerge/>
            <w:shd w:val="clear" w:color="auto" w:fill="auto"/>
          </w:tcPr>
          <w:p w14:paraId="50D2343E" w14:textId="77777777" w:rsidR="00752C50" w:rsidRPr="00FC610B" w:rsidRDefault="00752C50" w:rsidP="00DE2747">
            <w:pPr>
              <w:rPr>
                <w:color w:val="000000"/>
                <w:sz w:val="18"/>
              </w:rPr>
            </w:pPr>
          </w:p>
        </w:tc>
        <w:tc>
          <w:tcPr>
            <w:tcW w:w="1674" w:type="dxa"/>
            <w:gridSpan w:val="2"/>
            <w:shd w:val="clear" w:color="auto" w:fill="auto"/>
          </w:tcPr>
          <w:p w14:paraId="2B2B212A"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30A41EA7" w14:textId="77777777" w:rsidR="00752C50" w:rsidRPr="00FC610B" w:rsidRDefault="00752C50" w:rsidP="00DE2747">
            <w:pPr>
              <w:rPr>
                <w:color w:val="000000"/>
                <w:sz w:val="18"/>
              </w:rPr>
            </w:pPr>
            <w:r w:rsidRPr="00FC610B">
              <w:rPr>
                <w:color w:val="000000"/>
                <w:sz w:val="18"/>
              </w:rPr>
              <w:t>0.000240</w:t>
            </w:r>
          </w:p>
        </w:tc>
        <w:tc>
          <w:tcPr>
            <w:tcW w:w="2196" w:type="dxa"/>
            <w:shd w:val="clear" w:color="auto" w:fill="auto"/>
          </w:tcPr>
          <w:p w14:paraId="2338B0B4" w14:textId="77777777" w:rsidR="00752C50" w:rsidRPr="00FC610B" w:rsidRDefault="00752C50" w:rsidP="00DE2747">
            <w:pPr>
              <w:rPr>
                <w:color w:val="000000"/>
                <w:sz w:val="18"/>
              </w:rPr>
            </w:pPr>
            <w:r w:rsidRPr="00FC610B">
              <w:rPr>
                <w:color w:val="000000"/>
                <w:sz w:val="18"/>
              </w:rPr>
              <w:t>0.000209, 0.000271</w:t>
            </w:r>
          </w:p>
        </w:tc>
        <w:tc>
          <w:tcPr>
            <w:tcW w:w="2154" w:type="dxa"/>
            <w:vMerge/>
            <w:shd w:val="clear" w:color="auto" w:fill="auto"/>
          </w:tcPr>
          <w:p w14:paraId="50DFC088" w14:textId="77777777" w:rsidR="00752C50" w:rsidRPr="00FC610B" w:rsidRDefault="00752C50" w:rsidP="00DE2747">
            <w:pPr>
              <w:rPr>
                <w:color w:val="000000"/>
                <w:sz w:val="18"/>
              </w:rPr>
            </w:pPr>
          </w:p>
        </w:tc>
      </w:tr>
      <w:tr w:rsidR="00752C50" w:rsidRPr="001178B4" w14:paraId="323D5404" w14:textId="77777777" w:rsidTr="00FC610B">
        <w:tc>
          <w:tcPr>
            <w:tcW w:w="1404" w:type="dxa"/>
            <w:vMerge/>
            <w:shd w:val="clear" w:color="auto" w:fill="auto"/>
          </w:tcPr>
          <w:p w14:paraId="56C58122"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1F7DC73"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CD1259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0E9B9E12" w14:textId="77777777" w:rsidR="00752C50" w:rsidRPr="00FC610B" w:rsidRDefault="00752C50" w:rsidP="00DE2747">
            <w:pPr>
              <w:rPr>
                <w:color w:val="000000"/>
                <w:sz w:val="18"/>
              </w:rPr>
            </w:pPr>
            <w:r w:rsidRPr="00FC610B">
              <w:rPr>
                <w:color w:val="000000"/>
                <w:sz w:val="18"/>
              </w:rPr>
              <w:t>0.06276</w:t>
            </w:r>
          </w:p>
        </w:tc>
        <w:tc>
          <w:tcPr>
            <w:tcW w:w="2196" w:type="dxa"/>
            <w:tcBorders>
              <w:bottom w:val="single" w:sz="4" w:space="0" w:color="auto"/>
            </w:tcBorders>
            <w:shd w:val="clear" w:color="auto" w:fill="auto"/>
          </w:tcPr>
          <w:p w14:paraId="030BE352" w14:textId="77777777" w:rsidR="00752C50" w:rsidRPr="00FC610B" w:rsidRDefault="00752C50" w:rsidP="00DE2747">
            <w:pPr>
              <w:rPr>
                <w:color w:val="000000"/>
                <w:sz w:val="18"/>
              </w:rPr>
            </w:pPr>
            <w:r w:rsidRPr="00FC610B">
              <w:rPr>
                <w:color w:val="000000"/>
                <w:sz w:val="18"/>
              </w:rPr>
              <w:t>0.05289, 0.07262</w:t>
            </w:r>
          </w:p>
        </w:tc>
        <w:tc>
          <w:tcPr>
            <w:tcW w:w="2154" w:type="dxa"/>
            <w:vMerge/>
            <w:tcBorders>
              <w:bottom w:val="single" w:sz="4" w:space="0" w:color="auto"/>
            </w:tcBorders>
            <w:shd w:val="clear" w:color="auto" w:fill="auto"/>
          </w:tcPr>
          <w:p w14:paraId="7A1C7EE7" w14:textId="77777777" w:rsidR="00752C50" w:rsidRPr="00FC610B" w:rsidRDefault="00752C50" w:rsidP="00DE2747">
            <w:pPr>
              <w:rPr>
                <w:color w:val="000000"/>
                <w:sz w:val="18"/>
              </w:rPr>
            </w:pPr>
          </w:p>
        </w:tc>
      </w:tr>
      <w:tr w:rsidR="001B1701" w:rsidRPr="001178B4" w14:paraId="096D98CC" w14:textId="77777777" w:rsidTr="00FC610B">
        <w:trPr>
          <w:trHeight w:val="661"/>
        </w:trPr>
        <w:tc>
          <w:tcPr>
            <w:tcW w:w="1404" w:type="dxa"/>
            <w:vMerge/>
            <w:shd w:val="clear" w:color="auto" w:fill="auto"/>
          </w:tcPr>
          <w:p w14:paraId="75CCDDD0" w14:textId="77777777" w:rsidR="001B1701" w:rsidRPr="00FC610B" w:rsidRDefault="001B1701" w:rsidP="00DE2747">
            <w:pPr>
              <w:rPr>
                <w:color w:val="000000"/>
                <w:sz w:val="18"/>
              </w:rPr>
            </w:pPr>
          </w:p>
        </w:tc>
        <w:tc>
          <w:tcPr>
            <w:tcW w:w="1114" w:type="dxa"/>
            <w:vMerge w:val="restart"/>
            <w:shd w:val="clear" w:color="auto" w:fill="auto"/>
          </w:tcPr>
          <w:p w14:paraId="4F6675E3" w14:textId="77777777" w:rsidR="001B1701" w:rsidRPr="00FC610B" w:rsidRDefault="001B1701" w:rsidP="00DE2747">
            <w:pPr>
              <w:rPr>
                <w:color w:val="000000"/>
                <w:sz w:val="18"/>
              </w:rPr>
            </w:pPr>
            <w:r w:rsidRPr="00FC610B">
              <w:rPr>
                <w:color w:val="000000"/>
                <w:sz w:val="18"/>
              </w:rPr>
              <w:t>SES-PD</w:t>
            </w:r>
          </w:p>
        </w:tc>
        <w:tc>
          <w:tcPr>
            <w:tcW w:w="1674" w:type="dxa"/>
            <w:gridSpan w:val="2"/>
            <w:tcBorders>
              <w:top w:val="single" w:sz="4" w:space="0" w:color="auto"/>
              <w:bottom w:val="nil"/>
            </w:tcBorders>
            <w:shd w:val="clear" w:color="auto" w:fill="auto"/>
          </w:tcPr>
          <w:p w14:paraId="28C57316" w14:textId="77777777" w:rsidR="001B1701" w:rsidRPr="00FC610B" w:rsidRDefault="001B1701" w:rsidP="00DE2747">
            <w:pPr>
              <w:rPr>
                <w:color w:val="000000"/>
                <w:sz w:val="18"/>
              </w:rPr>
            </w:pPr>
            <w:r w:rsidRPr="00FC610B">
              <w:rPr>
                <w:color w:val="000000"/>
                <w:sz w:val="18"/>
              </w:rPr>
              <w:t>Mean host body length</w:t>
            </w:r>
          </w:p>
        </w:tc>
        <w:tc>
          <w:tcPr>
            <w:tcW w:w="1914" w:type="dxa"/>
            <w:tcBorders>
              <w:top w:val="single" w:sz="4" w:space="0" w:color="auto"/>
              <w:bottom w:val="nil"/>
            </w:tcBorders>
            <w:shd w:val="clear" w:color="auto" w:fill="auto"/>
          </w:tcPr>
          <w:p w14:paraId="39DCE2DE" w14:textId="77777777" w:rsidR="001B1701" w:rsidRPr="00FC610B" w:rsidRDefault="001B1701" w:rsidP="00DE2747">
            <w:pPr>
              <w:rPr>
                <w:color w:val="000000"/>
                <w:sz w:val="18"/>
              </w:rPr>
            </w:pPr>
            <w:r w:rsidRPr="00FC610B">
              <w:rPr>
                <w:color w:val="000000"/>
                <w:sz w:val="20"/>
              </w:rPr>
              <w:t>-0.0108949</w:t>
            </w:r>
          </w:p>
        </w:tc>
        <w:tc>
          <w:tcPr>
            <w:tcW w:w="2196" w:type="dxa"/>
            <w:tcBorders>
              <w:top w:val="single" w:sz="4" w:space="0" w:color="auto"/>
              <w:bottom w:val="nil"/>
            </w:tcBorders>
            <w:shd w:val="clear" w:color="auto" w:fill="auto"/>
          </w:tcPr>
          <w:p w14:paraId="69F82A40" w14:textId="77777777" w:rsidR="001B1701" w:rsidRPr="00FC610B" w:rsidRDefault="001B1701" w:rsidP="00DE2747">
            <w:pPr>
              <w:rPr>
                <w:color w:val="000000"/>
                <w:sz w:val="18"/>
              </w:rPr>
            </w:pPr>
            <w:r w:rsidRPr="00FC610B">
              <w:rPr>
                <w:color w:val="000000"/>
                <w:sz w:val="20"/>
              </w:rPr>
              <w:t>-0.0150664, -0.0067235</w:t>
            </w:r>
          </w:p>
        </w:tc>
        <w:tc>
          <w:tcPr>
            <w:tcW w:w="2154" w:type="dxa"/>
            <w:vMerge w:val="restart"/>
            <w:tcBorders>
              <w:top w:val="single" w:sz="4" w:space="0" w:color="auto"/>
            </w:tcBorders>
            <w:shd w:val="clear" w:color="auto" w:fill="auto"/>
          </w:tcPr>
          <w:p w14:paraId="7079BDA7" w14:textId="77777777" w:rsidR="001B1701" w:rsidRPr="00FC610B" w:rsidRDefault="001B1701" w:rsidP="00DE2747">
            <w:pPr>
              <w:rPr>
                <w:color w:val="000000"/>
                <w:sz w:val="18"/>
              </w:rPr>
            </w:pPr>
            <w:r w:rsidRPr="00FC610B">
              <w:rPr>
                <w:color w:val="000000"/>
                <w:sz w:val="18"/>
              </w:rPr>
              <w:t>unit change in SES-PD per cm increase in length</w:t>
            </w:r>
          </w:p>
        </w:tc>
      </w:tr>
      <w:tr w:rsidR="001B1701" w:rsidRPr="001178B4" w14:paraId="4BEE1F89" w14:textId="77777777" w:rsidTr="00FC610B">
        <w:trPr>
          <w:trHeight w:val="661"/>
        </w:trPr>
        <w:tc>
          <w:tcPr>
            <w:tcW w:w="1404" w:type="dxa"/>
            <w:vMerge/>
            <w:shd w:val="clear" w:color="auto" w:fill="auto"/>
          </w:tcPr>
          <w:p w14:paraId="4C8B7797" w14:textId="77777777" w:rsidR="001B1701" w:rsidRPr="00FC610B" w:rsidRDefault="001B1701" w:rsidP="00DE2747">
            <w:pPr>
              <w:rPr>
                <w:color w:val="000000"/>
                <w:sz w:val="18"/>
              </w:rPr>
            </w:pPr>
          </w:p>
        </w:tc>
        <w:tc>
          <w:tcPr>
            <w:tcW w:w="1114" w:type="dxa"/>
            <w:vMerge/>
            <w:shd w:val="clear" w:color="auto" w:fill="auto"/>
          </w:tcPr>
          <w:p w14:paraId="1D77BF83" w14:textId="77777777" w:rsidR="001B1701" w:rsidRPr="00FC610B" w:rsidRDefault="001B1701" w:rsidP="00DE2747">
            <w:pPr>
              <w:rPr>
                <w:color w:val="000000"/>
                <w:sz w:val="18"/>
              </w:rPr>
            </w:pPr>
          </w:p>
        </w:tc>
        <w:tc>
          <w:tcPr>
            <w:tcW w:w="1674" w:type="dxa"/>
            <w:gridSpan w:val="2"/>
            <w:tcBorders>
              <w:top w:val="nil"/>
              <w:bottom w:val="nil"/>
            </w:tcBorders>
            <w:shd w:val="clear" w:color="auto" w:fill="auto"/>
          </w:tcPr>
          <w:p w14:paraId="15FACE66" w14:textId="77777777" w:rsidR="001B1701" w:rsidRPr="00FC610B" w:rsidRDefault="001B1701" w:rsidP="00DE2747">
            <w:pPr>
              <w:rPr>
                <w:color w:val="000000"/>
                <w:sz w:val="18"/>
              </w:rPr>
            </w:pPr>
            <w:r w:rsidRPr="00FC610B">
              <w:rPr>
                <w:color w:val="000000"/>
                <w:sz w:val="18"/>
              </w:rPr>
              <w:t>Max host body length</w:t>
            </w:r>
          </w:p>
        </w:tc>
        <w:tc>
          <w:tcPr>
            <w:tcW w:w="1914" w:type="dxa"/>
            <w:tcBorders>
              <w:top w:val="nil"/>
              <w:bottom w:val="nil"/>
            </w:tcBorders>
            <w:shd w:val="clear" w:color="auto" w:fill="auto"/>
          </w:tcPr>
          <w:p w14:paraId="51CCCF4F" w14:textId="77777777" w:rsidR="001B1701" w:rsidRPr="00FC610B" w:rsidRDefault="001B1701" w:rsidP="00DE2747">
            <w:pPr>
              <w:rPr>
                <w:color w:val="000000"/>
                <w:sz w:val="18"/>
              </w:rPr>
            </w:pPr>
            <w:r w:rsidRPr="00FC610B">
              <w:rPr>
                <w:color w:val="000000"/>
                <w:sz w:val="20"/>
              </w:rPr>
              <w:t>-0.0102986</w:t>
            </w:r>
          </w:p>
        </w:tc>
        <w:tc>
          <w:tcPr>
            <w:tcW w:w="2196" w:type="dxa"/>
            <w:tcBorders>
              <w:top w:val="nil"/>
              <w:bottom w:val="nil"/>
            </w:tcBorders>
            <w:shd w:val="clear" w:color="auto" w:fill="auto"/>
          </w:tcPr>
          <w:p w14:paraId="3939E2A4" w14:textId="77777777" w:rsidR="001B1701" w:rsidRPr="00FC610B" w:rsidRDefault="001B1701" w:rsidP="00DE2747">
            <w:pPr>
              <w:rPr>
                <w:color w:val="000000"/>
                <w:sz w:val="18"/>
              </w:rPr>
            </w:pPr>
            <w:r w:rsidRPr="00FC610B">
              <w:rPr>
                <w:color w:val="000000"/>
                <w:sz w:val="20"/>
              </w:rPr>
              <w:t>-0.0122554, -0.0083417</w:t>
            </w:r>
          </w:p>
        </w:tc>
        <w:tc>
          <w:tcPr>
            <w:tcW w:w="2154" w:type="dxa"/>
            <w:vMerge/>
            <w:shd w:val="clear" w:color="auto" w:fill="auto"/>
          </w:tcPr>
          <w:p w14:paraId="7CB8785A" w14:textId="77777777" w:rsidR="001B1701" w:rsidRPr="00FC610B" w:rsidRDefault="001B1701" w:rsidP="00DE2747">
            <w:pPr>
              <w:rPr>
                <w:color w:val="000000"/>
                <w:sz w:val="18"/>
              </w:rPr>
            </w:pPr>
          </w:p>
        </w:tc>
      </w:tr>
      <w:tr w:rsidR="001B1701" w:rsidRPr="001178B4" w14:paraId="76FDD9B5" w14:textId="77777777" w:rsidTr="00FC610B">
        <w:trPr>
          <w:trHeight w:val="661"/>
        </w:trPr>
        <w:tc>
          <w:tcPr>
            <w:tcW w:w="1404" w:type="dxa"/>
            <w:vMerge/>
            <w:tcBorders>
              <w:bottom w:val="single" w:sz="4" w:space="0" w:color="auto"/>
            </w:tcBorders>
            <w:shd w:val="clear" w:color="auto" w:fill="auto"/>
          </w:tcPr>
          <w:p w14:paraId="093CBAF1"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9DC5FCD" w14:textId="77777777" w:rsidR="001B1701" w:rsidRPr="00FC610B" w:rsidRDefault="001B1701" w:rsidP="00DE2747">
            <w:pPr>
              <w:rPr>
                <w:color w:val="000000"/>
                <w:sz w:val="18"/>
              </w:rPr>
            </w:pPr>
          </w:p>
        </w:tc>
        <w:tc>
          <w:tcPr>
            <w:tcW w:w="1674" w:type="dxa"/>
            <w:gridSpan w:val="2"/>
            <w:tcBorders>
              <w:top w:val="nil"/>
              <w:bottom w:val="single" w:sz="4" w:space="0" w:color="auto"/>
            </w:tcBorders>
            <w:shd w:val="clear" w:color="auto" w:fill="auto"/>
          </w:tcPr>
          <w:p w14:paraId="16543AC7" w14:textId="77777777" w:rsidR="001B1701" w:rsidRPr="00FC610B" w:rsidRDefault="001B1701" w:rsidP="00DE2747">
            <w:pPr>
              <w:rPr>
                <w:color w:val="000000"/>
                <w:sz w:val="18"/>
              </w:rPr>
            </w:pPr>
            <w:r w:rsidRPr="00FC610B">
              <w:rPr>
                <w:color w:val="000000"/>
                <w:sz w:val="18"/>
              </w:rPr>
              <w:t>CV host body length</w:t>
            </w:r>
          </w:p>
        </w:tc>
        <w:tc>
          <w:tcPr>
            <w:tcW w:w="1914" w:type="dxa"/>
            <w:tcBorders>
              <w:top w:val="nil"/>
              <w:bottom w:val="single" w:sz="4" w:space="0" w:color="auto"/>
            </w:tcBorders>
            <w:shd w:val="clear" w:color="auto" w:fill="auto"/>
          </w:tcPr>
          <w:p w14:paraId="385FAF26" w14:textId="77777777" w:rsidR="001B1701" w:rsidRPr="00FC610B" w:rsidRDefault="001B1701" w:rsidP="00DE2747">
            <w:pPr>
              <w:rPr>
                <w:color w:val="000000"/>
                <w:sz w:val="18"/>
              </w:rPr>
            </w:pPr>
            <w:r w:rsidRPr="00FC610B">
              <w:rPr>
                <w:color w:val="000000"/>
                <w:sz w:val="20"/>
              </w:rPr>
              <w:t>0.7280691</w:t>
            </w:r>
          </w:p>
        </w:tc>
        <w:tc>
          <w:tcPr>
            <w:tcW w:w="2196" w:type="dxa"/>
            <w:tcBorders>
              <w:top w:val="nil"/>
              <w:bottom w:val="single" w:sz="4" w:space="0" w:color="auto"/>
            </w:tcBorders>
            <w:shd w:val="clear" w:color="auto" w:fill="auto"/>
          </w:tcPr>
          <w:p w14:paraId="49CF09E3" w14:textId="77777777" w:rsidR="001B1701" w:rsidRPr="00FC610B" w:rsidRDefault="001B1701" w:rsidP="00DE2747">
            <w:pPr>
              <w:rPr>
                <w:color w:val="000000"/>
                <w:sz w:val="18"/>
              </w:rPr>
            </w:pPr>
            <w:r w:rsidRPr="00FC610B">
              <w:rPr>
                <w:color w:val="000000"/>
                <w:sz w:val="20"/>
              </w:rPr>
              <w:t>-0.0079981, 1.4641362</w:t>
            </w:r>
          </w:p>
        </w:tc>
        <w:tc>
          <w:tcPr>
            <w:tcW w:w="2154" w:type="dxa"/>
            <w:vMerge/>
            <w:tcBorders>
              <w:bottom w:val="single" w:sz="4" w:space="0" w:color="auto"/>
            </w:tcBorders>
            <w:shd w:val="clear" w:color="auto" w:fill="auto"/>
          </w:tcPr>
          <w:p w14:paraId="26BB3570" w14:textId="77777777" w:rsidR="001B1701" w:rsidRPr="00FC610B" w:rsidRDefault="001B1701" w:rsidP="00DE2747">
            <w:pPr>
              <w:rPr>
                <w:color w:val="000000"/>
                <w:sz w:val="18"/>
              </w:rPr>
            </w:pPr>
          </w:p>
        </w:tc>
      </w:tr>
      <w:tr w:rsidR="001B1701" w:rsidRPr="001178B4" w14:paraId="722AECF6" w14:textId="77777777" w:rsidTr="00FC610B">
        <w:tc>
          <w:tcPr>
            <w:tcW w:w="1404" w:type="dxa"/>
            <w:vMerge w:val="restart"/>
            <w:tcBorders>
              <w:top w:val="single" w:sz="4" w:space="0" w:color="auto"/>
            </w:tcBorders>
            <w:shd w:val="clear" w:color="auto" w:fill="auto"/>
          </w:tcPr>
          <w:p w14:paraId="0395F4A9" w14:textId="77777777" w:rsidR="001B1701" w:rsidRPr="00FC610B" w:rsidRDefault="001B1701" w:rsidP="00DE2747">
            <w:pPr>
              <w:rPr>
                <w:color w:val="000000"/>
                <w:sz w:val="18"/>
              </w:rPr>
            </w:pPr>
            <w:r w:rsidRPr="00FC610B">
              <w:rPr>
                <w:color w:val="000000"/>
                <w:sz w:val="18"/>
              </w:rPr>
              <w:t>Ectoparasite</w:t>
            </w:r>
          </w:p>
        </w:tc>
        <w:tc>
          <w:tcPr>
            <w:tcW w:w="1114" w:type="dxa"/>
            <w:vMerge w:val="restart"/>
            <w:tcBorders>
              <w:top w:val="single" w:sz="4" w:space="0" w:color="auto"/>
            </w:tcBorders>
            <w:shd w:val="clear" w:color="auto" w:fill="auto"/>
          </w:tcPr>
          <w:p w14:paraId="2AD7AD45" w14:textId="77777777" w:rsidR="001B1701" w:rsidRPr="00FC610B" w:rsidRDefault="001B1701" w:rsidP="00DE2747">
            <w:pPr>
              <w:rPr>
                <w:color w:val="000000"/>
                <w:sz w:val="18"/>
              </w:rPr>
            </w:pPr>
            <w:r w:rsidRPr="00FC610B">
              <w:rPr>
                <w:color w:val="000000"/>
                <w:sz w:val="18"/>
              </w:rPr>
              <w:t>degree</w:t>
            </w:r>
          </w:p>
        </w:tc>
        <w:tc>
          <w:tcPr>
            <w:tcW w:w="1092" w:type="dxa"/>
            <w:vMerge w:val="restart"/>
            <w:tcBorders>
              <w:top w:val="single" w:sz="4" w:space="0" w:color="auto"/>
            </w:tcBorders>
            <w:shd w:val="clear" w:color="auto" w:fill="auto"/>
          </w:tcPr>
          <w:p w14:paraId="2F1EFA8C"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527E9577"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5D38D071" w14:textId="77777777" w:rsidR="001B1701" w:rsidRPr="00FC610B" w:rsidRDefault="001B1701" w:rsidP="00DE2747">
            <w:pPr>
              <w:rPr>
                <w:color w:val="000000"/>
                <w:sz w:val="18"/>
              </w:rPr>
            </w:pPr>
            <w:r w:rsidRPr="00FC610B">
              <w:rPr>
                <w:color w:val="000000"/>
                <w:sz w:val="18"/>
              </w:rPr>
              <w:t>0.2235999</w:t>
            </w:r>
          </w:p>
        </w:tc>
        <w:tc>
          <w:tcPr>
            <w:tcW w:w="2196" w:type="dxa"/>
            <w:tcBorders>
              <w:top w:val="single" w:sz="4" w:space="0" w:color="auto"/>
              <w:bottom w:val="nil"/>
            </w:tcBorders>
            <w:shd w:val="clear" w:color="auto" w:fill="auto"/>
          </w:tcPr>
          <w:p w14:paraId="67A17390" w14:textId="77777777" w:rsidR="001B1701" w:rsidRPr="00FC610B" w:rsidRDefault="001B1701" w:rsidP="00DE2747">
            <w:pPr>
              <w:rPr>
                <w:color w:val="000000"/>
                <w:sz w:val="18"/>
              </w:rPr>
            </w:pPr>
            <w:r w:rsidRPr="00FC610B">
              <w:rPr>
                <w:color w:val="000000"/>
                <w:sz w:val="18"/>
              </w:rPr>
              <w:t>0.1423384, 0.3049629</w:t>
            </w:r>
          </w:p>
        </w:tc>
        <w:tc>
          <w:tcPr>
            <w:tcW w:w="2154" w:type="dxa"/>
            <w:vMerge w:val="restart"/>
            <w:tcBorders>
              <w:top w:val="single" w:sz="4" w:space="0" w:color="auto"/>
            </w:tcBorders>
            <w:shd w:val="clear" w:color="auto" w:fill="auto"/>
          </w:tcPr>
          <w:p w14:paraId="37DB4676" w14:textId="77777777" w:rsidR="001B1701" w:rsidRPr="00FC610B" w:rsidRDefault="001B1701" w:rsidP="00DE2747">
            <w:pPr>
              <w:rPr>
                <w:color w:val="000000"/>
                <w:sz w:val="18"/>
              </w:rPr>
            </w:pPr>
            <w:r w:rsidRPr="00FC610B">
              <w:rPr>
                <w:color w:val="000000"/>
                <w:sz w:val="18"/>
              </w:rPr>
              <w:t>unit change in log degree compared to 1</w:t>
            </w:r>
            <w:r w:rsidRPr="00FC610B">
              <w:rPr>
                <w:color w:val="000000"/>
                <w:sz w:val="18"/>
                <w:vertAlign w:val="superscript"/>
              </w:rPr>
              <w:t>st</w:t>
            </w:r>
            <w:r w:rsidRPr="00FC610B">
              <w:rPr>
                <w:color w:val="000000"/>
                <w:sz w:val="18"/>
              </w:rPr>
              <w:t xml:space="preserve"> quartile category</w:t>
            </w:r>
          </w:p>
        </w:tc>
      </w:tr>
      <w:tr w:rsidR="001B1701" w:rsidRPr="001178B4" w14:paraId="145F3573" w14:textId="77777777" w:rsidTr="00FC610B">
        <w:tc>
          <w:tcPr>
            <w:tcW w:w="1404" w:type="dxa"/>
            <w:vMerge/>
            <w:shd w:val="clear" w:color="auto" w:fill="auto"/>
          </w:tcPr>
          <w:p w14:paraId="73D1A03C"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4BFD1C33" w14:textId="77777777" w:rsidR="001B1701" w:rsidRPr="00FC610B" w:rsidRDefault="001B1701" w:rsidP="00DE2747">
            <w:pPr>
              <w:rPr>
                <w:color w:val="000000"/>
                <w:sz w:val="18"/>
              </w:rPr>
            </w:pPr>
          </w:p>
        </w:tc>
        <w:tc>
          <w:tcPr>
            <w:tcW w:w="1092" w:type="dxa"/>
            <w:vMerge/>
            <w:shd w:val="clear" w:color="auto" w:fill="auto"/>
          </w:tcPr>
          <w:p w14:paraId="482FBADA" w14:textId="77777777" w:rsidR="001B1701" w:rsidRPr="00FC610B" w:rsidRDefault="001B1701" w:rsidP="00DE2747">
            <w:pPr>
              <w:rPr>
                <w:color w:val="000000"/>
                <w:sz w:val="18"/>
              </w:rPr>
            </w:pPr>
          </w:p>
        </w:tc>
        <w:tc>
          <w:tcPr>
            <w:tcW w:w="582" w:type="dxa"/>
            <w:shd w:val="clear" w:color="auto" w:fill="auto"/>
          </w:tcPr>
          <w:p w14:paraId="6A200D5E"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6AADB69F" w14:textId="77777777" w:rsidR="001B1701" w:rsidRPr="00FC610B" w:rsidRDefault="001B1701" w:rsidP="00DE2747">
            <w:pPr>
              <w:rPr>
                <w:color w:val="000000"/>
                <w:sz w:val="18"/>
              </w:rPr>
            </w:pPr>
            <w:r w:rsidRPr="00FC610B">
              <w:rPr>
                <w:color w:val="000000"/>
                <w:sz w:val="18"/>
              </w:rPr>
              <w:t>0.406262</w:t>
            </w:r>
          </w:p>
        </w:tc>
        <w:tc>
          <w:tcPr>
            <w:tcW w:w="2196" w:type="dxa"/>
            <w:tcBorders>
              <w:top w:val="nil"/>
              <w:bottom w:val="nil"/>
            </w:tcBorders>
            <w:shd w:val="clear" w:color="auto" w:fill="auto"/>
          </w:tcPr>
          <w:p w14:paraId="2543EC0C" w14:textId="77777777" w:rsidR="001B1701" w:rsidRPr="00FC610B" w:rsidRDefault="001B1701" w:rsidP="00DE2747">
            <w:pPr>
              <w:rPr>
                <w:color w:val="000000"/>
                <w:sz w:val="18"/>
              </w:rPr>
            </w:pPr>
            <w:r w:rsidRPr="00FC610B">
              <w:rPr>
                <w:color w:val="000000"/>
                <w:sz w:val="18"/>
              </w:rPr>
              <w:t>0.334761, 0.4780085</w:t>
            </w:r>
          </w:p>
        </w:tc>
        <w:tc>
          <w:tcPr>
            <w:tcW w:w="2154" w:type="dxa"/>
            <w:vMerge/>
            <w:tcBorders>
              <w:top w:val="single" w:sz="4" w:space="0" w:color="auto"/>
            </w:tcBorders>
            <w:shd w:val="clear" w:color="auto" w:fill="auto"/>
          </w:tcPr>
          <w:p w14:paraId="39C34C9F" w14:textId="77777777" w:rsidR="001B1701" w:rsidRPr="00FC610B" w:rsidRDefault="001B1701" w:rsidP="00DE2747">
            <w:pPr>
              <w:rPr>
                <w:color w:val="000000"/>
                <w:sz w:val="18"/>
              </w:rPr>
            </w:pPr>
          </w:p>
        </w:tc>
      </w:tr>
      <w:tr w:rsidR="001B1701" w:rsidRPr="001178B4" w14:paraId="46FE86A9" w14:textId="77777777" w:rsidTr="00FC610B">
        <w:tc>
          <w:tcPr>
            <w:tcW w:w="1404" w:type="dxa"/>
            <w:vMerge/>
            <w:shd w:val="clear" w:color="auto" w:fill="auto"/>
          </w:tcPr>
          <w:p w14:paraId="23922D68"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39E4C433" w14:textId="77777777" w:rsidR="001B1701" w:rsidRPr="00FC610B" w:rsidRDefault="001B1701" w:rsidP="00DE2747">
            <w:pPr>
              <w:rPr>
                <w:color w:val="000000"/>
                <w:sz w:val="18"/>
              </w:rPr>
            </w:pPr>
          </w:p>
        </w:tc>
        <w:tc>
          <w:tcPr>
            <w:tcW w:w="1092" w:type="dxa"/>
            <w:vMerge/>
            <w:tcBorders>
              <w:bottom w:val="nil"/>
            </w:tcBorders>
            <w:shd w:val="clear" w:color="auto" w:fill="auto"/>
          </w:tcPr>
          <w:p w14:paraId="1847B511" w14:textId="77777777" w:rsidR="001B1701" w:rsidRPr="00FC610B" w:rsidRDefault="001B1701" w:rsidP="00DE2747">
            <w:pPr>
              <w:rPr>
                <w:color w:val="000000"/>
                <w:sz w:val="18"/>
              </w:rPr>
            </w:pPr>
          </w:p>
        </w:tc>
        <w:tc>
          <w:tcPr>
            <w:tcW w:w="582" w:type="dxa"/>
            <w:tcBorders>
              <w:bottom w:val="nil"/>
            </w:tcBorders>
            <w:shd w:val="clear" w:color="auto" w:fill="auto"/>
          </w:tcPr>
          <w:p w14:paraId="11FA0D2B"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0D7E2BE" w14:textId="77777777" w:rsidR="001B1701" w:rsidRPr="00FC610B" w:rsidRDefault="001B1701" w:rsidP="00DE2747">
            <w:pPr>
              <w:rPr>
                <w:color w:val="000000"/>
                <w:sz w:val="18"/>
              </w:rPr>
            </w:pPr>
            <w:r w:rsidRPr="00FC610B">
              <w:rPr>
                <w:color w:val="000000"/>
                <w:sz w:val="18"/>
              </w:rPr>
              <w:t>0.0995918</w:t>
            </w:r>
          </w:p>
        </w:tc>
        <w:tc>
          <w:tcPr>
            <w:tcW w:w="2196" w:type="dxa"/>
            <w:tcBorders>
              <w:top w:val="nil"/>
              <w:bottom w:val="nil"/>
            </w:tcBorders>
            <w:shd w:val="clear" w:color="auto" w:fill="auto"/>
          </w:tcPr>
          <w:p w14:paraId="35226EBD" w14:textId="77777777" w:rsidR="001B1701" w:rsidRPr="00FC610B" w:rsidRDefault="001B1701" w:rsidP="00DE2747">
            <w:pPr>
              <w:rPr>
                <w:color w:val="000000"/>
                <w:sz w:val="18"/>
              </w:rPr>
            </w:pPr>
            <w:r w:rsidRPr="00FC610B">
              <w:rPr>
                <w:color w:val="000000"/>
                <w:sz w:val="18"/>
              </w:rPr>
              <w:t>-0.0302969, 0.2285828</w:t>
            </w:r>
          </w:p>
        </w:tc>
        <w:tc>
          <w:tcPr>
            <w:tcW w:w="2154" w:type="dxa"/>
            <w:vMerge/>
            <w:tcBorders>
              <w:top w:val="single" w:sz="4" w:space="0" w:color="auto"/>
            </w:tcBorders>
            <w:shd w:val="clear" w:color="auto" w:fill="auto"/>
          </w:tcPr>
          <w:p w14:paraId="04FF08BA" w14:textId="77777777" w:rsidR="001B1701" w:rsidRPr="00FC610B" w:rsidRDefault="001B1701" w:rsidP="00DE2747">
            <w:pPr>
              <w:rPr>
                <w:color w:val="000000"/>
                <w:sz w:val="18"/>
              </w:rPr>
            </w:pPr>
          </w:p>
        </w:tc>
      </w:tr>
      <w:tr w:rsidR="001B1701" w:rsidRPr="001178B4" w14:paraId="475369A2" w14:textId="77777777" w:rsidTr="00FC610B">
        <w:tc>
          <w:tcPr>
            <w:tcW w:w="1404" w:type="dxa"/>
            <w:vMerge/>
            <w:shd w:val="clear" w:color="auto" w:fill="auto"/>
          </w:tcPr>
          <w:p w14:paraId="2D80D8FD" w14:textId="77777777" w:rsidR="001B1701" w:rsidRPr="00FC610B" w:rsidRDefault="001B1701" w:rsidP="00DE2747">
            <w:pPr>
              <w:rPr>
                <w:color w:val="000000"/>
                <w:sz w:val="18"/>
              </w:rPr>
            </w:pPr>
          </w:p>
        </w:tc>
        <w:tc>
          <w:tcPr>
            <w:tcW w:w="1114" w:type="dxa"/>
            <w:vMerge/>
            <w:shd w:val="clear" w:color="auto" w:fill="auto"/>
          </w:tcPr>
          <w:p w14:paraId="43112259"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35F9244"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047AFDB1"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7D63319C" w14:textId="77777777" w:rsidR="001B1701" w:rsidRPr="00FC610B" w:rsidRDefault="001B1701" w:rsidP="00DE2747">
            <w:pPr>
              <w:rPr>
                <w:color w:val="000000"/>
                <w:sz w:val="18"/>
              </w:rPr>
            </w:pPr>
            <w:r w:rsidRPr="00FC610B">
              <w:rPr>
                <w:color w:val="000000"/>
                <w:sz w:val="18"/>
              </w:rPr>
              <w:t>0.2568647</w:t>
            </w:r>
          </w:p>
        </w:tc>
        <w:tc>
          <w:tcPr>
            <w:tcW w:w="2196" w:type="dxa"/>
            <w:tcBorders>
              <w:top w:val="nil"/>
              <w:bottom w:val="nil"/>
            </w:tcBorders>
            <w:shd w:val="clear" w:color="auto" w:fill="auto"/>
          </w:tcPr>
          <w:p w14:paraId="6173245B" w14:textId="77777777" w:rsidR="001B1701" w:rsidRPr="00FC610B" w:rsidRDefault="001B1701" w:rsidP="00DE2747">
            <w:pPr>
              <w:rPr>
                <w:color w:val="000000"/>
                <w:sz w:val="18"/>
              </w:rPr>
            </w:pPr>
            <w:r w:rsidRPr="00FC610B">
              <w:rPr>
                <w:color w:val="000000"/>
                <w:sz w:val="18"/>
              </w:rPr>
              <w:t>0.1742667, 0.339628</w:t>
            </w:r>
          </w:p>
        </w:tc>
        <w:tc>
          <w:tcPr>
            <w:tcW w:w="2154" w:type="dxa"/>
            <w:vMerge/>
            <w:shd w:val="clear" w:color="auto" w:fill="auto"/>
          </w:tcPr>
          <w:p w14:paraId="1946AC79" w14:textId="77777777" w:rsidR="001B1701" w:rsidRPr="00FC610B" w:rsidRDefault="001B1701" w:rsidP="00DE2747">
            <w:pPr>
              <w:rPr>
                <w:color w:val="000000"/>
                <w:sz w:val="18"/>
              </w:rPr>
            </w:pPr>
          </w:p>
        </w:tc>
      </w:tr>
      <w:tr w:rsidR="001B1701" w:rsidRPr="001178B4" w14:paraId="13F393EF" w14:textId="77777777" w:rsidTr="00FC610B">
        <w:tc>
          <w:tcPr>
            <w:tcW w:w="1404" w:type="dxa"/>
            <w:vMerge/>
            <w:shd w:val="clear" w:color="auto" w:fill="auto"/>
          </w:tcPr>
          <w:p w14:paraId="66085739" w14:textId="77777777" w:rsidR="001B1701" w:rsidRPr="00FC610B" w:rsidRDefault="001B1701" w:rsidP="00DE2747">
            <w:pPr>
              <w:rPr>
                <w:color w:val="000000"/>
                <w:sz w:val="18"/>
              </w:rPr>
            </w:pPr>
          </w:p>
        </w:tc>
        <w:tc>
          <w:tcPr>
            <w:tcW w:w="1114" w:type="dxa"/>
            <w:vMerge/>
            <w:shd w:val="clear" w:color="auto" w:fill="auto"/>
          </w:tcPr>
          <w:p w14:paraId="69070AB5" w14:textId="77777777" w:rsidR="001B1701" w:rsidRPr="00FC610B" w:rsidRDefault="001B1701" w:rsidP="00DE2747">
            <w:pPr>
              <w:rPr>
                <w:color w:val="000000"/>
                <w:sz w:val="18"/>
              </w:rPr>
            </w:pPr>
          </w:p>
        </w:tc>
        <w:tc>
          <w:tcPr>
            <w:tcW w:w="1092" w:type="dxa"/>
            <w:vMerge/>
            <w:shd w:val="clear" w:color="auto" w:fill="auto"/>
          </w:tcPr>
          <w:p w14:paraId="4E32BC43" w14:textId="77777777" w:rsidR="001B1701" w:rsidRPr="00FC610B" w:rsidRDefault="001B1701" w:rsidP="00DE2747">
            <w:pPr>
              <w:rPr>
                <w:color w:val="000000"/>
                <w:sz w:val="18"/>
              </w:rPr>
            </w:pPr>
          </w:p>
        </w:tc>
        <w:tc>
          <w:tcPr>
            <w:tcW w:w="582" w:type="dxa"/>
            <w:shd w:val="clear" w:color="auto" w:fill="auto"/>
          </w:tcPr>
          <w:p w14:paraId="0B6D2F82"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6C4478B" w14:textId="77777777" w:rsidR="001B1701" w:rsidRPr="00FC610B" w:rsidRDefault="001B1701" w:rsidP="00DE2747">
            <w:pPr>
              <w:rPr>
                <w:color w:val="000000"/>
                <w:sz w:val="18"/>
              </w:rPr>
            </w:pPr>
            <w:r w:rsidRPr="00FC610B">
              <w:rPr>
                <w:color w:val="000000"/>
                <w:sz w:val="18"/>
              </w:rPr>
              <w:t>0.5386372</w:t>
            </w:r>
          </w:p>
        </w:tc>
        <w:tc>
          <w:tcPr>
            <w:tcW w:w="2196" w:type="dxa"/>
            <w:tcBorders>
              <w:top w:val="nil"/>
              <w:bottom w:val="nil"/>
            </w:tcBorders>
            <w:shd w:val="clear" w:color="auto" w:fill="auto"/>
          </w:tcPr>
          <w:p w14:paraId="62F99DF9" w14:textId="77777777" w:rsidR="001B1701" w:rsidRPr="00FC610B" w:rsidRDefault="001B1701" w:rsidP="00DE2747">
            <w:pPr>
              <w:rPr>
                <w:color w:val="000000"/>
                <w:sz w:val="18"/>
              </w:rPr>
            </w:pPr>
            <w:r w:rsidRPr="00FC610B">
              <w:rPr>
                <w:color w:val="000000"/>
                <w:sz w:val="18"/>
              </w:rPr>
              <w:t>0.4648116, 0.6128243</w:t>
            </w:r>
          </w:p>
        </w:tc>
        <w:tc>
          <w:tcPr>
            <w:tcW w:w="2154" w:type="dxa"/>
            <w:vMerge/>
            <w:shd w:val="clear" w:color="auto" w:fill="auto"/>
          </w:tcPr>
          <w:p w14:paraId="1D2E4AAD" w14:textId="77777777" w:rsidR="001B1701" w:rsidRPr="00FC610B" w:rsidRDefault="001B1701" w:rsidP="00DE2747">
            <w:pPr>
              <w:rPr>
                <w:color w:val="000000"/>
                <w:sz w:val="18"/>
              </w:rPr>
            </w:pPr>
          </w:p>
        </w:tc>
      </w:tr>
      <w:tr w:rsidR="001B1701" w:rsidRPr="001178B4" w14:paraId="1C29FB66" w14:textId="77777777" w:rsidTr="00FC610B">
        <w:tc>
          <w:tcPr>
            <w:tcW w:w="1404" w:type="dxa"/>
            <w:vMerge/>
            <w:shd w:val="clear" w:color="auto" w:fill="auto"/>
          </w:tcPr>
          <w:p w14:paraId="027EFD70" w14:textId="77777777" w:rsidR="001B1701" w:rsidRPr="00FC610B" w:rsidRDefault="001B1701" w:rsidP="00DE2747">
            <w:pPr>
              <w:rPr>
                <w:color w:val="000000"/>
                <w:sz w:val="18"/>
              </w:rPr>
            </w:pPr>
          </w:p>
        </w:tc>
        <w:tc>
          <w:tcPr>
            <w:tcW w:w="1114" w:type="dxa"/>
            <w:vMerge/>
            <w:shd w:val="clear" w:color="auto" w:fill="auto"/>
          </w:tcPr>
          <w:p w14:paraId="5CCD5B59" w14:textId="77777777" w:rsidR="001B1701" w:rsidRPr="00FC610B" w:rsidRDefault="001B1701" w:rsidP="00DE2747">
            <w:pPr>
              <w:rPr>
                <w:color w:val="000000"/>
                <w:sz w:val="18"/>
              </w:rPr>
            </w:pPr>
          </w:p>
        </w:tc>
        <w:tc>
          <w:tcPr>
            <w:tcW w:w="1092" w:type="dxa"/>
            <w:vMerge/>
            <w:tcBorders>
              <w:bottom w:val="nil"/>
            </w:tcBorders>
            <w:shd w:val="clear" w:color="auto" w:fill="auto"/>
          </w:tcPr>
          <w:p w14:paraId="4D363EE0" w14:textId="77777777" w:rsidR="001B1701" w:rsidRPr="00FC610B" w:rsidRDefault="001B1701" w:rsidP="00DE2747">
            <w:pPr>
              <w:rPr>
                <w:color w:val="000000"/>
                <w:sz w:val="18"/>
              </w:rPr>
            </w:pPr>
          </w:p>
        </w:tc>
        <w:tc>
          <w:tcPr>
            <w:tcW w:w="582" w:type="dxa"/>
            <w:tcBorders>
              <w:bottom w:val="nil"/>
            </w:tcBorders>
            <w:shd w:val="clear" w:color="auto" w:fill="auto"/>
          </w:tcPr>
          <w:p w14:paraId="3516E42D"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A3C7328" w14:textId="77777777" w:rsidR="001B1701" w:rsidRPr="00FC610B" w:rsidRDefault="001B1701" w:rsidP="00DE2747">
            <w:pPr>
              <w:rPr>
                <w:color w:val="000000"/>
                <w:sz w:val="18"/>
              </w:rPr>
            </w:pPr>
            <w:r w:rsidRPr="00FC610B">
              <w:rPr>
                <w:color w:val="000000"/>
                <w:sz w:val="18"/>
              </w:rPr>
              <w:t>1.019527</w:t>
            </w:r>
          </w:p>
        </w:tc>
        <w:tc>
          <w:tcPr>
            <w:tcW w:w="2196" w:type="dxa"/>
            <w:tcBorders>
              <w:top w:val="nil"/>
              <w:bottom w:val="nil"/>
            </w:tcBorders>
            <w:shd w:val="clear" w:color="auto" w:fill="auto"/>
          </w:tcPr>
          <w:p w14:paraId="0C1A9316" w14:textId="77777777" w:rsidR="001B1701" w:rsidRPr="00FC610B" w:rsidRDefault="001B1701" w:rsidP="00DE2747">
            <w:pPr>
              <w:rPr>
                <w:color w:val="000000"/>
                <w:sz w:val="18"/>
              </w:rPr>
            </w:pPr>
            <w:r w:rsidRPr="00FC610B">
              <w:rPr>
                <w:color w:val="000000"/>
                <w:sz w:val="18"/>
              </w:rPr>
              <w:t>0.9210028, 1.1183049</w:t>
            </w:r>
          </w:p>
        </w:tc>
        <w:tc>
          <w:tcPr>
            <w:tcW w:w="2154" w:type="dxa"/>
            <w:vMerge/>
            <w:shd w:val="clear" w:color="auto" w:fill="auto"/>
          </w:tcPr>
          <w:p w14:paraId="72896664" w14:textId="77777777" w:rsidR="001B1701" w:rsidRPr="00FC610B" w:rsidRDefault="001B1701" w:rsidP="00DE2747">
            <w:pPr>
              <w:rPr>
                <w:color w:val="000000"/>
                <w:sz w:val="18"/>
              </w:rPr>
            </w:pPr>
          </w:p>
        </w:tc>
      </w:tr>
      <w:tr w:rsidR="001B1701" w:rsidRPr="001178B4" w14:paraId="57095516" w14:textId="77777777" w:rsidTr="00FC610B">
        <w:tc>
          <w:tcPr>
            <w:tcW w:w="1404" w:type="dxa"/>
            <w:vMerge/>
            <w:shd w:val="clear" w:color="auto" w:fill="auto"/>
          </w:tcPr>
          <w:p w14:paraId="119E2F48" w14:textId="77777777" w:rsidR="001B1701" w:rsidRPr="00FC610B" w:rsidRDefault="001B1701" w:rsidP="00DE2747">
            <w:pPr>
              <w:rPr>
                <w:color w:val="000000"/>
                <w:sz w:val="18"/>
              </w:rPr>
            </w:pPr>
          </w:p>
        </w:tc>
        <w:tc>
          <w:tcPr>
            <w:tcW w:w="1114" w:type="dxa"/>
            <w:vMerge/>
            <w:shd w:val="clear" w:color="auto" w:fill="auto"/>
          </w:tcPr>
          <w:p w14:paraId="7C888B9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D60D131"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2645FF79"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6666810C" w14:textId="77777777" w:rsidR="001B1701" w:rsidRPr="00FC610B" w:rsidRDefault="001B1701" w:rsidP="00DE2747">
            <w:pPr>
              <w:rPr>
                <w:color w:val="000000"/>
                <w:sz w:val="18"/>
              </w:rPr>
            </w:pPr>
            <w:r w:rsidRPr="00FC610B">
              <w:rPr>
                <w:color w:val="000000"/>
                <w:sz w:val="18"/>
              </w:rPr>
              <w:t>0.1901761</w:t>
            </w:r>
          </w:p>
        </w:tc>
        <w:tc>
          <w:tcPr>
            <w:tcW w:w="2196" w:type="dxa"/>
            <w:tcBorders>
              <w:top w:val="nil"/>
              <w:bottom w:val="nil"/>
            </w:tcBorders>
            <w:shd w:val="clear" w:color="auto" w:fill="auto"/>
          </w:tcPr>
          <w:p w14:paraId="05719D21" w14:textId="77777777" w:rsidR="001B1701" w:rsidRPr="00FC610B" w:rsidRDefault="001B1701" w:rsidP="00DE2747">
            <w:pPr>
              <w:rPr>
                <w:color w:val="000000"/>
                <w:sz w:val="18"/>
              </w:rPr>
            </w:pPr>
            <w:r w:rsidRPr="00FC610B">
              <w:rPr>
                <w:color w:val="000000"/>
                <w:sz w:val="18"/>
              </w:rPr>
              <w:t>0.0808269, 0.2996433</w:t>
            </w:r>
          </w:p>
        </w:tc>
        <w:tc>
          <w:tcPr>
            <w:tcW w:w="2154" w:type="dxa"/>
            <w:vMerge/>
            <w:shd w:val="clear" w:color="auto" w:fill="auto"/>
          </w:tcPr>
          <w:p w14:paraId="72A5A073" w14:textId="77777777" w:rsidR="001B1701" w:rsidRPr="00FC610B" w:rsidRDefault="001B1701" w:rsidP="00DE2747">
            <w:pPr>
              <w:rPr>
                <w:color w:val="000000"/>
                <w:sz w:val="18"/>
              </w:rPr>
            </w:pPr>
          </w:p>
        </w:tc>
      </w:tr>
      <w:tr w:rsidR="001B1701" w:rsidRPr="001178B4" w14:paraId="001A542D" w14:textId="77777777" w:rsidTr="00FC610B">
        <w:tc>
          <w:tcPr>
            <w:tcW w:w="1404" w:type="dxa"/>
            <w:vMerge/>
            <w:shd w:val="clear" w:color="auto" w:fill="auto"/>
          </w:tcPr>
          <w:p w14:paraId="1C1209D5" w14:textId="77777777" w:rsidR="001B1701" w:rsidRPr="00FC610B" w:rsidRDefault="001B1701" w:rsidP="00DE2747">
            <w:pPr>
              <w:rPr>
                <w:color w:val="000000"/>
                <w:sz w:val="18"/>
              </w:rPr>
            </w:pPr>
          </w:p>
        </w:tc>
        <w:tc>
          <w:tcPr>
            <w:tcW w:w="1114" w:type="dxa"/>
            <w:vMerge/>
            <w:shd w:val="clear" w:color="auto" w:fill="auto"/>
          </w:tcPr>
          <w:p w14:paraId="7B0FE5E0" w14:textId="77777777" w:rsidR="001B1701" w:rsidRPr="00FC610B" w:rsidRDefault="001B1701" w:rsidP="00DE2747">
            <w:pPr>
              <w:rPr>
                <w:color w:val="000000"/>
                <w:sz w:val="18"/>
              </w:rPr>
            </w:pPr>
          </w:p>
        </w:tc>
        <w:tc>
          <w:tcPr>
            <w:tcW w:w="1092" w:type="dxa"/>
            <w:vMerge/>
            <w:shd w:val="clear" w:color="auto" w:fill="auto"/>
          </w:tcPr>
          <w:p w14:paraId="2BF2B6BD" w14:textId="77777777" w:rsidR="001B1701" w:rsidRPr="00FC610B" w:rsidRDefault="001B1701" w:rsidP="00DE2747">
            <w:pPr>
              <w:rPr>
                <w:color w:val="000000"/>
                <w:sz w:val="18"/>
              </w:rPr>
            </w:pPr>
          </w:p>
        </w:tc>
        <w:tc>
          <w:tcPr>
            <w:tcW w:w="582" w:type="dxa"/>
            <w:shd w:val="clear" w:color="auto" w:fill="auto"/>
          </w:tcPr>
          <w:p w14:paraId="19594DF3"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2101C3A" w14:textId="77777777" w:rsidR="001B1701" w:rsidRPr="00FC610B" w:rsidRDefault="001B1701" w:rsidP="00DE2747">
            <w:pPr>
              <w:rPr>
                <w:color w:val="000000"/>
                <w:sz w:val="18"/>
              </w:rPr>
            </w:pPr>
            <w:r w:rsidRPr="00FC610B">
              <w:rPr>
                <w:color w:val="000000"/>
                <w:sz w:val="18"/>
              </w:rPr>
              <w:t>0.674365</w:t>
            </w:r>
          </w:p>
        </w:tc>
        <w:tc>
          <w:tcPr>
            <w:tcW w:w="2196" w:type="dxa"/>
            <w:tcBorders>
              <w:top w:val="nil"/>
              <w:bottom w:val="nil"/>
            </w:tcBorders>
            <w:shd w:val="clear" w:color="auto" w:fill="auto"/>
          </w:tcPr>
          <w:p w14:paraId="0F179259" w14:textId="77777777" w:rsidR="001B1701" w:rsidRPr="00FC610B" w:rsidRDefault="001B1701" w:rsidP="00DE2747">
            <w:pPr>
              <w:rPr>
                <w:color w:val="000000"/>
                <w:sz w:val="18"/>
              </w:rPr>
            </w:pPr>
            <w:r w:rsidRPr="00FC610B">
              <w:rPr>
                <w:color w:val="000000"/>
                <w:sz w:val="18"/>
              </w:rPr>
              <w:t>0.5707044, 0.7783339</w:t>
            </w:r>
          </w:p>
        </w:tc>
        <w:tc>
          <w:tcPr>
            <w:tcW w:w="2154" w:type="dxa"/>
            <w:vMerge/>
            <w:shd w:val="clear" w:color="auto" w:fill="auto"/>
          </w:tcPr>
          <w:p w14:paraId="1656196E" w14:textId="77777777" w:rsidR="001B1701" w:rsidRPr="00FC610B" w:rsidRDefault="001B1701" w:rsidP="00DE2747">
            <w:pPr>
              <w:rPr>
                <w:color w:val="000000"/>
                <w:sz w:val="18"/>
              </w:rPr>
            </w:pPr>
          </w:p>
        </w:tc>
      </w:tr>
      <w:tr w:rsidR="001B1701" w:rsidRPr="001178B4" w14:paraId="61C82A25" w14:textId="77777777" w:rsidTr="00FC610B">
        <w:tc>
          <w:tcPr>
            <w:tcW w:w="1404" w:type="dxa"/>
            <w:vMerge/>
            <w:shd w:val="clear" w:color="auto" w:fill="auto"/>
          </w:tcPr>
          <w:p w14:paraId="0D1BF334"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044DD5DB"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911EABF"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7F6774CE"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EF910D3" w14:textId="77777777" w:rsidR="001B1701" w:rsidRPr="00FC610B" w:rsidRDefault="001B1701" w:rsidP="00DE2747">
            <w:pPr>
              <w:rPr>
                <w:color w:val="000000"/>
                <w:sz w:val="18"/>
              </w:rPr>
            </w:pPr>
            <w:r w:rsidRPr="00FC610B">
              <w:rPr>
                <w:color w:val="000000"/>
                <w:sz w:val="18"/>
              </w:rPr>
              <w:t>0.2631751</w:t>
            </w:r>
          </w:p>
        </w:tc>
        <w:tc>
          <w:tcPr>
            <w:tcW w:w="2196" w:type="dxa"/>
            <w:tcBorders>
              <w:top w:val="nil"/>
              <w:bottom w:val="single" w:sz="4" w:space="0" w:color="auto"/>
            </w:tcBorders>
            <w:shd w:val="clear" w:color="auto" w:fill="auto"/>
          </w:tcPr>
          <w:p w14:paraId="74075095" w14:textId="77777777" w:rsidR="001B1701" w:rsidRPr="00FC610B" w:rsidRDefault="001B1701" w:rsidP="00DE2747">
            <w:pPr>
              <w:rPr>
                <w:color w:val="000000"/>
                <w:sz w:val="18"/>
              </w:rPr>
            </w:pPr>
            <w:r w:rsidRPr="00FC610B">
              <w:rPr>
                <w:color w:val="000000"/>
                <w:sz w:val="18"/>
              </w:rPr>
              <w:t>0.1548948, 0.3716116</w:t>
            </w:r>
          </w:p>
        </w:tc>
        <w:tc>
          <w:tcPr>
            <w:tcW w:w="2154" w:type="dxa"/>
            <w:vMerge/>
            <w:tcBorders>
              <w:bottom w:val="single" w:sz="4" w:space="0" w:color="auto"/>
            </w:tcBorders>
            <w:shd w:val="clear" w:color="auto" w:fill="auto"/>
          </w:tcPr>
          <w:p w14:paraId="57AB4D7A" w14:textId="77777777" w:rsidR="001B1701" w:rsidRPr="00FC610B" w:rsidRDefault="001B1701" w:rsidP="00DE2747">
            <w:pPr>
              <w:rPr>
                <w:color w:val="000000"/>
                <w:sz w:val="18"/>
              </w:rPr>
            </w:pPr>
          </w:p>
        </w:tc>
      </w:tr>
      <w:tr w:rsidR="001B1701" w:rsidRPr="001178B4" w14:paraId="751BD659" w14:textId="77777777" w:rsidTr="00FC610B">
        <w:trPr>
          <w:trHeight w:val="124"/>
        </w:trPr>
        <w:tc>
          <w:tcPr>
            <w:tcW w:w="1404" w:type="dxa"/>
            <w:vMerge/>
            <w:shd w:val="clear" w:color="auto" w:fill="auto"/>
          </w:tcPr>
          <w:p w14:paraId="5705ABB3"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0F98DF33" w14:textId="77777777" w:rsidR="001B1701" w:rsidRPr="00FC610B" w:rsidRDefault="001B1701" w:rsidP="00DE2747">
            <w:pPr>
              <w:rPr>
                <w:color w:val="000000"/>
                <w:sz w:val="18"/>
              </w:rPr>
            </w:pPr>
            <w:r w:rsidRPr="00FC610B">
              <w:rPr>
                <w:color w:val="000000"/>
                <w:sz w:val="18"/>
              </w:rPr>
              <w:t>G</w:t>
            </w:r>
          </w:p>
          <w:p w14:paraId="76B773F4"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76E83BF7"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46517B53"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3EF4FE16" w14:textId="77777777" w:rsidR="001B1701" w:rsidRPr="00FC610B" w:rsidRDefault="001B1701" w:rsidP="00DE2747">
            <w:pPr>
              <w:rPr>
                <w:color w:val="000000"/>
                <w:sz w:val="18"/>
              </w:rPr>
            </w:pPr>
            <w:r w:rsidRPr="00FC610B">
              <w:rPr>
                <w:color w:val="000000"/>
                <w:sz w:val="18"/>
              </w:rPr>
              <w:t>0.3274065</w:t>
            </w:r>
          </w:p>
        </w:tc>
        <w:tc>
          <w:tcPr>
            <w:tcW w:w="2196" w:type="dxa"/>
            <w:tcBorders>
              <w:top w:val="single" w:sz="4" w:space="0" w:color="auto"/>
            </w:tcBorders>
            <w:shd w:val="clear" w:color="auto" w:fill="auto"/>
          </w:tcPr>
          <w:p w14:paraId="57C47126" w14:textId="77777777" w:rsidR="001B1701" w:rsidRPr="00FC610B" w:rsidRDefault="001B1701" w:rsidP="00DE2747">
            <w:pPr>
              <w:rPr>
                <w:color w:val="000000"/>
                <w:sz w:val="18"/>
              </w:rPr>
            </w:pPr>
            <w:r w:rsidRPr="00FC610B">
              <w:rPr>
                <w:color w:val="000000"/>
                <w:sz w:val="18"/>
              </w:rPr>
              <w:t>0.1475052, 0.5078821</w:t>
            </w:r>
          </w:p>
        </w:tc>
        <w:tc>
          <w:tcPr>
            <w:tcW w:w="2154" w:type="dxa"/>
            <w:vMerge w:val="restart"/>
            <w:tcBorders>
              <w:top w:val="single" w:sz="4" w:space="0" w:color="auto"/>
            </w:tcBorders>
            <w:shd w:val="clear" w:color="auto" w:fill="auto"/>
          </w:tcPr>
          <w:p w14:paraId="2635B2DF" w14:textId="77777777" w:rsidR="001B1701" w:rsidRPr="00FC610B" w:rsidRDefault="001B1701" w:rsidP="00DE2747">
            <w:pPr>
              <w:rPr>
                <w:color w:val="000000"/>
                <w:sz w:val="18"/>
              </w:rPr>
            </w:pPr>
            <w:r w:rsidRPr="00FC610B">
              <w:rPr>
                <w:color w:val="000000"/>
                <w:sz w:val="18"/>
              </w:rPr>
              <w:t>log odds ratio compared to 1</w:t>
            </w:r>
            <w:r w:rsidRPr="00FC610B">
              <w:rPr>
                <w:color w:val="000000"/>
                <w:sz w:val="18"/>
                <w:vertAlign w:val="superscript"/>
              </w:rPr>
              <w:t>st</w:t>
            </w:r>
            <w:r w:rsidRPr="00FC610B">
              <w:rPr>
                <w:color w:val="000000"/>
                <w:sz w:val="18"/>
              </w:rPr>
              <w:t xml:space="preserve"> quartile category</w:t>
            </w:r>
          </w:p>
        </w:tc>
      </w:tr>
      <w:tr w:rsidR="001B1701" w:rsidRPr="001178B4" w14:paraId="66DD521D" w14:textId="77777777" w:rsidTr="00FC610B">
        <w:trPr>
          <w:trHeight w:val="122"/>
        </w:trPr>
        <w:tc>
          <w:tcPr>
            <w:tcW w:w="1404" w:type="dxa"/>
            <w:vMerge/>
            <w:shd w:val="clear" w:color="auto" w:fill="auto"/>
          </w:tcPr>
          <w:p w14:paraId="47FAFD28" w14:textId="77777777" w:rsidR="001B1701" w:rsidRPr="00FC610B" w:rsidRDefault="001B1701" w:rsidP="00DE2747">
            <w:pPr>
              <w:rPr>
                <w:color w:val="000000"/>
                <w:sz w:val="18"/>
              </w:rPr>
            </w:pPr>
          </w:p>
        </w:tc>
        <w:tc>
          <w:tcPr>
            <w:tcW w:w="1114" w:type="dxa"/>
            <w:vMerge/>
            <w:shd w:val="clear" w:color="auto" w:fill="auto"/>
          </w:tcPr>
          <w:p w14:paraId="02CEC5DF" w14:textId="77777777" w:rsidR="001B1701" w:rsidRPr="00FC610B" w:rsidRDefault="001B1701" w:rsidP="00DE2747">
            <w:pPr>
              <w:rPr>
                <w:color w:val="000000"/>
                <w:sz w:val="18"/>
              </w:rPr>
            </w:pPr>
          </w:p>
        </w:tc>
        <w:tc>
          <w:tcPr>
            <w:tcW w:w="1092" w:type="dxa"/>
            <w:vMerge/>
            <w:shd w:val="clear" w:color="auto" w:fill="auto"/>
          </w:tcPr>
          <w:p w14:paraId="5189A36C" w14:textId="77777777" w:rsidR="001B1701" w:rsidRPr="00FC610B" w:rsidRDefault="001B1701" w:rsidP="00DE2747">
            <w:pPr>
              <w:rPr>
                <w:color w:val="000000"/>
                <w:sz w:val="18"/>
              </w:rPr>
            </w:pPr>
          </w:p>
        </w:tc>
        <w:tc>
          <w:tcPr>
            <w:tcW w:w="582" w:type="dxa"/>
            <w:shd w:val="clear" w:color="auto" w:fill="auto"/>
          </w:tcPr>
          <w:p w14:paraId="284F54E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6791DA1" w14:textId="77777777" w:rsidR="001B1701" w:rsidRPr="00FC610B" w:rsidRDefault="001B1701" w:rsidP="00DE2747">
            <w:pPr>
              <w:rPr>
                <w:color w:val="000000"/>
                <w:sz w:val="18"/>
              </w:rPr>
            </w:pPr>
            <w:r w:rsidRPr="00FC610B">
              <w:rPr>
                <w:color w:val="000000"/>
                <w:sz w:val="18"/>
              </w:rPr>
              <w:t>0.466491</w:t>
            </w:r>
          </w:p>
        </w:tc>
        <w:tc>
          <w:tcPr>
            <w:tcW w:w="2196" w:type="dxa"/>
            <w:shd w:val="clear" w:color="auto" w:fill="auto"/>
          </w:tcPr>
          <w:p w14:paraId="6F7258B1" w14:textId="77777777" w:rsidR="001B1701" w:rsidRPr="00FC610B" w:rsidRDefault="001B1701" w:rsidP="00DE2747">
            <w:pPr>
              <w:rPr>
                <w:color w:val="000000"/>
                <w:sz w:val="18"/>
              </w:rPr>
            </w:pPr>
            <w:r w:rsidRPr="00FC610B">
              <w:rPr>
                <w:color w:val="000000"/>
                <w:sz w:val="18"/>
              </w:rPr>
              <w:t>0.3068503, 0.6274147</w:t>
            </w:r>
          </w:p>
        </w:tc>
        <w:tc>
          <w:tcPr>
            <w:tcW w:w="2154" w:type="dxa"/>
            <w:vMerge/>
            <w:shd w:val="clear" w:color="auto" w:fill="auto"/>
          </w:tcPr>
          <w:p w14:paraId="10C168C7" w14:textId="77777777" w:rsidR="001B1701" w:rsidRPr="00FC610B" w:rsidRDefault="001B1701" w:rsidP="00DE2747">
            <w:pPr>
              <w:rPr>
                <w:color w:val="000000"/>
                <w:sz w:val="18"/>
              </w:rPr>
            </w:pPr>
          </w:p>
        </w:tc>
      </w:tr>
      <w:tr w:rsidR="001B1701" w:rsidRPr="001178B4" w14:paraId="425FF598" w14:textId="77777777" w:rsidTr="00FC610B">
        <w:trPr>
          <w:trHeight w:val="122"/>
        </w:trPr>
        <w:tc>
          <w:tcPr>
            <w:tcW w:w="1404" w:type="dxa"/>
            <w:vMerge/>
            <w:shd w:val="clear" w:color="auto" w:fill="auto"/>
          </w:tcPr>
          <w:p w14:paraId="53A408BD" w14:textId="77777777" w:rsidR="001B1701" w:rsidRPr="00FC610B" w:rsidRDefault="001B1701" w:rsidP="00DE2747">
            <w:pPr>
              <w:rPr>
                <w:color w:val="000000"/>
                <w:sz w:val="18"/>
              </w:rPr>
            </w:pPr>
          </w:p>
        </w:tc>
        <w:tc>
          <w:tcPr>
            <w:tcW w:w="1114" w:type="dxa"/>
            <w:vMerge/>
            <w:shd w:val="clear" w:color="auto" w:fill="auto"/>
          </w:tcPr>
          <w:p w14:paraId="56F00B35" w14:textId="77777777" w:rsidR="001B1701" w:rsidRPr="00FC610B" w:rsidRDefault="001B1701" w:rsidP="00DE2747">
            <w:pPr>
              <w:rPr>
                <w:color w:val="000000"/>
                <w:sz w:val="18"/>
              </w:rPr>
            </w:pPr>
          </w:p>
        </w:tc>
        <w:tc>
          <w:tcPr>
            <w:tcW w:w="1092" w:type="dxa"/>
            <w:vMerge/>
            <w:tcBorders>
              <w:bottom w:val="nil"/>
            </w:tcBorders>
            <w:shd w:val="clear" w:color="auto" w:fill="auto"/>
          </w:tcPr>
          <w:p w14:paraId="51EAD435" w14:textId="77777777" w:rsidR="001B1701" w:rsidRPr="00FC610B" w:rsidRDefault="001B1701" w:rsidP="00DE2747">
            <w:pPr>
              <w:rPr>
                <w:color w:val="000000"/>
                <w:sz w:val="18"/>
              </w:rPr>
            </w:pPr>
          </w:p>
        </w:tc>
        <w:tc>
          <w:tcPr>
            <w:tcW w:w="582" w:type="dxa"/>
            <w:tcBorders>
              <w:bottom w:val="nil"/>
            </w:tcBorders>
            <w:shd w:val="clear" w:color="auto" w:fill="auto"/>
          </w:tcPr>
          <w:p w14:paraId="38DBDAEF"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656AC8F5" w14:textId="77777777" w:rsidR="001B1701" w:rsidRPr="00FC610B" w:rsidRDefault="001B1701" w:rsidP="00DE2747">
            <w:pPr>
              <w:rPr>
                <w:color w:val="000000"/>
                <w:sz w:val="18"/>
              </w:rPr>
            </w:pPr>
            <w:r w:rsidRPr="00FC610B">
              <w:rPr>
                <w:color w:val="000000"/>
                <w:sz w:val="18"/>
              </w:rPr>
              <w:t>-0.2616669</w:t>
            </w:r>
          </w:p>
        </w:tc>
        <w:tc>
          <w:tcPr>
            <w:tcW w:w="2196" w:type="dxa"/>
            <w:shd w:val="clear" w:color="auto" w:fill="auto"/>
          </w:tcPr>
          <w:p w14:paraId="4CAC3971" w14:textId="77777777" w:rsidR="001B1701" w:rsidRPr="00FC610B" w:rsidRDefault="001B1701" w:rsidP="00DE2747">
            <w:pPr>
              <w:rPr>
                <w:color w:val="000000"/>
                <w:sz w:val="18"/>
              </w:rPr>
            </w:pPr>
            <w:r w:rsidRPr="00FC610B">
              <w:rPr>
                <w:color w:val="000000"/>
                <w:sz w:val="18"/>
              </w:rPr>
              <w:t>-0.5719861, 0.0389363</w:t>
            </w:r>
          </w:p>
        </w:tc>
        <w:tc>
          <w:tcPr>
            <w:tcW w:w="2154" w:type="dxa"/>
            <w:vMerge/>
            <w:shd w:val="clear" w:color="auto" w:fill="auto"/>
          </w:tcPr>
          <w:p w14:paraId="0624871C" w14:textId="77777777" w:rsidR="001B1701" w:rsidRPr="00FC610B" w:rsidRDefault="001B1701" w:rsidP="00DE2747">
            <w:pPr>
              <w:rPr>
                <w:color w:val="000000"/>
                <w:sz w:val="18"/>
              </w:rPr>
            </w:pPr>
          </w:p>
        </w:tc>
      </w:tr>
      <w:tr w:rsidR="001B1701" w:rsidRPr="001178B4" w14:paraId="7A1D85C0" w14:textId="77777777" w:rsidTr="00FC610B">
        <w:trPr>
          <w:trHeight w:val="124"/>
        </w:trPr>
        <w:tc>
          <w:tcPr>
            <w:tcW w:w="1404" w:type="dxa"/>
            <w:vMerge/>
            <w:shd w:val="clear" w:color="auto" w:fill="auto"/>
          </w:tcPr>
          <w:p w14:paraId="765D9970" w14:textId="77777777" w:rsidR="001B1701" w:rsidRPr="00FC610B" w:rsidRDefault="001B1701" w:rsidP="00DE2747">
            <w:pPr>
              <w:rPr>
                <w:color w:val="000000"/>
                <w:sz w:val="18"/>
              </w:rPr>
            </w:pPr>
          </w:p>
        </w:tc>
        <w:tc>
          <w:tcPr>
            <w:tcW w:w="1114" w:type="dxa"/>
            <w:vMerge/>
            <w:shd w:val="clear" w:color="auto" w:fill="auto"/>
          </w:tcPr>
          <w:p w14:paraId="7FD459FD"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08D4C4E"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17B4F68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4623046" w14:textId="77777777" w:rsidR="001B1701" w:rsidRPr="00FC610B" w:rsidRDefault="001B1701" w:rsidP="00DE2747">
            <w:pPr>
              <w:rPr>
                <w:color w:val="000000"/>
                <w:sz w:val="18"/>
              </w:rPr>
            </w:pPr>
            <w:r w:rsidRPr="00FC610B">
              <w:rPr>
                <w:color w:val="000000"/>
                <w:sz w:val="18"/>
              </w:rPr>
              <w:t>0.7788821</w:t>
            </w:r>
          </w:p>
        </w:tc>
        <w:tc>
          <w:tcPr>
            <w:tcW w:w="2196" w:type="dxa"/>
            <w:shd w:val="clear" w:color="auto" w:fill="auto"/>
          </w:tcPr>
          <w:p w14:paraId="15E2ACBF" w14:textId="77777777" w:rsidR="001B1701" w:rsidRPr="00FC610B" w:rsidRDefault="001B1701" w:rsidP="00DE2747">
            <w:pPr>
              <w:rPr>
                <w:color w:val="000000"/>
                <w:sz w:val="18"/>
              </w:rPr>
            </w:pPr>
            <w:r w:rsidRPr="00FC610B">
              <w:rPr>
                <w:color w:val="000000"/>
                <w:sz w:val="18"/>
              </w:rPr>
              <w:t>0.590882, 0.968715</w:t>
            </w:r>
          </w:p>
        </w:tc>
        <w:tc>
          <w:tcPr>
            <w:tcW w:w="2154" w:type="dxa"/>
            <w:vMerge/>
            <w:shd w:val="clear" w:color="auto" w:fill="auto"/>
          </w:tcPr>
          <w:p w14:paraId="3409E185" w14:textId="77777777" w:rsidR="001B1701" w:rsidRPr="00FC610B" w:rsidRDefault="001B1701" w:rsidP="00DE2747">
            <w:pPr>
              <w:rPr>
                <w:color w:val="000000"/>
                <w:sz w:val="18"/>
              </w:rPr>
            </w:pPr>
          </w:p>
        </w:tc>
      </w:tr>
      <w:tr w:rsidR="001B1701" w:rsidRPr="001178B4" w14:paraId="3D5EEDB5" w14:textId="77777777" w:rsidTr="00FC610B">
        <w:trPr>
          <w:trHeight w:val="122"/>
        </w:trPr>
        <w:tc>
          <w:tcPr>
            <w:tcW w:w="1404" w:type="dxa"/>
            <w:vMerge/>
            <w:shd w:val="clear" w:color="auto" w:fill="auto"/>
          </w:tcPr>
          <w:p w14:paraId="59A1202B" w14:textId="77777777" w:rsidR="001B1701" w:rsidRPr="00FC610B" w:rsidRDefault="001B1701" w:rsidP="00DE2747">
            <w:pPr>
              <w:rPr>
                <w:color w:val="000000"/>
                <w:sz w:val="18"/>
              </w:rPr>
            </w:pPr>
          </w:p>
        </w:tc>
        <w:tc>
          <w:tcPr>
            <w:tcW w:w="1114" w:type="dxa"/>
            <w:vMerge/>
            <w:shd w:val="clear" w:color="auto" w:fill="auto"/>
          </w:tcPr>
          <w:p w14:paraId="155BF08F" w14:textId="77777777" w:rsidR="001B1701" w:rsidRPr="00FC610B" w:rsidRDefault="001B1701" w:rsidP="00DE2747">
            <w:pPr>
              <w:rPr>
                <w:color w:val="000000"/>
                <w:sz w:val="18"/>
              </w:rPr>
            </w:pPr>
          </w:p>
        </w:tc>
        <w:tc>
          <w:tcPr>
            <w:tcW w:w="1092" w:type="dxa"/>
            <w:vMerge/>
            <w:shd w:val="clear" w:color="auto" w:fill="auto"/>
          </w:tcPr>
          <w:p w14:paraId="032856C0" w14:textId="77777777" w:rsidR="001B1701" w:rsidRPr="00FC610B" w:rsidRDefault="001B1701" w:rsidP="00DE2747">
            <w:pPr>
              <w:rPr>
                <w:color w:val="000000"/>
                <w:sz w:val="18"/>
              </w:rPr>
            </w:pPr>
          </w:p>
        </w:tc>
        <w:tc>
          <w:tcPr>
            <w:tcW w:w="582" w:type="dxa"/>
            <w:shd w:val="clear" w:color="auto" w:fill="auto"/>
          </w:tcPr>
          <w:p w14:paraId="3D94AB1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B7452B3" w14:textId="77777777" w:rsidR="001B1701" w:rsidRPr="00FC610B" w:rsidRDefault="001B1701" w:rsidP="00DE2747">
            <w:pPr>
              <w:rPr>
                <w:color w:val="000000"/>
                <w:sz w:val="18"/>
              </w:rPr>
            </w:pPr>
            <w:r w:rsidRPr="00FC610B">
              <w:rPr>
                <w:color w:val="000000"/>
                <w:sz w:val="18"/>
              </w:rPr>
              <w:t>1.0020415</w:t>
            </w:r>
          </w:p>
        </w:tc>
        <w:tc>
          <w:tcPr>
            <w:tcW w:w="2196" w:type="dxa"/>
            <w:shd w:val="clear" w:color="auto" w:fill="auto"/>
          </w:tcPr>
          <w:p w14:paraId="08955022" w14:textId="77777777" w:rsidR="001B1701" w:rsidRPr="00FC610B" w:rsidRDefault="001B1701" w:rsidP="00DE2747">
            <w:pPr>
              <w:rPr>
                <w:color w:val="000000"/>
                <w:sz w:val="18"/>
              </w:rPr>
            </w:pPr>
            <w:r w:rsidRPr="00FC610B">
              <w:rPr>
                <w:color w:val="000000"/>
                <w:sz w:val="18"/>
              </w:rPr>
              <w:t>0.8291696, 1.1774999</w:t>
            </w:r>
          </w:p>
        </w:tc>
        <w:tc>
          <w:tcPr>
            <w:tcW w:w="2154" w:type="dxa"/>
            <w:vMerge/>
            <w:shd w:val="clear" w:color="auto" w:fill="auto"/>
          </w:tcPr>
          <w:p w14:paraId="632FD72E" w14:textId="77777777" w:rsidR="001B1701" w:rsidRPr="00FC610B" w:rsidRDefault="001B1701" w:rsidP="00DE2747">
            <w:pPr>
              <w:rPr>
                <w:color w:val="000000"/>
                <w:sz w:val="18"/>
              </w:rPr>
            </w:pPr>
          </w:p>
        </w:tc>
      </w:tr>
      <w:tr w:rsidR="001B1701" w:rsidRPr="001178B4" w14:paraId="745342C4" w14:textId="77777777" w:rsidTr="00FC610B">
        <w:trPr>
          <w:trHeight w:val="122"/>
        </w:trPr>
        <w:tc>
          <w:tcPr>
            <w:tcW w:w="1404" w:type="dxa"/>
            <w:vMerge/>
            <w:shd w:val="clear" w:color="auto" w:fill="auto"/>
          </w:tcPr>
          <w:p w14:paraId="7DD2051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D1ABA2A"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0564EA0D"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0B73B3E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70C8EA06" w14:textId="77777777" w:rsidR="001B1701" w:rsidRPr="00FC610B" w:rsidRDefault="001B1701" w:rsidP="00DE2747">
            <w:pPr>
              <w:rPr>
                <w:color w:val="000000"/>
                <w:sz w:val="18"/>
              </w:rPr>
            </w:pPr>
            <w:r w:rsidRPr="00FC610B">
              <w:rPr>
                <w:color w:val="000000"/>
                <w:sz w:val="18"/>
              </w:rPr>
              <w:t>1.0857277</w:t>
            </w:r>
          </w:p>
        </w:tc>
        <w:tc>
          <w:tcPr>
            <w:tcW w:w="2196" w:type="dxa"/>
            <w:tcBorders>
              <w:bottom w:val="single" w:sz="4" w:space="0" w:color="auto"/>
            </w:tcBorders>
            <w:shd w:val="clear" w:color="auto" w:fill="auto"/>
          </w:tcPr>
          <w:p w14:paraId="66C6CADC" w14:textId="77777777" w:rsidR="001B1701" w:rsidRPr="00FC610B" w:rsidRDefault="001B1701" w:rsidP="00DE2747">
            <w:pPr>
              <w:rPr>
                <w:color w:val="000000"/>
                <w:sz w:val="18"/>
              </w:rPr>
            </w:pPr>
            <w:r w:rsidRPr="00FC610B">
              <w:rPr>
                <w:color w:val="000000"/>
                <w:sz w:val="18"/>
              </w:rPr>
              <w:t>0.8338062, 1.3381528</w:t>
            </w:r>
          </w:p>
        </w:tc>
        <w:tc>
          <w:tcPr>
            <w:tcW w:w="2154" w:type="dxa"/>
            <w:vMerge/>
            <w:tcBorders>
              <w:bottom w:val="single" w:sz="4" w:space="0" w:color="auto"/>
            </w:tcBorders>
            <w:shd w:val="clear" w:color="auto" w:fill="auto"/>
          </w:tcPr>
          <w:p w14:paraId="73613C4D" w14:textId="77777777" w:rsidR="001B1701" w:rsidRPr="00FC610B" w:rsidRDefault="001B1701" w:rsidP="00DE2747">
            <w:pPr>
              <w:rPr>
                <w:color w:val="000000"/>
                <w:sz w:val="18"/>
              </w:rPr>
            </w:pPr>
          </w:p>
        </w:tc>
      </w:tr>
      <w:tr w:rsidR="001B1701" w:rsidRPr="001178B4" w14:paraId="5458EE70" w14:textId="77777777" w:rsidTr="00FC610B">
        <w:trPr>
          <w:trHeight w:val="124"/>
        </w:trPr>
        <w:tc>
          <w:tcPr>
            <w:tcW w:w="1404" w:type="dxa"/>
            <w:vMerge/>
            <w:shd w:val="clear" w:color="auto" w:fill="auto"/>
          </w:tcPr>
          <w:p w14:paraId="39354F84"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4D384D99" w14:textId="77777777" w:rsidR="001B1701" w:rsidRPr="00FC610B" w:rsidRDefault="001B1701" w:rsidP="00DE2747">
            <w:pPr>
              <w:rPr>
                <w:color w:val="000000"/>
                <w:sz w:val="18"/>
              </w:rPr>
            </w:pPr>
            <w:r w:rsidRPr="00FC610B">
              <w:rPr>
                <w:color w:val="000000"/>
                <w:sz w:val="18"/>
              </w:rPr>
              <w:t>PD</w:t>
            </w:r>
          </w:p>
          <w:p w14:paraId="0405CDD6"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6DB649C1"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0538681A"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right w:val="nil"/>
            </w:tcBorders>
            <w:shd w:val="clear" w:color="auto" w:fill="auto"/>
          </w:tcPr>
          <w:p w14:paraId="5FFE7201" w14:textId="77777777" w:rsidR="001B1701" w:rsidRPr="00FC610B" w:rsidRDefault="001B1701" w:rsidP="00DE2747">
            <w:pPr>
              <w:rPr>
                <w:color w:val="000000"/>
                <w:sz w:val="18"/>
              </w:rPr>
            </w:pPr>
            <w:r w:rsidRPr="00FC610B">
              <w:rPr>
                <w:color w:val="000000"/>
                <w:sz w:val="18"/>
              </w:rPr>
              <w:t>0.0292508</w:t>
            </w:r>
          </w:p>
        </w:tc>
        <w:tc>
          <w:tcPr>
            <w:tcW w:w="2196" w:type="dxa"/>
            <w:tcBorders>
              <w:top w:val="single" w:sz="4" w:space="0" w:color="auto"/>
              <w:left w:val="nil"/>
              <w:bottom w:val="nil"/>
            </w:tcBorders>
            <w:shd w:val="clear" w:color="auto" w:fill="auto"/>
          </w:tcPr>
          <w:p w14:paraId="3F6871EC" w14:textId="77777777" w:rsidR="001B1701" w:rsidRPr="00FC610B" w:rsidRDefault="001B1701" w:rsidP="00DE2747">
            <w:pPr>
              <w:rPr>
                <w:color w:val="000000"/>
                <w:sz w:val="18"/>
              </w:rPr>
            </w:pPr>
            <w:r w:rsidRPr="00FC610B">
              <w:rPr>
                <w:color w:val="000000"/>
                <w:sz w:val="18"/>
              </w:rPr>
              <w:t>-0.0882624, 0.1467641</w:t>
            </w:r>
          </w:p>
        </w:tc>
        <w:tc>
          <w:tcPr>
            <w:tcW w:w="2154" w:type="dxa"/>
            <w:vMerge w:val="restart"/>
            <w:tcBorders>
              <w:top w:val="single" w:sz="4" w:space="0" w:color="auto"/>
            </w:tcBorders>
            <w:shd w:val="clear" w:color="auto" w:fill="auto"/>
          </w:tcPr>
          <w:p w14:paraId="24E7313E" w14:textId="77777777" w:rsidR="001B1701" w:rsidRPr="00FC610B" w:rsidRDefault="001B1701" w:rsidP="00DE2747">
            <w:pPr>
              <w:rPr>
                <w:color w:val="000000"/>
                <w:sz w:val="18"/>
              </w:rPr>
            </w:pPr>
            <w:r w:rsidRPr="00FC610B">
              <w:rPr>
                <w:color w:val="000000"/>
                <w:sz w:val="18"/>
              </w:rPr>
              <w:t>unit change in log(PD+0.01) compared to 1</w:t>
            </w:r>
            <w:r w:rsidRPr="00FC610B">
              <w:rPr>
                <w:color w:val="000000"/>
                <w:sz w:val="18"/>
                <w:vertAlign w:val="superscript"/>
              </w:rPr>
              <w:t>st</w:t>
            </w:r>
            <w:r w:rsidRPr="00FC610B">
              <w:rPr>
                <w:color w:val="000000"/>
                <w:sz w:val="18"/>
              </w:rPr>
              <w:t xml:space="preserve"> quartile category</w:t>
            </w:r>
          </w:p>
        </w:tc>
      </w:tr>
      <w:tr w:rsidR="001B1701" w:rsidRPr="001178B4" w14:paraId="0C9B8BB0" w14:textId="77777777" w:rsidTr="00FC610B">
        <w:trPr>
          <w:trHeight w:val="122"/>
        </w:trPr>
        <w:tc>
          <w:tcPr>
            <w:tcW w:w="1404" w:type="dxa"/>
            <w:vMerge/>
            <w:shd w:val="clear" w:color="auto" w:fill="auto"/>
          </w:tcPr>
          <w:p w14:paraId="72C0337F" w14:textId="77777777" w:rsidR="001B1701" w:rsidRPr="00FC610B" w:rsidRDefault="001B1701" w:rsidP="00DE2747">
            <w:pPr>
              <w:rPr>
                <w:color w:val="000000"/>
                <w:sz w:val="18"/>
              </w:rPr>
            </w:pPr>
          </w:p>
        </w:tc>
        <w:tc>
          <w:tcPr>
            <w:tcW w:w="1114" w:type="dxa"/>
            <w:vMerge/>
            <w:shd w:val="clear" w:color="auto" w:fill="auto"/>
          </w:tcPr>
          <w:p w14:paraId="52849628" w14:textId="77777777" w:rsidR="001B1701" w:rsidRPr="00FC610B" w:rsidRDefault="001B1701" w:rsidP="00DE2747">
            <w:pPr>
              <w:rPr>
                <w:color w:val="000000"/>
                <w:sz w:val="18"/>
              </w:rPr>
            </w:pPr>
          </w:p>
        </w:tc>
        <w:tc>
          <w:tcPr>
            <w:tcW w:w="1092" w:type="dxa"/>
            <w:vMerge/>
            <w:shd w:val="clear" w:color="auto" w:fill="auto"/>
          </w:tcPr>
          <w:p w14:paraId="438162A9" w14:textId="77777777" w:rsidR="001B1701" w:rsidRPr="00FC610B" w:rsidRDefault="001B1701" w:rsidP="00DE2747">
            <w:pPr>
              <w:rPr>
                <w:color w:val="000000"/>
                <w:sz w:val="18"/>
              </w:rPr>
            </w:pPr>
          </w:p>
        </w:tc>
        <w:tc>
          <w:tcPr>
            <w:tcW w:w="582" w:type="dxa"/>
            <w:shd w:val="clear" w:color="auto" w:fill="auto"/>
          </w:tcPr>
          <w:p w14:paraId="55B2B6F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44225688" w14:textId="77777777" w:rsidR="001B1701" w:rsidRPr="00FC610B" w:rsidRDefault="001B1701" w:rsidP="00DE2747">
            <w:pPr>
              <w:rPr>
                <w:color w:val="000000"/>
                <w:sz w:val="18"/>
              </w:rPr>
            </w:pPr>
            <w:r w:rsidRPr="00FC610B">
              <w:rPr>
                <w:color w:val="000000"/>
                <w:sz w:val="18"/>
              </w:rPr>
              <w:t>0.0802839</w:t>
            </w:r>
          </w:p>
        </w:tc>
        <w:tc>
          <w:tcPr>
            <w:tcW w:w="2196" w:type="dxa"/>
            <w:tcBorders>
              <w:top w:val="nil"/>
              <w:left w:val="nil"/>
              <w:bottom w:val="nil"/>
            </w:tcBorders>
            <w:shd w:val="clear" w:color="auto" w:fill="auto"/>
          </w:tcPr>
          <w:p w14:paraId="745E84B5" w14:textId="77777777" w:rsidR="001B1701" w:rsidRPr="00FC610B" w:rsidRDefault="001B1701" w:rsidP="00DE2747">
            <w:pPr>
              <w:rPr>
                <w:color w:val="000000"/>
                <w:sz w:val="18"/>
              </w:rPr>
            </w:pPr>
            <w:r w:rsidRPr="00FC610B">
              <w:rPr>
                <w:color w:val="000000"/>
                <w:sz w:val="18"/>
              </w:rPr>
              <w:t>-0.0241731, 0.1847409</w:t>
            </w:r>
          </w:p>
        </w:tc>
        <w:tc>
          <w:tcPr>
            <w:tcW w:w="2154" w:type="dxa"/>
            <w:vMerge/>
            <w:shd w:val="clear" w:color="auto" w:fill="auto"/>
          </w:tcPr>
          <w:p w14:paraId="691603C5" w14:textId="77777777" w:rsidR="001B1701" w:rsidRPr="00FC610B" w:rsidRDefault="001B1701" w:rsidP="00DE2747">
            <w:pPr>
              <w:rPr>
                <w:color w:val="000000"/>
                <w:sz w:val="18"/>
              </w:rPr>
            </w:pPr>
          </w:p>
        </w:tc>
      </w:tr>
      <w:tr w:rsidR="001B1701" w:rsidRPr="001178B4" w14:paraId="50EEEA6A" w14:textId="77777777" w:rsidTr="00FC610B">
        <w:trPr>
          <w:trHeight w:val="122"/>
        </w:trPr>
        <w:tc>
          <w:tcPr>
            <w:tcW w:w="1404" w:type="dxa"/>
            <w:vMerge/>
            <w:shd w:val="clear" w:color="auto" w:fill="auto"/>
          </w:tcPr>
          <w:p w14:paraId="464AA0B9" w14:textId="77777777" w:rsidR="001B1701" w:rsidRPr="00FC610B" w:rsidRDefault="001B1701" w:rsidP="00DE2747">
            <w:pPr>
              <w:rPr>
                <w:color w:val="000000"/>
                <w:sz w:val="18"/>
              </w:rPr>
            </w:pPr>
          </w:p>
        </w:tc>
        <w:tc>
          <w:tcPr>
            <w:tcW w:w="1114" w:type="dxa"/>
            <w:vMerge/>
            <w:shd w:val="clear" w:color="auto" w:fill="auto"/>
          </w:tcPr>
          <w:p w14:paraId="3804C57B" w14:textId="77777777" w:rsidR="001B1701" w:rsidRPr="00FC610B" w:rsidRDefault="001B1701" w:rsidP="00DE2747">
            <w:pPr>
              <w:rPr>
                <w:color w:val="000000"/>
                <w:sz w:val="18"/>
              </w:rPr>
            </w:pPr>
          </w:p>
        </w:tc>
        <w:tc>
          <w:tcPr>
            <w:tcW w:w="1092" w:type="dxa"/>
            <w:vMerge/>
            <w:tcBorders>
              <w:bottom w:val="nil"/>
            </w:tcBorders>
            <w:shd w:val="clear" w:color="auto" w:fill="auto"/>
          </w:tcPr>
          <w:p w14:paraId="2A18C538" w14:textId="77777777" w:rsidR="001B1701" w:rsidRPr="00FC610B" w:rsidRDefault="001B1701" w:rsidP="00DE2747">
            <w:pPr>
              <w:rPr>
                <w:color w:val="000000"/>
                <w:sz w:val="18"/>
              </w:rPr>
            </w:pPr>
          </w:p>
        </w:tc>
        <w:tc>
          <w:tcPr>
            <w:tcW w:w="582" w:type="dxa"/>
            <w:tcBorders>
              <w:bottom w:val="nil"/>
            </w:tcBorders>
            <w:shd w:val="clear" w:color="auto" w:fill="auto"/>
          </w:tcPr>
          <w:p w14:paraId="1352BE67"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685F2CB7" w14:textId="77777777" w:rsidR="001B1701" w:rsidRPr="00FC610B" w:rsidRDefault="001B1701" w:rsidP="00DE2747">
            <w:pPr>
              <w:rPr>
                <w:color w:val="000000"/>
                <w:sz w:val="18"/>
              </w:rPr>
            </w:pPr>
            <w:r w:rsidRPr="00FC610B">
              <w:rPr>
                <w:color w:val="000000"/>
                <w:sz w:val="18"/>
              </w:rPr>
              <w:t>-0.4862968</w:t>
            </w:r>
          </w:p>
        </w:tc>
        <w:tc>
          <w:tcPr>
            <w:tcW w:w="2196" w:type="dxa"/>
            <w:tcBorders>
              <w:top w:val="nil"/>
              <w:left w:val="nil"/>
              <w:bottom w:val="nil"/>
            </w:tcBorders>
            <w:shd w:val="clear" w:color="auto" w:fill="auto"/>
          </w:tcPr>
          <w:p w14:paraId="26434445" w14:textId="77777777" w:rsidR="001B1701" w:rsidRPr="00FC610B" w:rsidRDefault="001B1701" w:rsidP="00DE2747">
            <w:pPr>
              <w:rPr>
                <w:color w:val="000000"/>
                <w:sz w:val="18"/>
              </w:rPr>
            </w:pPr>
            <w:r w:rsidRPr="00FC610B">
              <w:rPr>
                <w:color w:val="000000"/>
                <w:sz w:val="18"/>
              </w:rPr>
              <w:t>-0.6968441, -0.2757497</w:t>
            </w:r>
          </w:p>
        </w:tc>
        <w:tc>
          <w:tcPr>
            <w:tcW w:w="2154" w:type="dxa"/>
            <w:vMerge/>
            <w:shd w:val="clear" w:color="auto" w:fill="auto"/>
          </w:tcPr>
          <w:p w14:paraId="7D9ED218" w14:textId="77777777" w:rsidR="001B1701" w:rsidRPr="00FC610B" w:rsidRDefault="001B1701" w:rsidP="00DE2747">
            <w:pPr>
              <w:rPr>
                <w:color w:val="000000"/>
                <w:sz w:val="18"/>
              </w:rPr>
            </w:pPr>
          </w:p>
        </w:tc>
      </w:tr>
      <w:tr w:rsidR="001B1701" w:rsidRPr="001178B4" w14:paraId="3BF0915E" w14:textId="77777777" w:rsidTr="00FC610B">
        <w:trPr>
          <w:trHeight w:val="124"/>
        </w:trPr>
        <w:tc>
          <w:tcPr>
            <w:tcW w:w="1404" w:type="dxa"/>
            <w:vMerge/>
            <w:shd w:val="clear" w:color="auto" w:fill="auto"/>
          </w:tcPr>
          <w:p w14:paraId="78A3BC8C" w14:textId="77777777" w:rsidR="001B1701" w:rsidRPr="00FC610B" w:rsidRDefault="001B1701" w:rsidP="00DE2747">
            <w:pPr>
              <w:rPr>
                <w:color w:val="000000"/>
                <w:sz w:val="18"/>
              </w:rPr>
            </w:pPr>
          </w:p>
        </w:tc>
        <w:tc>
          <w:tcPr>
            <w:tcW w:w="1114" w:type="dxa"/>
            <w:vMerge/>
            <w:shd w:val="clear" w:color="auto" w:fill="auto"/>
          </w:tcPr>
          <w:p w14:paraId="3C85311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5CB9C886"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5E4EB63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0CB12749" w14:textId="77777777" w:rsidR="001B1701" w:rsidRPr="00FC610B" w:rsidRDefault="001B1701" w:rsidP="00DE2747">
            <w:pPr>
              <w:rPr>
                <w:color w:val="000000"/>
                <w:sz w:val="18"/>
              </w:rPr>
            </w:pPr>
            <w:r w:rsidRPr="00FC610B">
              <w:rPr>
                <w:color w:val="000000"/>
                <w:sz w:val="18"/>
              </w:rPr>
              <w:t>0.0143388</w:t>
            </w:r>
          </w:p>
        </w:tc>
        <w:tc>
          <w:tcPr>
            <w:tcW w:w="2196" w:type="dxa"/>
            <w:tcBorders>
              <w:top w:val="nil"/>
              <w:left w:val="nil"/>
              <w:bottom w:val="nil"/>
            </w:tcBorders>
            <w:shd w:val="clear" w:color="auto" w:fill="auto"/>
          </w:tcPr>
          <w:p w14:paraId="033CE40E" w14:textId="77777777" w:rsidR="001B1701" w:rsidRPr="00FC610B" w:rsidRDefault="001B1701" w:rsidP="00DE2747">
            <w:pPr>
              <w:rPr>
                <w:color w:val="000000"/>
                <w:sz w:val="18"/>
              </w:rPr>
            </w:pPr>
            <w:r w:rsidRPr="00FC610B">
              <w:rPr>
                <w:color w:val="000000"/>
                <w:sz w:val="18"/>
              </w:rPr>
              <w:t>-0.1141987, 0.1428764</w:t>
            </w:r>
          </w:p>
        </w:tc>
        <w:tc>
          <w:tcPr>
            <w:tcW w:w="2154" w:type="dxa"/>
            <w:vMerge/>
            <w:shd w:val="clear" w:color="auto" w:fill="auto"/>
          </w:tcPr>
          <w:p w14:paraId="520599F8" w14:textId="77777777" w:rsidR="001B1701" w:rsidRPr="00FC610B" w:rsidRDefault="001B1701" w:rsidP="00DE2747">
            <w:pPr>
              <w:rPr>
                <w:color w:val="000000"/>
                <w:sz w:val="18"/>
              </w:rPr>
            </w:pPr>
          </w:p>
        </w:tc>
      </w:tr>
      <w:tr w:rsidR="001B1701" w:rsidRPr="001178B4" w14:paraId="24A1508C" w14:textId="77777777" w:rsidTr="00FC610B">
        <w:trPr>
          <w:trHeight w:val="122"/>
        </w:trPr>
        <w:tc>
          <w:tcPr>
            <w:tcW w:w="1404" w:type="dxa"/>
            <w:vMerge/>
            <w:shd w:val="clear" w:color="auto" w:fill="auto"/>
          </w:tcPr>
          <w:p w14:paraId="17059E90" w14:textId="77777777" w:rsidR="001B1701" w:rsidRPr="00FC610B" w:rsidRDefault="001B1701" w:rsidP="00DE2747">
            <w:pPr>
              <w:rPr>
                <w:color w:val="000000"/>
                <w:sz w:val="18"/>
              </w:rPr>
            </w:pPr>
          </w:p>
        </w:tc>
        <w:tc>
          <w:tcPr>
            <w:tcW w:w="1114" w:type="dxa"/>
            <w:vMerge/>
            <w:shd w:val="clear" w:color="auto" w:fill="auto"/>
          </w:tcPr>
          <w:p w14:paraId="4DA0C4DE" w14:textId="77777777" w:rsidR="001B1701" w:rsidRPr="00FC610B" w:rsidRDefault="001B1701" w:rsidP="00DE2747">
            <w:pPr>
              <w:rPr>
                <w:color w:val="000000"/>
                <w:sz w:val="18"/>
              </w:rPr>
            </w:pPr>
          </w:p>
        </w:tc>
        <w:tc>
          <w:tcPr>
            <w:tcW w:w="1092" w:type="dxa"/>
            <w:vMerge/>
            <w:shd w:val="clear" w:color="auto" w:fill="auto"/>
          </w:tcPr>
          <w:p w14:paraId="2BAD4839" w14:textId="77777777" w:rsidR="001B1701" w:rsidRPr="00FC610B" w:rsidRDefault="001B1701" w:rsidP="00DE2747">
            <w:pPr>
              <w:rPr>
                <w:color w:val="000000"/>
                <w:sz w:val="18"/>
              </w:rPr>
            </w:pPr>
          </w:p>
        </w:tc>
        <w:tc>
          <w:tcPr>
            <w:tcW w:w="582" w:type="dxa"/>
            <w:shd w:val="clear" w:color="auto" w:fill="auto"/>
          </w:tcPr>
          <w:p w14:paraId="31B888CD"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0F64EF00" w14:textId="77777777" w:rsidR="001B1701" w:rsidRPr="00FC610B" w:rsidRDefault="001B1701" w:rsidP="00DE2747">
            <w:pPr>
              <w:rPr>
                <w:color w:val="000000"/>
                <w:sz w:val="18"/>
              </w:rPr>
            </w:pPr>
            <w:r w:rsidRPr="00FC610B">
              <w:rPr>
                <w:color w:val="000000"/>
                <w:sz w:val="18"/>
              </w:rPr>
              <w:t>0.110301</w:t>
            </w:r>
          </w:p>
        </w:tc>
        <w:tc>
          <w:tcPr>
            <w:tcW w:w="2196" w:type="dxa"/>
            <w:tcBorders>
              <w:top w:val="nil"/>
              <w:left w:val="nil"/>
              <w:bottom w:val="nil"/>
            </w:tcBorders>
            <w:shd w:val="clear" w:color="auto" w:fill="auto"/>
          </w:tcPr>
          <w:p w14:paraId="2E319444" w14:textId="77777777" w:rsidR="001B1701" w:rsidRPr="00FC610B" w:rsidRDefault="001B1701" w:rsidP="00DE2747">
            <w:pPr>
              <w:rPr>
                <w:color w:val="000000"/>
                <w:sz w:val="18"/>
              </w:rPr>
            </w:pPr>
            <w:r w:rsidRPr="00FC610B">
              <w:rPr>
                <w:color w:val="000000"/>
                <w:sz w:val="18"/>
              </w:rPr>
              <w:t>-0.0082226, 0.2288246</w:t>
            </w:r>
          </w:p>
        </w:tc>
        <w:tc>
          <w:tcPr>
            <w:tcW w:w="2154" w:type="dxa"/>
            <w:vMerge/>
            <w:shd w:val="clear" w:color="auto" w:fill="auto"/>
          </w:tcPr>
          <w:p w14:paraId="3F11B032" w14:textId="77777777" w:rsidR="001B1701" w:rsidRPr="00FC610B" w:rsidRDefault="001B1701" w:rsidP="00DE2747">
            <w:pPr>
              <w:rPr>
                <w:color w:val="000000"/>
                <w:sz w:val="18"/>
              </w:rPr>
            </w:pPr>
          </w:p>
        </w:tc>
      </w:tr>
      <w:tr w:rsidR="001B1701" w:rsidRPr="001178B4" w14:paraId="0CF13A02" w14:textId="77777777" w:rsidTr="00FC610B">
        <w:trPr>
          <w:trHeight w:val="122"/>
        </w:trPr>
        <w:tc>
          <w:tcPr>
            <w:tcW w:w="1404" w:type="dxa"/>
            <w:vMerge/>
            <w:shd w:val="clear" w:color="auto" w:fill="auto"/>
          </w:tcPr>
          <w:p w14:paraId="5B9BD14A" w14:textId="77777777" w:rsidR="001B1701" w:rsidRPr="00FC610B" w:rsidRDefault="001B1701" w:rsidP="00DE2747">
            <w:pPr>
              <w:rPr>
                <w:color w:val="000000"/>
                <w:sz w:val="18"/>
              </w:rPr>
            </w:pPr>
          </w:p>
        </w:tc>
        <w:tc>
          <w:tcPr>
            <w:tcW w:w="1114" w:type="dxa"/>
            <w:vMerge/>
            <w:shd w:val="clear" w:color="auto" w:fill="auto"/>
          </w:tcPr>
          <w:p w14:paraId="03B8FA33" w14:textId="77777777" w:rsidR="001B1701" w:rsidRPr="00FC610B" w:rsidRDefault="001B1701" w:rsidP="00DE2747">
            <w:pPr>
              <w:rPr>
                <w:color w:val="000000"/>
                <w:sz w:val="18"/>
              </w:rPr>
            </w:pPr>
          </w:p>
        </w:tc>
        <w:tc>
          <w:tcPr>
            <w:tcW w:w="1092" w:type="dxa"/>
            <w:vMerge/>
            <w:tcBorders>
              <w:bottom w:val="nil"/>
            </w:tcBorders>
            <w:shd w:val="clear" w:color="auto" w:fill="auto"/>
          </w:tcPr>
          <w:p w14:paraId="6A6322BC" w14:textId="77777777" w:rsidR="001B1701" w:rsidRPr="00FC610B" w:rsidRDefault="001B1701" w:rsidP="00DE2747">
            <w:pPr>
              <w:rPr>
                <w:color w:val="000000"/>
                <w:sz w:val="18"/>
              </w:rPr>
            </w:pPr>
          </w:p>
        </w:tc>
        <w:tc>
          <w:tcPr>
            <w:tcW w:w="582" w:type="dxa"/>
            <w:tcBorders>
              <w:bottom w:val="nil"/>
            </w:tcBorders>
            <w:shd w:val="clear" w:color="auto" w:fill="auto"/>
          </w:tcPr>
          <w:p w14:paraId="7838669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26C42544" w14:textId="77777777" w:rsidR="001B1701" w:rsidRPr="00FC610B" w:rsidRDefault="001B1701" w:rsidP="00DE2747">
            <w:pPr>
              <w:rPr>
                <w:color w:val="000000"/>
                <w:sz w:val="18"/>
              </w:rPr>
            </w:pPr>
            <w:r w:rsidRPr="00FC610B">
              <w:rPr>
                <w:color w:val="000000"/>
                <w:sz w:val="18"/>
              </w:rPr>
              <w:t>0.3628297</w:t>
            </w:r>
          </w:p>
        </w:tc>
        <w:tc>
          <w:tcPr>
            <w:tcW w:w="2196" w:type="dxa"/>
            <w:tcBorders>
              <w:top w:val="nil"/>
              <w:left w:val="nil"/>
              <w:bottom w:val="nil"/>
            </w:tcBorders>
            <w:shd w:val="clear" w:color="auto" w:fill="auto"/>
          </w:tcPr>
          <w:p w14:paraId="4DD671F3" w14:textId="77777777" w:rsidR="001B1701" w:rsidRPr="00FC610B" w:rsidRDefault="001B1701" w:rsidP="00DE2747">
            <w:pPr>
              <w:rPr>
                <w:color w:val="000000"/>
                <w:sz w:val="18"/>
              </w:rPr>
            </w:pPr>
            <w:r w:rsidRPr="00FC610B">
              <w:rPr>
                <w:color w:val="000000"/>
                <w:sz w:val="18"/>
              </w:rPr>
              <w:t>0.2027306, 0.5229288</w:t>
            </w:r>
          </w:p>
        </w:tc>
        <w:tc>
          <w:tcPr>
            <w:tcW w:w="2154" w:type="dxa"/>
            <w:vMerge/>
            <w:shd w:val="clear" w:color="auto" w:fill="auto"/>
          </w:tcPr>
          <w:p w14:paraId="36DE65B9" w14:textId="77777777" w:rsidR="001B1701" w:rsidRPr="00FC610B" w:rsidRDefault="001B1701" w:rsidP="00DE2747">
            <w:pPr>
              <w:rPr>
                <w:color w:val="000000"/>
                <w:sz w:val="18"/>
              </w:rPr>
            </w:pPr>
          </w:p>
        </w:tc>
      </w:tr>
      <w:tr w:rsidR="001B1701" w:rsidRPr="001178B4" w14:paraId="70520119" w14:textId="77777777" w:rsidTr="00FC610B">
        <w:trPr>
          <w:trHeight w:val="124"/>
        </w:trPr>
        <w:tc>
          <w:tcPr>
            <w:tcW w:w="1404" w:type="dxa"/>
            <w:vMerge/>
            <w:shd w:val="clear" w:color="auto" w:fill="auto"/>
          </w:tcPr>
          <w:p w14:paraId="1D4B235D" w14:textId="77777777" w:rsidR="001B1701" w:rsidRPr="00FC610B" w:rsidRDefault="001B1701" w:rsidP="00DE2747">
            <w:pPr>
              <w:rPr>
                <w:color w:val="000000"/>
                <w:sz w:val="18"/>
              </w:rPr>
            </w:pPr>
          </w:p>
        </w:tc>
        <w:tc>
          <w:tcPr>
            <w:tcW w:w="1114" w:type="dxa"/>
            <w:vMerge/>
            <w:shd w:val="clear" w:color="auto" w:fill="auto"/>
          </w:tcPr>
          <w:p w14:paraId="669868F2"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FFEF4A9"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72FCF50C"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6D51BEB9" w14:textId="77777777" w:rsidR="001B1701" w:rsidRPr="00FC610B" w:rsidRDefault="001B1701" w:rsidP="00DE2747">
            <w:pPr>
              <w:rPr>
                <w:color w:val="000000"/>
                <w:sz w:val="18"/>
              </w:rPr>
            </w:pPr>
            <w:r w:rsidRPr="00FC610B">
              <w:rPr>
                <w:color w:val="000000"/>
                <w:sz w:val="18"/>
              </w:rPr>
              <w:t>0.11333</w:t>
            </w:r>
          </w:p>
        </w:tc>
        <w:tc>
          <w:tcPr>
            <w:tcW w:w="2196" w:type="dxa"/>
            <w:tcBorders>
              <w:top w:val="nil"/>
              <w:left w:val="nil"/>
              <w:bottom w:val="nil"/>
            </w:tcBorders>
            <w:shd w:val="clear" w:color="auto" w:fill="auto"/>
          </w:tcPr>
          <w:p w14:paraId="740EB8AA" w14:textId="77777777" w:rsidR="001B1701" w:rsidRPr="00FC610B" w:rsidRDefault="001B1701" w:rsidP="00DE2747">
            <w:pPr>
              <w:rPr>
                <w:color w:val="000000"/>
                <w:sz w:val="18"/>
              </w:rPr>
            </w:pPr>
            <w:r w:rsidRPr="00FC610B">
              <w:rPr>
                <w:color w:val="000000"/>
                <w:sz w:val="18"/>
              </w:rPr>
              <w:t>0.0033182, 0.2233418</w:t>
            </w:r>
          </w:p>
        </w:tc>
        <w:tc>
          <w:tcPr>
            <w:tcW w:w="2154" w:type="dxa"/>
            <w:vMerge/>
            <w:shd w:val="clear" w:color="auto" w:fill="auto"/>
          </w:tcPr>
          <w:p w14:paraId="73CF3C87" w14:textId="77777777" w:rsidR="001B1701" w:rsidRPr="00FC610B" w:rsidRDefault="001B1701" w:rsidP="00DE2747">
            <w:pPr>
              <w:rPr>
                <w:color w:val="000000"/>
                <w:sz w:val="18"/>
              </w:rPr>
            </w:pPr>
          </w:p>
        </w:tc>
      </w:tr>
      <w:tr w:rsidR="001B1701" w:rsidRPr="001178B4" w14:paraId="66084CB3" w14:textId="77777777" w:rsidTr="00FC610B">
        <w:trPr>
          <w:trHeight w:val="122"/>
        </w:trPr>
        <w:tc>
          <w:tcPr>
            <w:tcW w:w="1404" w:type="dxa"/>
            <w:vMerge/>
            <w:shd w:val="clear" w:color="auto" w:fill="auto"/>
          </w:tcPr>
          <w:p w14:paraId="1501183E" w14:textId="77777777" w:rsidR="001B1701" w:rsidRPr="00FC610B" w:rsidRDefault="001B1701" w:rsidP="00DE2747">
            <w:pPr>
              <w:rPr>
                <w:color w:val="000000"/>
                <w:sz w:val="18"/>
              </w:rPr>
            </w:pPr>
          </w:p>
        </w:tc>
        <w:tc>
          <w:tcPr>
            <w:tcW w:w="1114" w:type="dxa"/>
            <w:vMerge/>
            <w:shd w:val="clear" w:color="auto" w:fill="auto"/>
          </w:tcPr>
          <w:p w14:paraId="660BB53F" w14:textId="77777777" w:rsidR="001B1701" w:rsidRPr="00FC610B" w:rsidRDefault="001B1701" w:rsidP="00DE2747">
            <w:pPr>
              <w:rPr>
                <w:color w:val="000000"/>
                <w:sz w:val="18"/>
              </w:rPr>
            </w:pPr>
          </w:p>
        </w:tc>
        <w:tc>
          <w:tcPr>
            <w:tcW w:w="1092" w:type="dxa"/>
            <w:vMerge/>
            <w:shd w:val="clear" w:color="auto" w:fill="auto"/>
          </w:tcPr>
          <w:p w14:paraId="6A3530F6" w14:textId="77777777" w:rsidR="001B1701" w:rsidRPr="00FC610B" w:rsidRDefault="001B1701" w:rsidP="00DE2747">
            <w:pPr>
              <w:rPr>
                <w:color w:val="000000"/>
                <w:sz w:val="18"/>
              </w:rPr>
            </w:pPr>
          </w:p>
        </w:tc>
        <w:tc>
          <w:tcPr>
            <w:tcW w:w="582" w:type="dxa"/>
            <w:shd w:val="clear" w:color="auto" w:fill="auto"/>
          </w:tcPr>
          <w:p w14:paraId="15A44FF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5B9CA792" w14:textId="77777777" w:rsidR="001B1701" w:rsidRPr="00FC610B" w:rsidRDefault="001B1701" w:rsidP="00DE2747">
            <w:pPr>
              <w:rPr>
                <w:color w:val="000000"/>
                <w:sz w:val="18"/>
              </w:rPr>
            </w:pPr>
            <w:r w:rsidRPr="00FC610B">
              <w:rPr>
                <w:color w:val="000000"/>
                <w:sz w:val="18"/>
              </w:rPr>
              <w:t>0.5111788</w:t>
            </w:r>
          </w:p>
        </w:tc>
        <w:tc>
          <w:tcPr>
            <w:tcW w:w="2196" w:type="dxa"/>
            <w:tcBorders>
              <w:top w:val="nil"/>
              <w:left w:val="nil"/>
              <w:bottom w:val="nil"/>
            </w:tcBorders>
            <w:shd w:val="clear" w:color="auto" w:fill="auto"/>
          </w:tcPr>
          <w:p w14:paraId="23D57B03" w14:textId="77777777" w:rsidR="001B1701" w:rsidRPr="00FC610B" w:rsidRDefault="001B1701" w:rsidP="00DE2747">
            <w:pPr>
              <w:rPr>
                <w:color w:val="000000"/>
                <w:sz w:val="18"/>
              </w:rPr>
            </w:pPr>
            <w:r w:rsidRPr="00FC610B">
              <w:rPr>
                <w:color w:val="000000"/>
                <w:sz w:val="18"/>
              </w:rPr>
              <w:t>0.4013089, 0.6210488</w:t>
            </w:r>
          </w:p>
        </w:tc>
        <w:tc>
          <w:tcPr>
            <w:tcW w:w="2154" w:type="dxa"/>
            <w:vMerge/>
            <w:shd w:val="clear" w:color="auto" w:fill="auto"/>
          </w:tcPr>
          <w:p w14:paraId="4FDCD5F1" w14:textId="77777777" w:rsidR="001B1701" w:rsidRPr="00FC610B" w:rsidRDefault="001B1701" w:rsidP="00DE2747">
            <w:pPr>
              <w:rPr>
                <w:color w:val="000000"/>
                <w:sz w:val="18"/>
              </w:rPr>
            </w:pPr>
          </w:p>
        </w:tc>
      </w:tr>
      <w:tr w:rsidR="001B1701" w:rsidRPr="001178B4" w14:paraId="2206B2DB" w14:textId="77777777" w:rsidTr="00FC610B">
        <w:trPr>
          <w:trHeight w:val="122"/>
        </w:trPr>
        <w:tc>
          <w:tcPr>
            <w:tcW w:w="1404" w:type="dxa"/>
            <w:vMerge/>
            <w:shd w:val="clear" w:color="auto" w:fill="auto"/>
          </w:tcPr>
          <w:p w14:paraId="67735A2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4F574072"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615035EC"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5D3176C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right w:val="nil"/>
            </w:tcBorders>
            <w:shd w:val="clear" w:color="auto" w:fill="auto"/>
          </w:tcPr>
          <w:p w14:paraId="4DA6742D" w14:textId="77777777" w:rsidR="001B1701" w:rsidRPr="00FC610B" w:rsidRDefault="001B1701" w:rsidP="00DE2747">
            <w:pPr>
              <w:rPr>
                <w:color w:val="000000"/>
                <w:sz w:val="18"/>
              </w:rPr>
            </w:pPr>
            <w:r w:rsidRPr="00FC610B">
              <w:rPr>
                <w:color w:val="000000"/>
                <w:sz w:val="18"/>
              </w:rPr>
              <w:t>0.5073291</w:t>
            </w:r>
          </w:p>
        </w:tc>
        <w:tc>
          <w:tcPr>
            <w:tcW w:w="2196" w:type="dxa"/>
            <w:tcBorders>
              <w:top w:val="nil"/>
              <w:left w:val="nil"/>
              <w:bottom w:val="single" w:sz="4" w:space="0" w:color="auto"/>
            </w:tcBorders>
            <w:shd w:val="clear" w:color="auto" w:fill="auto"/>
          </w:tcPr>
          <w:p w14:paraId="05C3D1EB" w14:textId="77777777" w:rsidR="001B1701" w:rsidRPr="00FC610B" w:rsidRDefault="001B1701" w:rsidP="00DE2747">
            <w:pPr>
              <w:rPr>
                <w:color w:val="000000"/>
                <w:sz w:val="18"/>
              </w:rPr>
            </w:pPr>
            <w:r w:rsidRPr="00FC610B">
              <w:rPr>
                <w:color w:val="000000"/>
                <w:sz w:val="18"/>
              </w:rPr>
              <w:t>0.3973884, 0.6172698</w:t>
            </w:r>
          </w:p>
        </w:tc>
        <w:tc>
          <w:tcPr>
            <w:tcW w:w="2154" w:type="dxa"/>
            <w:vMerge/>
            <w:tcBorders>
              <w:bottom w:val="single" w:sz="4" w:space="0" w:color="auto"/>
            </w:tcBorders>
            <w:shd w:val="clear" w:color="auto" w:fill="auto"/>
          </w:tcPr>
          <w:p w14:paraId="4458E99B" w14:textId="77777777" w:rsidR="001B1701" w:rsidRPr="00FC610B" w:rsidRDefault="001B1701" w:rsidP="00DE2747">
            <w:pPr>
              <w:rPr>
                <w:color w:val="000000"/>
                <w:sz w:val="18"/>
              </w:rPr>
            </w:pPr>
          </w:p>
        </w:tc>
      </w:tr>
      <w:tr w:rsidR="001B1701" w:rsidRPr="001178B4" w14:paraId="23F9C83C" w14:textId="77777777" w:rsidTr="00FC610B">
        <w:trPr>
          <w:trHeight w:val="124"/>
        </w:trPr>
        <w:tc>
          <w:tcPr>
            <w:tcW w:w="1404" w:type="dxa"/>
            <w:vMerge/>
            <w:shd w:val="clear" w:color="auto" w:fill="auto"/>
          </w:tcPr>
          <w:p w14:paraId="7608435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360C3AE5" w14:textId="77777777" w:rsidR="001B1701" w:rsidRPr="00FC610B" w:rsidRDefault="001B1701" w:rsidP="00DE2747">
            <w:pPr>
              <w:rPr>
                <w:color w:val="000000"/>
                <w:sz w:val="18"/>
              </w:rPr>
            </w:pPr>
            <w:r w:rsidRPr="00FC610B">
              <w:rPr>
                <w:color w:val="000000"/>
                <w:sz w:val="18"/>
              </w:rPr>
              <w:t>SPD</w:t>
            </w:r>
          </w:p>
          <w:p w14:paraId="0E3C3863"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374BF599"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7819BAEE"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0E254030" w14:textId="77777777" w:rsidR="001B1701" w:rsidRPr="00FC610B" w:rsidRDefault="001B1701" w:rsidP="00DE2747">
            <w:pPr>
              <w:rPr>
                <w:color w:val="000000"/>
                <w:sz w:val="18"/>
              </w:rPr>
            </w:pPr>
            <w:r w:rsidRPr="00FC610B">
              <w:rPr>
                <w:color w:val="000000"/>
                <w:sz w:val="18"/>
              </w:rPr>
              <w:t>0.010031</w:t>
            </w:r>
          </w:p>
        </w:tc>
        <w:tc>
          <w:tcPr>
            <w:tcW w:w="2196" w:type="dxa"/>
            <w:tcBorders>
              <w:top w:val="single" w:sz="4" w:space="0" w:color="auto"/>
              <w:bottom w:val="nil"/>
            </w:tcBorders>
            <w:shd w:val="clear" w:color="auto" w:fill="auto"/>
          </w:tcPr>
          <w:p w14:paraId="461C3180" w14:textId="77777777" w:rsidR="001B1701" w:rsidRPr="00FC610B" w:rsidRDefault="001B1701" w:rsidP="00DE2747">
            <w:pPr>
              <w:rPr>
                <w:color w:val="000000"/>
                <w:sz w:val="18"/>
              </w:rPr>
            </w:pPr>
            <w:r w:rsidRPr="00FC610B">
              <w:rPr>
                <w:color w:val="000000"/>
                <w:sz w:val="18"/>
              </w:rPr>
              <w:t>0.0022415, 0.0178204</w:t>
            </w:r>
          </w:p>
        </w:tc>
        <w:tc>
          <w:tcPr>
            <w:tcW w:w="2154" w:type="dxa"/>
            <w:vMerge w:val="restart"/>
            <w:tcBorders>
              <w:top w:val="single" w:sz="4" w:space="0" w:color="auto"/>
            </w:tcBorders>
            <w:shd w:val="clear" w:color="auto" w:fill="auto"/>
          </w:tcPr>
          <w:p w14:paraId="42A3E0F4" w14:textId="77777777" w:rsidR="001B1701" w:rsidRPr="00FC610B" w:rsidRDefault="001B1701" w:rsidP="00DE2747">
            <w:pPr>
              <w:rPr>
                <w:color w:val="000000"/>
                <w:sz w:val="18"/>
              </w:rPr>
            </w:pPr>
            <w:r w:rsidRPr="00FC610B">
              <w:rPr>
                <w:color w:val="000000"/>
                <w:sz w:val="18"/>
              </w:rPr>
              <w:t>unit change in SPD compared to 1</w:t>
            </w:r>
            <w:r w:rsidRPr="00FC610B">
              <w:rPr>
                <w:color w:val="000000"/>
                <w:sz w:val="18"/>
                <w:vertAlign w:val="superscript"/>
              </w:rPr>
              <w:t>st</w:t>
            </w:r>
            <w:r w:rsidRPr="00FC610B">
              <w:rPr>
                <w:color w:val="000000"/>
                <w:sz w:val="18"/>
              </w:rPr>
              <w:t xml:space="preserve"> quartile category</w:t>
            </w:r>
          </w:p>
        </w:tc>
      </w:tr>
      <w:tr w:rsidR="001B1701" w:rsidRPr="001178B4" w14:paraId="4327461F" w14:textId="77777777" w:rsidTr="00FC610B">
        <w:trPr>
          <w:trHeight w:val="122"/>
        </w:trPr>
        <w:tc>
          <w:tcPr>
            <w:tcW w:w="1404" w:type="dxa"/>
            <w:vMerge/>
            <w:shd w:val="clear" w:color="auto" w:fill="auto"/>
          </w:tcPr>
          <w:p w14:paraId="4083663C" w14:textId="77777777" w:rsidR="001B1701" w:rsidRPr="00FC610B" w:rsidRDefault="001B1701" w:rsidP="00DE2747">
            <w:pPr>
              <w:rPr>
                <w:color w:val="000000"/>
                <w:sz w:val="18"/>
              </w:rPr>
            </w:pPr>
          </w:p>
        </w:tc>
        <w:tc>
          <w:tcPr>
            <w:tcW w:w="1114" w:type="dxa"/>
            <w:vMerge/>
            <w:shd w:val="clear" w:color="auto" w:fill="auto"/>
          </w:tcPr>
          <w:p w14:paraId="0BF5EDBB" w14:textId="77777777" w:rsidR="001B1701" w:rsidRPr="00FC610B" w:rsidRDefault="001B1701" w:rsidP="00DE2747">
            <w:pPr>
              <w:rPr>
                <w:color w:val="000000"/>
                <w:sz w:val="18"/>
              </w:rPr>
            </w:pPr>
          </w:p>
        </w:tc>
        <w:tc>
          <w:tcPr>
            <w:tcW w:w="1092" w:type="dxa"/>
            <w:vMerge/>
            <w:shd w:val="clear" w:color="auto" w:fill="auto"/>
          </w:tcPr>
          <w:p w14:paraId="74ADE1EB" w14:textId="77777777" w:rsidR="001B1701" w:rsidRPr="00FC610B" w:rsidRDefault="001B1701" w:rsidP="00DE2747">
            <w:pPr>
              <w:rPr>
                <w:color w:val="000000"/>
                <w:sz w:val="18"/>
              </w:rPr>
            </w:pPr>
          </w:p>
        </w:tc>
        <w:tc>
          <w:tcPr>
            <w:tcW w:w="582" w:type="dxa"/>
            <w:shd w:val="clear" w:color="auto" w:fill="auto"/>
          </w:tcPr>
          <w:p w14:paraId="4DC0DD0C"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AECE5C1" w14:textId="77777777" w:rsidR="001B1701" w:rsidRPr="00FC610B" w:rsidRDefault="001B1701" w:rsidP="00DE2747">
            <w:pPr>
              <w:rPr>
                <w:color w:val="000000"/>
                <w:sz w:val="18"/>
              </w:rPr>
            </w:pPr>
            <w:r w:rsidRPr="00FC610B">
              <w:rPr>
                <w:color w:val="000000"/>
                <w:sz w:val="18"/>
              </w:rPr>
              <w:t>0.012963</w:t>
            </w:r>
          </w:p>
        </w:tc>
        <w:tc>
          <w:tcPr>
            <w:tcW w:w="2196" w:type="dxa"/>
            <w:tcBorders>
              <w:top w:val="nil"/>
              <w:bottom w:val="nil"/>
            </w:tcBorders>
            <w:shd w:val="clear" w:color="auto" w:fill="auto"/>
          </w:tcPr>
          <w:p w14:paraId="6D37197E" w14:textId="77777777" w:rsidR="001B1701" w:rsidRPr="00FC610B" w:rsidRDefault="001B1701" w:rsidP="00DE2747">
            <w:pPr>
              <w:rPr>
                <w:color w:val="000000"/>
                <w:sz w:val="18"/>
              </w:rPr>
            </w:pPr>
            <w:r w:rsidRPr="00FC610B">
              <w:rPr>
                <w:color w:val="000000"/>
                <w:sz w:val="18"/>
              </w:rPr>
              <w:t>0.0060482, 0.0198778</w:t>
            </w:r>
          </w:p>
        </w:tc>
        <w:tc>
          <w:tcPr>
            <w:tcW w:w="2154" w:type="dxa"/>
            <w:vMerge/>
            <w:shd w:val="clear" w:color="auto" w:fill="auto"/>
          </w:tcPr>
          <w:p w14:paraId="75D9E4B1" w14:textId="77777777" w:rsidR="001B1701" w:rsidRPr="00FC610B" w:rsidRDefault="001B1701" w:rsidP="00DE2747">
            <w:pPr>
              <w:rPr>
                <w:color w:val="000000"/>
                <w:sz w:val="18"/>
              </w:rPr>
            </w:pPr>
          </w:p>
        </w:tc>
      </w:tr>
      <w:tr w:rsidR="001B1701" w:rsidRPr="001178B4" w14:paraId="6649331D" w14:textId="77777777" w:rsidTr="00FC610B">
        <w:trPr>
          <w:trHeight w:val="122"/>
        </w:trPr>
        <w:tc>
          <w:tcPr>
            <w:tcW w:w="1404" w:type="dxa"/>
            <w:vMerge/>
            <w:shd w:val="clear" w:color="auto" w:fill="auto"/>
          </w:tcPr>
          <w:p w14:paraId="54B9FBC9" w14:textId="77777777" w:rsidR="001B1701" w:rsidRPr="00FC610B" w:rsidRDefault="001B1701" w:rsidP="00DE2747">
            <w:pPr>
              <w:rPr>
                <w:color w:val="000000"/>
                <w:sz w:val="18"/>
              </w:rPr>
            </w:pPr>
          </w:p>
        </w:tc>
        <w:tc>
          <w:tcPr>
            <w:tcW w:w="1114" w:type="dxa"/>
            <w:vMerge/>
            <w:shd w:val="clear" w:color="auto" w:fill="auto"/>
          </w:tcPr>
          <w:p w14:paraId="7DFD36C4" w14:textId="77777777" w:rsidR="001B1701" w:rsidRPr="00FC610B" w:rsidRDefault="001B1701" w:rsidP="00DE2747">
            <w:pPr>
              <w:rPr>
                <w:color w:val="000000"/>
                <w:sz w:val="18"/>
              </w:rPr>
            </w:pPr>
          </w:p>
        </w:tc>
        <w:tc>
          <w:tcPr>
            <w:tcW w:w="1092" w:type="dxa"/>
            <w:vMerge/>
            <w:tcBorders>
              <w:bottom w:val="nil"/>
            </w:tcBorders>
            <w:shd w:val="clear" w:color="auto" w:fill="auto"/>
          </w:tcPr>
          <w:p w14:paraId="762AFADB" w14:textId="77777777" w:rsidR="001B1701" w:rsidRPr="00FC610B" w:rsidRDefault="001B1701" w:rsidP="00DE2747">
            <w:pPr>
              <w:rPr>
                <w:color w:val="000000"/>
                <w:sz w:val="18"/>
              </w:rPr>
            </w:pPr>
          </w:p>
        </w:tc>
        <w:tc>
          <w:tcPr>
            <w:tcW w:w="582" w:type="dxa"/>
            <w:tcBorders>
              <w:bottom w:val="nil"/>
            </w:tcBorders>
            <w:shd w:val="clear" w:color="auto" w:fill="auto"/>
          </w:tcPr>
          <w:p w14:paraId="69E694EC"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DEC1B31" w14:textId="77777777" w:rsidR="001B1701" w:rsidRPr="00FC610B" w:rsidRDefault="001B1701" w:rsidP="00DE2747">
            <w:pPr>
              <w:rPr>
                <w:color w:val="000000"/>
                <w:sz w:val="18"/>
              </w:rPr>
            </w:pPr>
            <w:r w:rsidRPr="00FC610B">
              <w:rPr>
                <w:color w:val="000000"/>
                <w:sz w:val="18"/>
              </w:rPr>
              <w:t>-0.0244058</w:t>
            </w:r>
          </w:p>
        </w:tc>
        <w:tc>
          <w:tcPr>
            <w:tcW w:w="2196" w:type="dxa"/>
            <w:tcBorders>
              <w:top w:val="nil"/>
              <w:bottom w:val="nil"/>
            </w:tcBorders>
            <w:shd w:val="clear" w:color="auto" w:fill="auto"/>
          </w:tcPr>
          <w:p w14:paraId="75DC117F" w14:textId="77777777" w:rsidR="001B1701" w:rsidRPr="00FC610B" w:rsidRDefault="001B1701" w:rsidP="00DE2747">
            <w:pPr>
              <w:rPr>
                <w:color w:val="000000"/>
                <w:sz w:val="18"/>
              </w:rPr>
            </w:pPr>
            <w:r w:rsidRPr="00FC610B">
              <w:rPr>
                <w:color w:val="000000"/>
                <w:sz w:val="18"/>
              </w:rPr>
              <w:t>-0.0366981, -0.0121134</w:t>
            </w:r>
          </w:p>
        </w:tc>
        <w:tc>
          <w:tcPr>
            <w:tcW w:w="2154" w:type="dxa"/>
            <w:vMerge/>
            <w:shd w:val="clear" w:color="auto" w:fill="auto"/>
          </w:tcPr>
          <w:p w14:paraId="16982828" w14:textId="77777777" w:rsidR="001B1701" w:rsidRPr="00FC610B" w:rsidRDefault="001B1701" w:rsidP="00DE2747">
            <w:pPr>
              <w:rPr>
                <w:color w:val="000000"/>
                <w:sz w:val="18"/>
              </w:rPr>
            </w:pPr>
          </w:p>
        </w:tc>
      </w:tr>
      <w:tr w:rsidR="001B1701" w:rsidRPr="001178B4" w14:paraId="32595A48" w14:textId="77777777" w:rsidTr="00FC610B">
        <w:trPr>
          <w:trHeight w:val="124"/>
        </w:trPr>
        <w:tc>
          <w:tcPr>
            <w:tcW w:w="1404" w:type="dxa"/>
            <w:vMerge/>
            <w:shd w:val="clear" w:color="auto" w:fill="auto"/>
          </w:tcPr>
          <w:p w14:paraId="213ABC4C" w14:textId="77777777" w:rsidR="001B1701" w:rsidRPr="00FC610B" w:rsidRDefault="001B1701" w:rsidP="00DE2747">
            <w:pPr>
              <w:rPr>
                <w:color w:val="000000"/>
                <w:sz w:val="18"/>
              </w:rPr>
            </w:pPr>
          </w:p>
        </w:tc>
        <w:tc>
          <w:tcPr>
            <w:tcW w:w="1114" w:type="dxa"/>
            <w:vMerge/>
            <w:shd w:val="clear" w:color="auto" w:fill="auto"/>
          </w:tcPr>
          <w:p w14:paraId="6556848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43261AFC"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27E61263"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405C1577" w14:textId="77777777" w:rsidR="001B1701" w:rsidRPr="00FC610B" w:rsidRDefault="001B1701" w:rsidP="00DE2747">
            <w:pPr>
              <w:rPr>
                <w:color w:val="000000"/>
                <w:sz w:val="18"/>
              </w:rPr>
            </w:pPr>
            <w:r w:rsidRPr="00FC610B">
              <w:rPr>
                <w:color w:val="000000"/>
                <w:sz w:val="18"/>
              </w:rPr>
              <w:t>0.0255724</w:t>
            </w:r>
          </w:p>
        </w:tc>
        <w:tc>
          <w:tcPr>
            <w:tcW w:w="2196" w:type="dxa"/>
            <w:tcBorders>
              <w:top w:val="nil"/>
              <w:bottom w:val="nil"/>
            </w:tcBorders>
            <w:shd w:val="clear" w:color="auto" w:fill="auto"/>
          </w:tcPr>
          <w:p w14:paraId="27B0443C" w14:textId="77777777" w:rsidR="001B1701" w:rsidRPr="00FC610B" w:rsidRDefault="001B1701" w:rsidP="00DE2747">
            <w:pPr>
              <w:rPr>
                <w:color w:val="000000"/>
                <w:sz w:val="18"/>
              </w:rPr>
            </w:pPr>
            <w:r w:rsidRPr="00FC610B">
              <w:rPr>
                <w:color w:val="000000"/>
                <w:sz w:val="18"/>
              </w:rPr>
              <w:t>0.0179175, 0.0332273</w:t>
            </w:r>
          </w:p>
        </w:tc>
        <w:tc>
          <w:tcPr>
            <w:tcW w:w="2154" w:type="dxa"/>
            <w:vMerge/>
            <w:shd w:val="clear" w:color="auto" w:fill="auto"/>
          </w:tcPr>
          <w:p w14:paraId="303668A5" w14:textId="77777777" w:rsidR="001B1701" w:rsidRPr="00FC610B" w:rsidRDefault="001B1701" w:rsidP="00DE2747">
            <w:pPr>
              <w:rPr>
                <w:color w:val="000000"/>
                <w:sz w:val="18"/>
              </w:rPr>
            </w:pPr>
          </w:p>
        </w:tc>
      </w:tr>
      <w:tr w:rsidR="001B1701" w:rsidRPr="001178B4" w14:paraId="36F44940" w14:textId="77777777" w:rsidTr="00FC610B">
        <w:trPr>
          <w:trHeight w:val="122"/>
        </w:trPr>
        <w:tc>
          <w:tcPr>
            <w:tcW w:w="1404" w:type="dxa"/>
            <w:vMerge/>
            <w:shd w:val="clear" w:color="auto" w:fill="auto"/>
          </w:tcPr>
          <w:p w14:paraId="28E95BEB" w14:textId="77777777" w:rsidR="001B1701" w:rsidRPr="00FC610B" w:rsidRDefault="001B1701" w:rsidP="00DE2747">
            <w:pPr>
              <w:rPr>
                <w:color w:val="000000"/>
                <w:sz w:val="18"/>
              </w:rPr>
            </w:pPr>
          </w:p>
        </w:tc>
        <w:tc>
          <w:tcPr>
            <w:tcW w:w="1114" w:type="dxa"/>
            <w:vMerge/>
            <w:shd w:val="clear" w:color="auto" w:fill="auto"/>
          </w:tcPr>
          <w:p w14:paraId="1B77FF18" w14:textId="77777777" w:rsidR="001B1701" w:rsidRPr="00FC610B" w:rsidRDefault="001B1701" w:rsidP="00DE2747">
            <w:pPr>
              <w:rPr>
                <w:color w:val="000000"/>
                <w:sz w:val="18"/>
              </w:rPr>
            </w:pPr>
          </w:p>
        </w:tc>
        <w:tc>
          <w:tcPr>
            <w:tcW w:w="1092" w:type="dxa"/>
            <w:vMerge/>
            <w:shd w:val="clear" w:color="auto" w:fill="auto"/>
          </w:tcPr>
          <w:p w14:paraId="65820273" w14:textId="77777777" w:rsidR="001B1701" w:rsidRPr="00FC610B" w:rsidRDefault="001B1701" w:rsidP="00DE2747">
            <w:pPr>
              <w:rPr>
                <w:color w:val="000000"/>
                <w:sz w:val="18"/>
              </w:rPr>
            </w:pPr>
          </w:p>
        </w:tc>
        <w:tc>
          <w:tcPr>
            <w:tcW w:w="582" w:type="dxa"/>
            <w:shd w:val="clear" w:color="auto" w:fill="auto"/>
          </w:tcPr>
          <w:p w14:paraId="47A4E19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B6F9309" w14:textId="77777777" w:rsidR="001B1701" w:rsidRPr="00FC610B" w:rsidRDefault="001B1701" w:rsidP="00DE2747">
            <w:pPr>
              <w:rPr>
                <w:color w:val="000000"/>
                <w:sz w:val="18"/>
              </w:rPr>
            </w:pPr>
            <w:r w:rsidRPr="00FC610B">
              <w:rPr>
                <w:color w:val="000000"/>
                <w:sz w:val="18"/>
              </w:rPr>
              <w:t>0.0291506</w:t>
            </w:r>
          </w:p>
        </w:tc>
        <w:tc>
          <w:tcPr>
            <w:tcW w:w="2196" w:type="dxa"/>
            <w:tcBorders>
              <w:top w:val="nil"/>
              <w:bottom w:val="nil"/>
            </w:tcBorders>
            <w:shd w:val="clear" w:color="auto" w:fill="auto"/>
          </w:tcPr>
          <w:p w14:paraId="22687BB1" w14:textId="77777777" w:rsidR="001B1701" w:rsidRPr="00FC610B" w:rsidRDefault="001B1701" w:rsidP="00DE2747">
            <w:pPr>
              <w:rPr>
                <w:color w:val="000000"/>
                <w:sz w:val="18"/>
              </w:rPr>
            </w:pPr>
            <w:r w:rsidRPr="00FC610B">
              <w:rPr>
                <w:color w:val="000000"/>
                <w:sz w:val="18"/>
              </w:rPr>
              <w:t>0.0221589, 0.0361422</w:t>
            </w:r>
          </w:p>
        </w:tc>
        <w:tc>
          <w:tcPr>
            <w:tcW w:w="2154" w:type="dxa"/>
            <w:vMerge/>
            <w:shd w:val="clear" w:color="auto" w:fill="auto"/>
          </w:tcPr>
          <w:p w14:paraId="1D5DEA5A" w14:textId="77777777" w:rsidR="001B1701" w:rsidRPr="00FC610B" w:rsidRDefault="001B1701" w:rsidP="00DE2747">
            <w:pPr>
              <w:rPr>
                <w:color w:val="000000"/>
                <w:sz w:val="18"/>
              </w:rPr>
            </w:pPr>
          </w:p>
        </w:tc>
      </w:tr>
      <w:tr w:rsidR="001B1701" w:rsidRPr="001178B4" w14:paraId="1D06CBB3" w14:textId="77777777" w:rsidTr="00FC610B">
        <w:trPr>
          <w:trHeight w:val="122"/>
        </w:trPr>
        <w:tc>
          <w:tcPr>
            <w:tcW w:w="1404" w:type="dxa"/>
            <w:vMerge/>
            <w:shd w:val="clear" w:color="auto" w:fill="auto"/>
          </w:tcPr>
          <w:p w14:paraId="54AAEBD3" w14:textId="77777777" w:rsidR="001B1701" w:rsidRPr="00FC610B" w:rsidRDefault="001B1701" w:rsidP="00DE2747">
            <w:pPr>
              <w:rPr>
                <w:color w:val="000000"/>
                <w:sz w:val="18"/>
              </w:rPr>
            </w:pPr>
          </w:p>
        </w:tc>
        <w:tc>
          <w:tcPr>
            <w:tcW w:w="1114" w:type="dxa"/>
            <w:vMerge/>
            <w:shd w:val="clear" w:color="auto" w:fill="auto"/>
          </w:tcPr>
          <w:p w14:paraId="3C25D3BF" w14:textId="77777777" w:rsidR="001B1701" w:rsidRPr="00FC610B" w:rsidRDefault="001B1701" w:rsidP="00DE2747">
            <w:pPr>
              <w:rPr>
                <w:color w:val="000000"/>
                <w:sz w:val="18"/>
              </w:rPr>
            </w:pPr>
          </w:p>
        </w:tc>
        <w:tc>
          <w:tcPr>
            <w:tcW w:w="1092" w:type="dxa"/>
            <w:vMerge/>
            <w:tcBorders>
              <w:bottom w:val="nil"/>
            </w:tcBorders>
            <w:shd w:val="clear" w:color="auto" w:fill="auto"/>
          </w:tcPr>
          <w:p w14:paraId="123914EA" w14:textId="77777777" w:rsidR="001B1701" w:rsidRPr="00FC610B" w:rsidRDefault="001B1701" w:rsidP="00DE2747">
            <w:pPr>
              <w:rPr>
                <w:color w:val="000000"/>
                <w:sz w:val="18"/>
              </w:rPr>
            </w:pPr>
          </w:p>
        </w:tc>
        <w:tc>
          <w:tcPr>
            <w:tcW w:w="582" w:type="dxa"/>
            <w:tcBorders>
              <w:bottom w:val="nil"/>
            </w:tcBorders>
            <w:shd w:val="clear" w:color="auto" w:fill="auto"/>
          </w:tcPr>
          <w:p w14:paraId="32E41645"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33736EC" w14:textId="77777777" w:rsidR="001B1701" w:rsidRPr="00FC610B" w:rsidRDefault="001B1701" w:rsidP="00DE2747">
            <w:pPr>
              <w:rPr>
                <w:color w:val="000000"/>
                <w:sz w:val="18"/>
              </w:rPr>
            </w:pPr>
            <w:r w:rsidRPr="00FC610B">
              <w:rPr>
                <w:color w:val="000000"/>
                <w:sz w:val="18"/>
              </w:rPr>
              <w:t>0.0384315</w:t>
            </w:r>
          </w:p>
        </w:tc>
        <w:tc>
          <w:tcPr>
            <w:tcW w:w="2196" w:type="dxa"/>
            <w:tcBorders>
              <w:top w:val="nil"/>
              <w:bottom w:val="nil"/>
            </w:tcBorders>
            <w:shd w:val="clear" w:color="auto" w:fill="auto"/>
          </w:tcPr>
          <w:p w14:paraId="2842DE1E" w14:textId="77777777" w:rsidR="001B1701" w:rsidRPr="00FC610B" w:rsidRDefault="001B1701" w:rsidP="00DE2747">
            <w:pPr>
              <w:rPr>
                <w:color w:val="000000"/>
                <w:sz w:val="18"/>
              </w:rPr>
            </w:pPr>
            <w:r w:rsidRPr="00FC610B">
              <w:rPr>
                <w:color w:val="000000"/>
                <w:sz w:val="18"/>
              </w:rPr>
              <w:t>0.0276104, 0.0492526</w:t>
            </w:r>
          </w:p>
        </w:tc>
        <w:tc>
          <w:tcPr>
            <w:tcW w:w="2154" w:type="dxa"/>
            <w:vMerge/>
            <w:shd w:val="clear" w:color="auto" w:fill="auto"/>
          </w:tcPr>
          <w:p w14:paraId="284FEB68" w14:textId="77777777" w:rsidR="001B1701" w:rsidRPr="00FC610B" w:rsidRDefault="001B1701" w:rsidP="00DE2747">
            <w:pPr>
              <w:rPr>
                <w:color w:val="000000"/>
                <w:sz w:val="18"/>
              </w:rPr>
            </w:pPr>
          </w:p>
        </w:tc>
      </w:tr>
      <w:tr w:rsidR="001B1701" w:rsidRPr="001178B4" w14:paraId="4DC8DC4E" w14:textId="77777777" w:rsidTr="00FC610B">
        <w:trPr>
          <w:trHeight w:val="124"/>
        </w:trPr>
        <w:tc>
          <w:tcPr>
            <w:tcW w:w="1404" w:type="dxa"/>
            <w:vMerge/>
            <w:shd w:val="clear" w:color="auto" w:fill="auto"/>
          </w:tcPr>
          <w:p w14:paraId="28C1607B" w14:textId="77777777" w:rsidR="001B1701" w:rsidRPr="00FC610B" w:rsidRDefault="001B1701" w:rsidP="00DE2747">
            <w:pPr>
              <w:rPr>
                <w:color w:val="000000"/>
                <w:sz w:val="18"/>
              </w:rPr>
            </w:pPr>
          </w:p>
        </w:tc>
        <w:tc>
          <w:tcPr>
            <w:tcW w:w="1114" w:type="dxa"/>
            <w:vMerge/>
            <w:shd w:val="clear" w:color="auto" w:fill="auto"/>
          </w:tcPr>
          <w:p w14:paraId="1D9F08FB"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92844CB"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18E4281E"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3E3D0DB" w14:textId="77777777" w:rsidR="001B1701" w:rsidRPr="00FC610B" w:rsidRDefault="001B1701" w:rsidP="00DE2747">
            <w:pPr>
              <w:rPr>
                <w:color w:val="000000"/>
                <w:sz w:val="18"/>
              </w:rPr>
            </w:pPr>
            <w:r w:rsidRPr="00FC610B">
              <w:rPr>
                <w:color w:val="000000"/>
                <w:sz w:val="18"/>
              </w:rPr>
              <w:t>-0.0019701</w:t>
            </w:r>
          </w:p>
        </w:tc>
        <w:tc>
          <w:tcPr>
            <w:tcW w:w="2196" w:type="dxa"/>
            <w:tcBorders>
              <w:top w:val="nil"/>
              <w:bottom w:val="nil"/>
            </w:tcBorders>
            <w:shd w:val="clear" w:color="auto" w:fill="auto"/>
          </w:tcPr>
          <w:p w14:paraId="55D01FC0" w14:textId="77777777" w:rsidR="001B1701" w:rsidRPr="00FC610B" w:rsidRDefault="001B1701" w:rsidP="00DE2747">
            <w:pPr>
              <w:rPr>
                <w:color w:val="000000"/>
                <w:sz w:val="18"/>
              </w:rPr>
            </w:pPr>
            <w:r w:rsidRPr="00FC610B">
              <w:rPr>
                <w:color w:val="000000"/>
                <w:sz w:val="18"/>
              </w:rPr>
              <w:t>-0.012041, 0.0081007</w:t>
            </w:r>
          </w:p>
        </w:tc>
        <w:tc>
          <w:tcPr>
            <w:tcW w:w="2154" w:type="dxa"/>
            <w:vMerge/>
            <w:shd w:val="clear" w:color="auto" w:fill="auto"/>
          </w:tcPr>
          <w:p w14:paraId="2C5ED973" w14:textId="77777777" w:rsidR="001B1701" w:rsidRPr="00FC610B" w:rsidRDefault="001B1701" w:rsidP="00DE2747">
            <w:pPr>
              <w:rPr>
                <w:color w:val="000000"/>
                <w:sz w:val="18"/>
              </w:rPr>
            </w:pPr>
          </w:p>
        </w:tc>
      </w:tr>
      <w:tr w:rsidR="001B1701" w:rsidRPr="001178B4" w14:paraId="5343783E" w14:textId="77777777" w:rsidTr="00FC610B">
        <w:trPr>
          <w:trHeight w:val="122"/>
        </w:trPr>
        <w:tc>
          <w:tcPr>
            <w:tcW w:w="1404" w:type="dxa"/>
            <w:vMerge/>
            <w:shd w:val="clear" w:color="auto" w:fill="auto"/>
          </w:tcPr>
          <w:p w14:paraId="2DB879C6" w14:textId="77777777" w:rsidR="001B1701" w:rsidRPr="00FC610B" w:rsidRDefault="001B1701" w:rsidP="00DE2747">
            <w:pPr>
              <w:rPr>
                <w:color w:val="000000"/>
                <w:sz w:val="18"/>
              </w:rPr>
            </w:pPr>
          </w:p>
        </w:tc>
        <w:tc>
          <w:tcPr>
            <w:tcW w:w="1114" w:type="dxa"/>
            <w:vMerge/>
            <w:shd w:val="clear" w:color="auto" w:fill="auto"/>
          </w:tcPr>
          <w:p w14:paraId="192467D1" w14:textId="77777777" w:rsidR="001B1701" w:rsidRPr="00FC610B" w:rsidRDefault="001B1701" w:rsidP="00DE2747">
            <w:pPr>
              <w:rPr>
                <w:color w:val="000000"/>
                <w:sz w:val="18"/>
              </w:rPr>
            </w:pPr>
          </w:p>
        </w:tc>
        <w:tc>
          <w:tcPr>
            <w:tcW w:w="1092" w:type="dxa"/>
            <w:vMerge/>
            <w:shd w:val="clear" w:color="auto" w:fill="auto"/>
          </w:tcPr>
          <w:p w14:paraId="24AF69F6" w14:textId="77777777" w:rsidR="001B1701" w:rsidRPr="00FC610B" w:rsidRDefault="001B1701" w:rsidP="00DE2747">
            <w:pPr>
              <w:rPr>
                <w:color w:val="000000"/>
                <w:sz w:val="18"/>
              </w:rPr>
            </w:pPr>
          </w:p>
        </w:tc>
        <w:tc>
          <w:tcPr>
            <w:tcW w:w="582" w:type="dxa"/>
            <w:shd w:val="clear" w:color="auto" w:fill="auto"/>
          </w:tcPr>
          <w:p w14:paraId="7880BC35"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DC14625" w14:textId="77777777" w:rsidR="001B1701" w:rsidRPr="00FC610B" w:rsidRDefault="001B1701" w:rsidP="00DE2747">
            <w:pPr>
              <w:rPr>
                <w:color w:val="000000"/>
                <w:sz w:val="18"/>
              </w:rPr>
            </w:pPr>
            <w:r w:rsidRPr="00FC610B">
              <w:rPr>
                <w:color w:val="000000"/>
                <w:sz w:val="18"/>
              </w:rPr>
              <w:t>0.0210478</w:t>
            </w:r>
          </w:p>
        </w:tc>
        <w:tc>
          <w:tcPr>
            <w:tcW w:w="2196" w:type="dxa"/>
            <w:tcBorders>
              <w:top w:val="nil"/>
              <w:bottom w:val="nil"/>
            </w:tcBorders>
            <w:shd w:val="clear" w:color="auto" w:fill="auto"/>
          </w:tcPr>
          <w:p w14:paraId="7AACF43F" w14:textId="77777777" w:rsidR="001B1701" w:rsidRPr="00FC610B" w:rsidRDefault="001B1701" w:rsidP="00DE2747">
            <w:pPr>
              <w:rPr>
                <w:color w:val="000000"/>
                <w:sz w:val="18"/>
              </w:rPr>
            </w:pPr>
            <w:r w:rsidRPr="00FC610B">
              <w:rPr>
                <w:color w:val="000000"/>
                <w:sz w:val="18"/>
              </w:rPr>
              <w:t>0.01099, 0.0311057</w:t>
            </w:r>
          </w:p>
        </w:tc>
        <w:tc>
          <w:tcPr>
            <w:tcW w:w="2154" w:type="dxa"/>
            <w:vMerge/>
            <w:shd w:val="clear" w:color="auto" w:fill="auto"/>
          </w:tcPr>
          <w:p w14:paraId="58230A00" w14:textId="77777777" w:rsidR="001B1701" w:rsidRPr="00FC610B" w:rsidRDefault="001B1701" w:rsidP="00DE2747">
            <w:pPr>
              <w:rPr>
                <w:color w:val="000000"/>
                <w:sz w:val="18"/>
              </w:rPr>
            </w:pPr>
          </w:p>
        </w:tc>
      </w:tr>
      <w:tr w:rsidR="001B1701" w:rsidRPr="001178B4" w14:paraId="414CF858" w14:textId="77777777" w:rsidTr="00FC610B">
        <w:trPr>
          <w:trHeight w:val="122"/>
        </w:trPr>
        <w:tc>
          <w:tcPr>
            <w:tcW w:w="1404" w:type="dxa"/>
            <w:vMerge/>
            <w:shd w:val="clear" w:color="auto" w:fill="auto"/>
          </w:tcPr>
          <w:p w14:paraId="5E68BEF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373A8EE"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7249511"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1177888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1BCF38A" w14:textId="77777777" w:rsidR="001B1701" w:rsidRPr="00FC610B" w:rsidRDefault="001B1701" w:rsidP="00DE2747">
            <w:pPr>
              <w:rPr>
                <w:color w:val="000000"/>
                <w:sz w:val="18"/>
              </w:rPr>
            </w:pPr>
            <w:r w:rsidRPr="00FC610B">
              <w:rPr>
                <w:color w:val="000000"/>
                <w:sz w:val="18"/>
              </w:rPr>
              <w:t>0.0550058</w:t>
            </w:r>
          </w:p>
        </w:tc>
        <w:tc>
          <w:tcPr>
            <w:tcW w:w="2196" w:type="dxa"/>
            <w:tcBorders>
              <w:top w:val="nil"/>
              <w:bottom w:val="single" w:sz="4" w:space="0" w:color="auto"/>
            </w:tcBorders>
            <w:shd w:val="clear" w:color="auto" w:fill="auto"/>
          </w:tcPr>
          <w:p w14:paraId="38D7C8D4" w14:textId="77777777" w:rsidR="001B1701" w:rsidRPr="00FC610B" w:rsidRDefault="001B1701" w:rsidP="00DE2747">
            <w:pPr>
              <w:rPr>
                <w:color w:val="000000"/>
                <w:sz w:val="18"/>
              </w:rPr>
            </w:pPr>
            <w:r w:rsidRPr="00FC610B">
              <w:rPr>
                <w:color w:val="000000"/>
                <w:sz w:val="18"/>
              </w:rPr>
              <w:t>0.0449414, 0.0650701</w:t>
            </w:r>
          </w:p>
        </w:tc>
        <w:tc>
          <w:tcPr>
            <w:tcW w:w="2154" w:type="dxa"/>
            <w:vMerge/>
            <w:tcBorders>
              <w:bottom w:val="single" w:sz="4" w:space="0" w:color="auto"/>
            </w:tcBorders>
            <w:shd w:val="clear" w:color="auto" w:fill="auto"/>
          </w:tcPr>
          <w:p w14:paraId="494042BC" w14:textId="77777777" w:rsidR="001B1701" w:rsidRPr="00FC610B" w:rsidRDefault="001B1701" w:rsidP="00DE2747">
            <w:pPr>
              <w:rPr>
                <w:color w:val="000000"/>
                <w:sz w:val="18"/>
              </w:rPr>
            </w:pPr>
          </w:p>
        </w:tc>
      </w:tr>
      <w:tr w:rsidR="001B1701" w:rsidRPr="001178B4" w14:paraId="5B05E755" w14:textId="77777777" w:rsidTr="00FC610B">
        <w:trPr>
          <w:trHeight w:val="122"/>
        </w:trPr>
        <w:tc>
          <w:tcPr>
            <w:tcW w:w="1404" w:type="dxa"/>
            <w:vMerge/>
            <w:shd w:val="clear" w:color="auto" w:fill="auto"/>
          </w:tcPr>
          <w:p w14:paraId="40E01DD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70E57AB9" w14:textId="77777777" w:rsidR="001B1701" w:rsidRPr="00FC610B" w:rsidRDefault="001B1701" w:rsidP="00DE2747">
            <w:pPr>
              <w:rPr>
                <w:color w:val="000000"/>
                <w:sz w:val="18"/>
              </w:rPr>
            </w:pPr>
            <w:r w:rsidRPr="00FC610B">
              <w:rPr>
                <w:color w:val="000000"/>
                <w:sz w:val="18"/>
              </w:rPr>
              <w:t>SES-PD</w:t>
            </w:r>
          </w:p>
        </w:tc>
        <w:tc>
          <w:tcPr>
            <w:tcW w:w="1092" w:type="dxa"/>
            <w:vMerge w:val="restart"/>
            <w:tcBorders>
              <w:top w:val="single" w:sz="4" w:space="0" w:color="auto"/>
            </w:tcBorders>
            <w:shd w:val="clear" w:color="auto" w:fill="auto"/>
          </w:tcPr>
          <w:p w14:paraId="2EA1FF33" w14:textId="77777777" w:rsidR="001B1701" w:rsidRPr="00FC610B" w:rsidRDefault="001B1701" w:rsidP="00DE2747">
            <w:pPr>
              <w:rPr>
                <w:color w:val="000000"/>
                <w:sz w:val="18"/>
              </w:rPr>
            </w:pPr>
            <w:r w:rsidRPr="00FC610B">
              <w:rPr>
                <w:color w:val="000000"/>
                <w:sz w:val="18"/>
              </w:rPr>
              <w:t xml:space="preserve">Mean host </w:t>
            </w:r>
            <w:r w:rsidRPr="00FC610B">
              <w:rPr>
                <w:color w:val="000000"/>
                <w:sz w:val="18"/>
              </w:rPr>
              <w:lastRenderedPageBreak/>
              <w:t>body length</w:t>
            </w:r>
          </w:p>
        </w:tc>
        <w:tc>
          <w:tcPr>
            <w:tcW w:w="582" w:type="dxa"/>
            <w:tcBorders>
              <w:top w:val="single" w:sz="4" w:space="0" w:color="auto"/>
              <w:bottom w:val="nil"/>
            </w:tcBorders>
            <w:shd w:val="clear" w:color="auto" w:fill="auto"/>
          </w:tcPr>
          <w:p w14:paraId="17C801E6" w14:textId="77777777" w:rsidR="001B1701" w:rsidRPr="00FC610B" w:rsidRDefault="001B1701" w:rsidP="00DE2747">
            <w:pPr>
              <w:rPr>
                <w:color w:val="000000"/>
                <w:sz w:val="18"/>
              </w:rPr>
            </w:pPr>
            <w:r w:rsidRPr="00FC610B">
              <w:rPr>
                <w:color w:val="000000"/>
                <w:sz w:val="18"/>
              </w:rPr>
              <w:lastRenderedPageBreak/>
              <w:t>Q2</w:t>
            </w:r>
          </w:p>
        </w:tc>
        <w:tc>
          <w:tcPr>
            <w:tcW w:w="1914" w:type="dxa"/>
            <w:tcBorders>
              <w:top w:val="single" w:sz="4" w:space="0" w:color="auto"/>
              <w:bottom w:val="nil"/>
            </w:tcBorders>
            <w:shd w:val="clear" w:color="auto" w:fill="auto"/>
          </w:tcPr>
          <w:p w14:paraId="6EFD9B22" w14:textId="77777777" w:rsidR="001B1701" w:rsidRPr="00FC610B" w:rsidRDefault="001B1701" w:rsidP="00DE2747">
            <w:pPr>
              <w:rPr>
                <w:color w:val="000000"/>
                <w:sz w:val="18"/>
              </w:rPr>
            </w:pPr>
            <w:r w:rsidRPr="00FC610B">
              <w:rPr>
                <w:color w:val="000000"/>
                <w:sz w:val="20"/>
              </w:rPr>
              <w:t>-0.9680191</w:t>
            </w:r>
          </w:p>
        </w:tc>
        <w:tc>
          <w:tcPr>
            <w:tcW w:w="2196" w:type="dxa"/>
            <w:tcBorders>
              <w:top w:val="single" w:sz="4" w:space="0" w:color="auto"/>
              <w:bottom w:val="nil"/>
            </w:tcBorders>
            <w:shd w:val="clear" w:color="auto" w:fill="auto"/>
          </w:tcPr>
          <w:p w14:paraId="12356B9A" w14:textId="77777777" w:rsidR="001B1701" w:rsidRPr="00FC610B" w:rsidRDefault="001B1701" w:rsidP="00DE2747">
            <w:pPr>
              <w:rPr>
                <w:color w:val="000000"/>
                <w:sz w:val="18"/>
              </w:rPr>
            </w:pPr>
            <w:r w:rsidRPr="00FC610B">
              <w:rPr>
                <w:color w:val="000000"/>
                <w:sz w:val="20"/>
              </w:rPr>
              <w:t>-1.6079538, -0.3280843</w:t>
            </w:r>
          </w:p>
        </w:tc>
        <w:tc>
          <w:tcPr>
            <w:tcW w:w="2154" w:type="dxa"/>
            <w:vMerge w:val="restart"/>
            <w:tcBorders>
              <w:top w:val="single" w:sz="4" w:space="0" w:color="auto"/>
            </w:tcBorders>
            <w:shd w:val="clear" w:color="auto" w:fill="auto"/>
          </w:tcPr>
          <w:p w14:paraId="266DBD5A" w14:textId="77777777" w:rsidR="001B1701" w:rsidRPr="00FC610B" w:rsidRDefault="001B1701" w:rsidP="00DE2747">
            <w:pPr>
              <w:rPr>
                <w:color w:val="000000"/>
                <w:sz w:val="18"/>
              </w:rPr>
            </w:pPr>
            <w:r w:rsidRPr="00FC610B">
              <w:rPr>
                <w:color w:val="000000"/>
                <w:sz w:val="18"/>
              </w:rPr>
              <w:t xml:space="preserve">unit change in SES-PD </w:t>
            </w:r>
            <w:r w:rsidRPr="00FC610B">
              <w:rPr>
                <w:color w:val="000000"/>
                <w:sz w:val="18"/>
              </w:rPr>
              <w:lastRenderedPageBreak/>
              <w:t>compared to 1</w:t>
            </w:r>
            <w:r w:rsidRPr="00FC610B">
              <w:rPr>
                <w:color w:val="000000"/>
                <w:sz w:val="18"/>
                <w:vertAlign w:val="superscript"/>
              </w:rPr>
              <w:t>st</w:t>
            </w:r>
            <w:r w:rsidRPr="00FC610B">
              <w:rPr>
                <w:color w:val="000000"/>
                <w:sz w:val="18"/>
              </w:rPr>
              <w:t xml:space="preserve"> quartile category</w:t>
            </w:r>
          </w:p>
        </w:tc>
      </w:tr>
      <w:tr w:rsidR="001B1701" w:rsidRPr="001178B4" w14:paraId="7377F841" w14:textId="77777777" w:rsidTr="00FC610B">
        <w:trPr>
          <w:trHeight w:val="122"/>
        </w:trPr>
        <w:tc>
          <w:tcPr>
            <w:tcW w:w="1404" w:type="dxa"/>
            <w:vMerge/>
            <w:shd w:val="clear" w:color="auto" w:fill="auto"/>
          </w:tcPr>
          <w:p w14:paraId="0C888638" w14:textId="77777777" w:rsidR="001B1701" w:rsidRPr="00FC610B" w:rsidRDefault="001B1701" w:rsidP="00DE2747">
            <w:pPr>
              <w:rPr>
                <w:color w:val="000000"/>
                <w:sz w:val="18"/>
              </w:rPr>
            </w:pPr>
          </w:p>
        </w:tc>
        <w:tc>
          <w:tcPr>
            <w:tcW w:w="1114" w:type="dxa"/>
            <w:vMerge/>
            <w:shd w:val="clear" w:color="auto" w:fill="auto"/>
          </w:tcPr>
          <w:p w14:paraId="6C91B9C1" w14:textId="77777777" w:rsidR="001B1701" w:rsidRPr="00FC610B" w:rsidRDefault="001B1701" w:rsidP="00DE2747">
            <w:pPr>
              <w:rPr>
                <w:color w:val="000000"/>
                <w:sz w:val="18"/>
              </w:rPr>
            </w:pPr>
          </w:p>
        </w:tc>
        <w:tc>
          <w:tcPr>
            <w:tcW w:w="1092" w:type="dxa"/>
            <w:vMerge/>
            <w:shd w:val="clear" w:color="auto" w:fill="auto"/>
          </w:tcPr>
          <w:p w14:paraId="2D900FC9" w14:textId="77777777" w:rsidR="001B1701" w:rsidRPr="00FC610B" w:rsidRDefault="001B1701" w:rsidP="00DE2747">
            <w:pPr>
              <w:rPr>
                <w:color w:val="000000"/>
                <w:sz w:val="18"/>
              </w:rPr>
            </w:pPr>
          </w:p>
        </w:tc>
        <w:tc>
          <w:tcPr>
            <w:tcW w:w="582" w:type="dxa"/>
            <w:tcBorders>
              <w:top w:val="nil"/>
              <w:bottom w:val="nil"/>
            </w:tcBorders>
            <w:shd w:val="clear" w:color="auto" w:fill="auto"/>
          </w:tcPr>
          <w:p w14:paraId="0ABA5070"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28AC97EE" w14:textId="77777777" w:rsidR="001B1701" w:rsidRPr="00FC610B" w:rsidRDefault="001B1701" w:rsidP="00DE2747">
            <w:pPr>
              <w:rPr>
                <w:color w:val="000000"/>
                <w:sz w:val="18"/>
              </w:rPr>
            </w:pPr>
            <w:r w:rsidRPr="00FC610B">
              <w:rPr>
                <w:color w:val="000000"/>
                <w:sz w:val="20"/>
              </w:rPr>
              <w:t>-1.4574457</w:t>
            </w:r>
          </w:p>
        </w:tc>
        <w:tc>
          <w:tcPr>
            <w:tcW w:w="2196" w:type="dxa"/>
            <w:tcBorders>
              <w:top w:val="nil"/>
              <w:bottom w:val="nil"/>
            </w:tcBorders>
            <w:shd w:val="clear" w:color="auto" w:fill="auto"/>
          </w:tcPr>
          <w:p w14:paraId="004D44A1" w14:textId="77777777" w:rsidR="001B1701" w:rsidRPr="00FC610B" w:rsidRDefault="001B1701" w:rsidP="00DE2747">
            <w:pPr>
              <w:rPr>
                <w:color w:val="000000"/>
                <w:sz w:val="18"/>
              </w:rPr>
            </w:pPr>
            <w:r w:rsidRPr="00FC610B">
              <w:rPr>
                <w:color w:val="000000"/>
                <w:sz w:val="20"/>
              </w:rPr>
              <w:t>-2.0262805, -0.8886109</w:t>
            </w:r>
          </w:p>
        </w:tc>
        <w:tc>
          <w:tcPr>
            <w:tcW w:w="2154" w:type="dxa"/>
            <w:vMerge/>
            <w:shd w:val="clear" w:color="auto" w:fill="auto"/>
          </w:tcPr>
          <w:p w14:paraId="2F4E8CB0" w14:textId="77777777" w:rsidR="001B1701" w:rsidRPr="00FC610B" w:rsidRDefault="001B1701" w:rsidP="00DE2747">
            <w:pPr>
              <w:rPr>
                <w:color w:val="000000"/>
                <w:sz w:val="18"/>
              </w:rPr>
            </w:pPr>
          </w:p>
        </w:tc>
      </w:tr>
      <w:tr w:rsidR="001B1701" w:rsidRPr="001178B4" w14:paraId="56E76378" w14:textId="77777777" w:rsidTr="00FC610B">
        <w:trPr>
          <w:trHeight w:val="122"/>
        </w:trPr>
        <w:tc>
          <w:tcPr>
            <w:tcW w:w="1404" w:type="dxa"/>
            <w:vMerge/>
            <w:shd w:val="clear" w:color="auto" w:fill="auto"/>
          </w:tcPr>
          <w:p w14:paraId="5C7BC64E" w14:textId="77777777" w:rsidR="001B1701" w:rsidRPr="00FC610B" w:rsidRDefault="001B1701" w:rsidP="00DE2747">
            <w:pPr>
              <w:rPr>
                <w:color w:val="000000"/>
                <w:sz w:val="18"/>
              </w:rPr>
            </w:pPr>
          </w:p>
        </w:tc>
        <w:tc>
          <w:tcPr>
            <w:tcW w:w="1114" w:type="dxa"/>
            <w:vMerge/>
            <w:shd w:val="clear" w:color="auto" w:fill="auto"/>
          </w:tcPr>
          <w:p w14:paraId="13737F5F" w14:textId="77777777" w:rsidR="001B1701" w:rsidRPr="00FC610B" w:rsidRDefault="001B1701" w:rsidP="00DE2747">
            <w:pPr>
              <w:rPr>
                <w:color w:val="000000"/>
                <w:sz w:val="18"/>
              </w:rPr>
            </w:pPr>
          </w:p>
        </w:tc>
        <w:tc>
          <w:tcPr>
            <w:tcW w:w="1092" w:type="dxa"/>
            <w:vMerge/>
            <w:tcBorders>
              <w:bottom w:val="nil"/>
            </w:tcBorders>
            <w:shd w:val="clear" w:color="auto" w:fill="auto"/>
          </w:tcPr>
          <w:p w14:paraId="50EA1B9A" w14:textId="77777777" w:rsidR="001B1701" w:rsidRPr="00FC610B" w:rsidRDefault="001B1701" w:rsidP="00DE2747">
            <w:pPr>
              <w:rPr>
                <w:color w:val="000000"/>
                <w:sz w:val="18"/>
              </w:rPr>
            </w:pPr>
          </w:p>
        </w:tc>
        <w:tc>
          <w:tcPr>
            <w:tcW w:w="582" w:type="dxa"/>
            <w:tcBorders>
              <w:top w:val="nil"/>
              <w:bottom w:val="nil"/>
            </w:tcBorders>
            <w:shd w:val="clear" w:color="auto" w:fill="auto"/>
          </w:tcPr>
          <w:p w14:paraId="4031D6B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5306CFF2" w14:textId="77777777" w:rsidR="001B1701" w:rsidRPr="00FC610B" w:rsidRDefault="001B1701" w:rsidP="00DE2747">
            <w:pPr>
              <w:rPr>
                <w:color w:val="000000"/>
                <w:sz w:val="18"/>
              </w:rPr>
            </w:pPr>
            <w:r w:rsidRPr="00FC610B">
              <w:rPr>
                <w:color w:val="000000"/>
                <w:sz w:val="20"/>
              </w:rPr>
              <w:t>-3.6327163</w:t>
            </w:r>
          </w:p>
        </w:tc>
        <w:tc>
          <w:tcPr>
            <w:tcW w:w="2196" w:type="dxa"/>
            <w:tcBorders>
              <w:top w:val="nil"/>
              <w:bottom w:val="nil"/>
            </w:tcBorders>
            <w:shd w:val="clear" w:color="auto" w:fill="auto"/>
          </w:tcPr>
          <w:p w14:paraId="476449DC" w14:textId="77777777" w:rsidR="001B1701" w:rsidRPr="00FC610B" w:rsidRDefault="001B1701" w:rsidP="00DE2747">
            <w:pPr>
              <w:rPr>
                <w:color w:val="000000"/>
                <w:sz w:val="18"/>
              </w:rPr>
            </w:pPr>
            <w:r w:rsidRPr="00FC610B">
              <w:rPr>
                <w:color w:val="000000"/>
                <w:sz w:val="20"/>
              </w:rPr>
              <w:t>-4.77928, -2.4861527</w:t>
            </w:r>
          </w:p>
        </w:tc>
        <w:tc>
          <w:tcPr>
            <w:tcW w:w="2154" w:type="dxa"/>
            <w:vMerge/>
            <w:shd w:val="clear" w:color="auto" w:fill="auto"/>
          </w:tcPr>
          <w:p w14:paraId="6D7259AE" w14:textId="77777777" w:rsidR="001B1701" w:rsidRPr="00FC610B" w:rsidRDefault="001B1701" w:rsidP="00DE2747">
            <w:pPr>
              <w:rPr>
                <w:color w:val="000000"/>
                <w:sz w:val="18"/>
              </w:rPr>
            </w:pPr>
          </w:p>
        </w:tc>
      </w:tr>
      <w:tr w:rsidR="001B1701" w:rsidRPr="001178B4" w14:paraId="05908065" w14:textId="77777777" w:rsidTr="00FC610B">
        <w:trPr>
          <w:trHeight w:val="122"/>
        </w:trPr>
        <w:tc>
          <w:tcPr>
            <w:tcW w:w="1404" w:type="dxa"/>
            <w:vMerge/>
            <w:shd w:val="clear" w:color="auto" w:fill="auto"/>
          </w:tcPr>
          <w:p w14:paraId="05DFC4CB" w14:textId="77777777" w:rsidR="001B1701" w:rsidRPr="00FC610B" w:rsidRDefault="001B1701" w:rsidP="00DE2747">
            <w:pPr>
              <w:rPr>
                <w:color w:val="000000"/>
                <w:sz w:val="18"/>
              </w:rPr>
            </w:pPr>
          </w:p>
        </w:tc>
        <w:tc>
          <w:tcPr>
            <w:tcW w:w="1114" w:type="dxa"/>
            <w:vMerge/>
            <w:shd w:val="clear" w:color="auto" w:fill="auto"/>
          </w:tcPr>
          <w:p w14:paraId="748D5D2F"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6E3CD22D"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bottom w:val="nil"/>
            </w:tcBorders>
            <w:shd w:val="clear" w:color="auto" w:fill="auto"/>
          </w:tcPr>
          <w:p w14:paraId="2E57FD2A"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097EEA2" w14:textId="77777777" w:rsidR="001B1701" w:rsidRPr="00FC610B" w:rsidRDefault="001B1701" w:rsidP="00DE2747">
            <w:pPr>
              <w:rPr>
                <w:color w:val="000000"/>
                <w:sz w:val="18"/>
              </w:rPr>
            </w:pPr>
            <w:r w:rsidRPr="00FC610B">
              <w:rPr>
                <w:color w:val="000000"/>
                <w:sz w:val="20"/>
              </w:rPr>
              <w:t>-0.8936799</w:t>
            </w:r>
          </w:p>
        </w:tc>
        <w:tc>
          <w:tcPr>
            <w:tcW w:w="2196" w:type="dxa"/>
            <w:tcBorders>
              <w:top w:val="nil"/>
              <w:bottom w:val="nil"/>
            </w:tcBorders>
            <w:shd w:val="clear" w:color="auto" w:fill="auto"/>
          </w:tcPr>
          <w:p w14:paraId="5FAA5D12" w14:textId="77777777" w:rsidR="001B1701" w:rsidRPr="00FC610B" w:rsidRDefault="001B1701" w:rsidP="00DE2747">
            <w:pPr>
              <w:rPr>
                <w:color w:val="000000"/>
                <w:sz w:val="18"/>
              </w:rPr>
            </w:pPr>
            <w:r w:rsidRPr="00FC610B">
              <w:rPr>
                <w:color w:val="000000"/>
                <w:sz w:val="20"/>
              </w:rPr>
              <w:t>-1.5891787, -0.1981812</w:t>
            </w:r>
          </w:p>
        </w:tc>
        <w:tc>
          <w:tcPr>
            <w:tcW w:w="2154" w:type="dxa"/>
            <w:vMerge/>
            <w:shd w:val="clear" w:color="auto" w:fill="auto"/>
          </w:tcPr>
          <w:p w14:paraId="25C1596D" w14:textId="77777777" w:rsidR="001B1701" w:rsidRPr="00FC610B" w:rsidRDefault="001B1701" w:rsidP="00DE2747">
            <w:pPr>
              <w:rPr>
                <w:color w:val="000000"/>
                <w:sz w:val="18"/>
              </w:rPr>
            </w:pPr>
          </w:p>
        </w:tc>
      </w:tr>
      <w:tr w:rsidR="001B1701" w:rsidRPr="001178B4" w14:paraId="550415C7" w14:textId="77777777" w:rsidTr="00FC610B">
        <w:trPr>
          <w:trHeight w:val="122"/>
        </w:trPr>
        <w:tc>
          <w:tcPr>
            <w:tcW w:w="1404" w:type="dxa"/>
            <w:vMerge/>
            <w:shd w:val="clear" w:color="auto" w:fill="auto"/>
          </w:tcPr>
          <w:p w14:paraId="139A5559" w14:textId="77777777" w:rsidR="001B1701" w:rsidRPr="00FC610B" w:rsidRDefault="001B1701" w:rsidP="00DE2747">
            <w:pPr>
              <w:rPr>
                <w:color w:val="000000"/>
                <w:sz w:val="18"/>
              </w:rPr>
            </w:pPr>
          </w:p>
        </w:tc>
        <w:tc>
          <w:tcPr>
            <w:tcW w:w="1114" w:type="dxa"/>
            <w:vMerge/>
            <w:shd w:val="clear" w:color="auto" w:fill="auto"/>
          </w:tcPr>
          <w:p w14:paraId="22C8E2B8" w14:textId="77777777" w:rsidR="001B1701" w:rsidRPr="00FC610B" w:rsidRDefault="001B1701" w:rsidP="00DE2747">
            <w:pPr>
              <w:rPr>
                <w:color w:val="000000"/>
                <w:sz w:val="18"/>
              </w:rPr>
            </w:pPr>
          </w:p>
        </w:tc>
        <w:tc>
          <w:tcPr>
            <w:tcW w:w="1092" w:type="dxa"/>
            <w:vMerge/>
            <w:shd w:val="clear" w:color="auto" w:fill="auto"/>
          </w:tcPr>
          <w:p w14:paraId="0FAE66D7"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0AC103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3F6B3BE" w14:textId="77777777" w:rsidR="001B1701" w:rsidRPr="00FC610B" w:rsidRDefault="001B1701" w:rsidP="00DE2747">
            <w:pPr>
              <w:rPr>
                <w:color w:val="000000"/>
                <w:sz w:val="18"/>
              </w:rPr>
            </w:pPr>
            <w:r w:rsidRPr="00FC610B">
              <w:rPr>
                <w:color w:val="000000"/>
                <w:sz w:val="20"/>
              </w:rPr>
              <w:t>-2.2616954</w:t>
            </w:r>
          </w:p>
        </w:tc>
        <w:tc>
          <w:tcPr>
            <w:tcW w:w="2196" w:type="dxa"/>
            <w:tcBorders>
              <w:top w:val="nil"/>
              <w:bottom w:val="nil"/>
            </w:tcBorders>
            <w:shd w:val="clear" w:color="auto" w:fill="auto"/>
          </w:tcPr>
          <w:p w14:paraId="3A5A6ED8" w14:textId="77777777" w:rsidR="001B1701" w:rsidRPr="00FC610B" w:rsidRDefault="001B1701" w:rsidP="00DE2747">
            <w:pPr>
              <w:rPr>
                <w:color w:val="000000"/>
                <w:sz w:val="18"/>
              </w:rPr>
            </w:pPr>
            <w:r w:rsidRPr="00FC610B">
              <w:rPr>
                <w:color w:val="000000"/>
                <w:sz w:val="20"/>
              </w:rPr>
              <w:t>-2.90301, -1.6203809</w:t>
            </w:r>
          </w:p>
        </w:tc>
        <w:tc>
          <w:tcPr>
            <w:tcW w:w="2154" w:type="dxa"/>
            <w:vMerge/>
            <w:shd w:val="clear" w:color="auto" w:fill="auto"/>
          </w:tcPr>
          <w:p w14:paraId="3A5B20BF" w14:textId="77777777" w:rsidR="001B1701" w:rsidRPr="00FC610B" w:rsidRDefault="001B1701" w:rsidP="00DE2747">
            <w:pPr>
              <w:rPr>
                <w:color w:val="000000"/>
                <w:sz w:val="18"/>
              </w:rPr>
            </w:pPr>
          </w:p>
        </w:tc>
      </w:tr>
      <w:tr w:rsidR="001B1701" w:rsidRPr="001178B4" w14:paraId="45632713" w14:textId="77777777" w:rsidTr="00FC610B">
        <w:trPr>
          <w:trHeight w:val="122"/>
        </w:trPr>
        <w:tc>
          <w:tcPr>
            <w:tcW w:w="1404" w:type="dxa"/>
            <w:vMerge/>
            <w:shd w:val="clear" w:color="auto" w:fill="auto"/>
          </w:tcPr>
          <w:p w14:paraId="18C45DB2" w14:textId="77777777" w:rsidR="001B1701" w:rsidRPr="00FC610B" w:rsidRDefault="001B1701" w:rsidP="00DE2747">
            <w:pPr>
              <w:rPr>
                <w:color w:val="000000"/>
                <w:sz w:val="18"/>
              </w:rPr>
            </w:pPr>
          </w:p>
        </w:tc>
        <w:tc>
          <w:tcPr>
            <w:tcW w:w="1114" w:type="dxa"/>
            <w:vMerge/>
            <w:shd w:val="clear" w:color="auto" w:fill="auto"/>
          </w:tcPr>
          <w:p w14:paraId="404B2671" w14:textId="77777777" w:rsidR="001B1701" w:rsidRPr="00FC610B" w:rsidRDefault="001B1701" w:rsidP="00DE2747">
            <w:pPr>
              <w:rPr>
                <w:color w:val="000000"/>
                <w:sz w:val="18"/>
              </w:rPr>
            </w:pPr>
          </w:p>
        </w:tc>
        <w:tc>
          <w:tcPr>
            <w:tcW w:w="1092" w:type="dxa"/>
            <w:vMerge/>
            <w:tcBorders>
              <w:bottom w:val="nil"/>
            </w:tcBorders>
            <w:shd w:val="clear" w:color="auto" w:fill="auto"/>
          </w:tcPr>
          <w:p w14:paraId="1E0EA068"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22C8A1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1B9E200" w14:textId="77777777" w:rsidR="001B1701" w:rsidRPr="00FC610B" w:rsidRDefault="001B1701" w:rsidP="00DE2747">
            <w:pPr>
              <w:rPr>
                <w:color w:val="000000"/>
                <w:sz w:val="18"/>
              </w:rPr>
            </w:pPr>
            <w:r w:rsidRPr="00FC610B">
              <w:rPr>
                <w:color w:val="000000"/>
                <w:sz w:val="20"/>
              </w:rPr>
              <w:t>-2.3225065</w:t>
            </w:r>
          </w:p>
        </w:tc>
        <w:tc>
          <w:tcPr>
            <w:tcW w:w="2196" w:type="dxa"/>
            <w:tcBorders>
              <w:top w:val="nil"/>
              <w:bottom w:val="nil"/>
            </w:tcBorders>
            <w:shd w:val="clear" w:color="auto" w:fill="auto"/>
          </w:tcPr>
          <w:p w14:paraId="032017CF" w14:textId="77777777" w:rsidR="001B1701" w:rsidRPr="00FC610B" w:rsidRDefault="001B1701" w:rsidP="00DE2747">
            <w:pPr>
              <w:rPr>
                <w:color w:val="000000"/>
                <w:sz w:val="18"/>
              </w:rPr>
            </w:pPr>
            <w:r w:rsidRPr="00FC610B">
              <w:rPr>
                <w:color w:val="000000"/>
                <w:sz w:val="20"/>
              </w:rPr>
              <w:t>-3.1887804, -1.4562327</w:t>
            </w:r>
          </w:p>
        </w:tc>
        <w:tc>
          <w:tcPr>
            <w:tcW w:w="2154" w:type="dxa"/>
            <w:vMerge/>
            <w:shd w:val="clear" w:color="auto" w:fill="auto"/>
          </w:tcPr>
          <w:p w14:paraId="013E12C8" w14:textId="77777777" w:rsidR="001B1701" w:rsidRPr="00FC610B" w:rsidRDefault="001B1701" w:rsidP="00DE2747">
            <w:pPr>
              <w:rPr>
                <w:color w:val="000000"/>
                <w:sz w:val="18"/>
              </w:rPr>
            </w:pPr>
          </w:p>
        </w:tc>
      </w:tr>
      <w:tr w:rsidR="001B1701" w:rsidRPr="001178B4" w14:paraId="569EBB5E" w14:textId="77777777" w:rsidTr="00FC610B">
        <w:trPr>
          <w:trHeight w:val="122"/>
        </w:trPr>
        <w:tc>
          <w:tcPr>
            <w:tcW w:w="1404" w:type="dxa"/>
            <w:vMerge/>
            <w:shd w:val="clear" w:color="auto" w:fill="auto"/>
          </w:tcPr>
          <w:p w14:paraId="07DED905" w14:textId="77777777" w:rsidR="001B1701" w:rsidRPr="00FC610B" w:rsidRDefault="001B1701" w:rsidP="00DE2747">
            <w:pPr>
              <w:rPr>
                <w:color w:val="000000"/>
                <w:sz w:val="18"/>
              </w:rPr>
            </w:pPr>
          </w:p>
        </w:tc>
        <w:tc>
          <w:tcPr>
            <w:tcW w:w="1114" w:type="dxa"/>
            <w:vMerge/>
            <w:shd w:val="clear" w:color="auto" w:fill="auto"/>
          </w:tcPr>
          <w:p w14:paraId="0B38426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8572123"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bottom w:val="nil"/>
            </w:tcBorders>
            <w:shd w:val="clear" w:color="auto" w:fill="auto"/>
          </w:tcPr>
          <w:p w14:paraId="119F0167"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C057D0D" w14:textId="77777777" w:rsidR="001B1701" w:rsidRPr="00FC610B" w:rsidRDefault="001B1701" w:rsidP="00DE2747">
            <w:pPr>
              <w:rPr>
                <w:color w:val="000000"/>
                <w:sz w:val="18"/>
              </w:rPr>
            </w:pPr>
            <w:r w:rsidRPr="00FC610B">
              <w:rPr>
                <w:color w:val="000000"/>
                <w:sz w:val="20"/>
              </w:rPr>
              <w:t>-0.7854338</w:t>
            </w:r>
          </w:p>
        </w:tc>
        <w:tc>
          <w:tcPr>
            <w:tcW w:w="2196" w:type="dxa"/>
            <w:tcBorders>
              <w:top w:val="nil"/>
              <w:bottom w:val="nil"/>
            </w:tcBorders>
            <w:shd w:val="clear" w:color="auto" w:fill="auto"/>
          </w:tcPr>
          <w:p w14:paraId="199B0AC8" w14:textId="77777777" w:rsidR="001B1701" w:rsidRPr="00FC610B" w:rsidRDefault="001B1701" w:rsidP="00DE2747">
            <w:pPr>
              <w:rPr>
                <w:color w:val="000000"/>
                <w:sz w:val="18"/>
              </w:rPr>
            </w:pPr>
            <w:r w:rsidRPr="00FC610B">
              <w:rPr>
                <w:color w:val="000000"/>
                <w:sz w:val="20"/>
              </w:rPr>
              <w:t>-1.394371, -0.1764966</w:t>
            </w:r>
          </w:p>
        </w:tc>
        <w:tc>
          <w:tcPr>
            <w:tcW w:w="2154" w:type="dxa"/>
            <w:vMerge/>
            <w:shd w:val="clear" w:color="auto" w:fill="auto"/>
          </w:tcPr>
          <w:p w14:paraId="6BF950D4" w14:textId="77777777" w:rsidR="001B1701" w:rsidRPr="00FC610B" w:rsidRDefault="001B1701" w:rsidP="00DE2747">
            <w:pPr>
              <w:rPr>
                <w:color w:val="000000"/>
                <w:sz w:val="18"/>
              </w:rPr>
            </w:pPr>
          </w:p>
        </w:tc>
      </w:tr>
      <w:tr w:rsidR="001B1701" w:rsidRPr="001178B4" w14:paraId="153BC63E" w14:textId="77777777" w:rsidTr="00FC610B">
        <w:trPr>
          <w:trHeight w:val="122"/>
        </w:trPr>
        <w:tc>
          <w:tcPr>
            <w:tcW w:w="1404" w:type="dxa"/>
            <w:vMerge/>
            <w:shd w:val="clear" w:color="auto" w:fill="auto"/>
          </w:tcPr>
          <w:p w14:paraId="2286E3C9" w14:textId="77777777" w:rsidR="001B1701" w:rsidRPr="00FC610B" w:rsidRDefault="001B1701" w:rsidP="00DE2747">
            <w:pPr>
              <w:rPr>
                <w:color w:val="000000"/>
                <w:sz w:val="18"/>
              </w:rPr>
            </w:pPr>
          </w:p>
        </w:tc>
        <w:tc>
          <w:tcPr>
            <w:tcW w:w="1114" w:type="dxa"/>
            <w:vMerge/>
            <w:shd w:val="clear" w:color="auto" w:fill="auto"/>
          </w:tcPr>
          <w:p w14:paraId="2BDD594F" w14:textId="77777777" w:rsidR="001B1701" w:rsidRPr="00FC610B" w:rsidRDefault="001B1701" w:rsidP="00DE2747">
            <w:pPr>
              <w:rPr>
                <w:color w:val="000000"/>
                <w:sz w:val="18"/>
              </w:rPr>
            </w:pPr>
          </w:p>
        </w:tc>
        <w:tc>
          <w:tcPr>
            <w:tcW w:w="1092" w:type="dxa"/>
            <w:vMerge/>
            <w:shd w:val="clear" w:color="auto" w:fill="auto"/>
          </w:tcPr>
          <w:p w14:paraId="65B7E385" w14:textId="77777777" w:rsidR="001B1701" w:rsidRPr="00FC610B" w:rsidRDefault="001B1701" w:rsidP="00DE2747">
            <w:pPr>
              <w:rPr>
                <w:color w:val="000000"/>
                <w:sz w:val="18"/>
              </w:rPr>
            </w:pPr>
          </w:p>
        </w:tc>
        <w:tc>
          <w:tcPr>
            <w:tcW w:w="582" w:type="dxa"/>
            <w:tcBorders>
              <w:top w:val="nil"/>
              <w:bottom w:val="nil"/>
            </w:tcBorders>
            <w:shd w:val="clear" w:color="auto" w:fill="auto"/>
          </w:tcPr>
          <w:p w14:paraId="5AA04B84"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27DFDDD" w14:textId="77777777" w:rsidR="001B1701" w:rsidRPr="00FC610B" w:rsidRDefault="001B1701" w:rsidP="00DE2747">
            <w:pPr>
              <w:rPr>
                <w:color w:val="000000"/>
                <w:sz w:val="18"/>
              </w:rPr>
            </w:pPr>
            <w:r w:rsidRPr="00FC610B">
              <w:rPr>
                <w:color w:val="000000"/>
                <w:sz w:val="20"/>
              </w:rPr>
              <w:t>-0.4861553</w:t>
            </w:r>
          </w:p>
        </w:tc>
        <w:tc>
          <w:tcPr>
            <w:tcW w:w="2196" w:type="dxa"/>
            <w:tcBorders>
              <w:top w:val="nil"/>
              <w:bottom w:val="nil"/>
            </w:tcBorders>
            <w:shd w:val="clear" w:color="auto" w:fill="auto"/>
          </w:tcPr>
          <w:p w14:paraId="4680EB3D" w14:textId="77777777" w:rsidR="001B1701" w:rsidRPr="00FC610B" w:rsidRDefault="001B1701" w:rsidP="00DE2747">
            <w:pPr>
              <w:rPr>
                <w:color w:val="000000"/>
                <w:sz w:val="18"/>
              </w:rPr>
            </w:pPr>
            <w:r w:rsidRPr="00FC610B">
              <w:rPr>
                <w:color w:val="000000"/>
                <w:sz w:val="20"/>
              </w:rPr>
              <w:t>-1.0943073, 0.1219967</w:t>
            </w:r>
          </w:p>
        </w:tc>
        <w:tc>
          <w:tcPr>
            <w:tcW w:w="2154" w:type="dxa"/>
            <w:vMerge/>
            <w:shd w:val="clear" w:color="auto" w:fill="auto"/>
          </w:tcPr>
          <w:p w14:paraId="5ACD68D6" w14:textId="77777777" w:rsidR="001B1701" w:rsidRPr="00FC610B" w:rsidRDefault="001B1701" w:rsidP="00DE2747">
            <w:pPr>
              <w:rPr>
                <w:color w:val="000000"/>
                <w:sz w:val="18"/>
              </w:rPr>
            </w:pPr>
          </w:p>
        </w:tc>
      </w:tr>
      <w:tr w:rsidR="001B1701" w:rsidRPr="001178B4" w14:paraId="5444F0CB" w14:textId="77777777" w:rsidTr="00FC610B">
        <w:trPr>
          <w:trHeight w:val="122"/>
        </w:trPr>
        <w:tc>
          <w:tcPr>
            <w:tcW w:w="1404" w:type="dxa"/>
            <w:vMerge/>
            <w:tcBorders>
              <w:bottom w:val="single" w:sz="4" w:space="0" w:color="auto"/>
            </w:tcBorders>
            <w:shd w:val="clear" w:color="auto" w:fill="auto"/>
          </w:tcPr>
          <w:p w14:paraId="3130EC9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3CF18CA3"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19AD2800" w14:textId="77777777" w:rsidR="001B1701" w:rsidRPr="00FC610B" w:rsidRDefault="001B1701" w:rsidP="00DE2747">
            <w:pPr>
              <w:rPr>
                <w:color w:val="000000"/>
                <w:sz w:val="18"/>
              </w:rPr>
            </w:pPr>
          </w:p>
        </w:tc>
        <w:tc>
          <w:tcPr>
            <w:tcW w:w="582" w:type="dxa"/>
            <w:tcBorders>
              <w:top w:val="nil"/>
              <w:bottom w:val="single" w:sz="4" w:space="0" w:color="auto"/>
            </w:tcBorders>
            <w:shd w:val="clear" w:color="auto" w:fill="auto"/>
          </w:tcPr>
          <w:p w14:paraId="22E45939"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2D3FB5A7" w14:textId="77777777" w:rsidR="001B1701" w:rsidRPr="00FC610B" w:rsidRDefault="001B1701" w:rsidP="00DE2747">
            <w:pPr>
              <w:rPr>
                <w:color w:val="000000"/>
                <w:sz w:val="18"/>
              </w:rPr>
            </w:pPr>
            <w:r w:rsidRPr="00FC610B">
              <w:rPr>
                <w:color w:val="000000"/>
                <w:sz w:val="20"/>
              </w:rPr>
              <w:t>1.9586667</w:t>
            </w:r>
          </w:p>
        </w:tc>
        <w:tc>
          <w:tcPr>
            <w:tcW w:w="2196" w:type="dxa"/>
            <w:tcBorders>
              <w:top w:val="nil"/>
              <w:bottom w:val="single" w:sz="4" w:space="0" w:color="auto"/>
            </w:tcBorders>
            <w:shd w:val="clear" w:color="auto" w:fill="auto"/>
          </w:tcPr>
          <w:p w14:paraId="00288843" w14:textId="77777777" w:rsidR="001B1701" w:rsidRPr="00FC610B" w:rsidRDefault="001B1701" w:rsidP="00DE2747">
            <w:pPr>
              <w:rPr>
                <w:color w:val="000000"/>
                <w:sz w:val="18"/>
              </w:rPr>
            </w:pPr>
            <w:r w:rsidRPr="00FC610B">
              <w:rPr>
                <w:color w:val="000000"/>
                <w:sz w:val="20"/>
              </w:rPr>
              <w:t>1.350123, 2.5672105</w:t>
            </w:r>
          </w:p>
        </w:tc>
        <w:tc>
          <w:tcPr>
            <w:tcW w:w="2154" w:type="dxa"/>
            <w:vMerge/>
            <w:tcBorders>
              <w:bottom w:val="single" w:sz="4" w:space="0" w:color="auto"/>
            </w:tcBorders>
            <w:shd w:val="clear" w:color="auto" w:fill="auto"/>
          </w:tcPr>
          <w:p w14:paraId="2E00157C" w14:textId="77777777" w:rsidR="001B1701" w:rsidRPr="00FC610B" w:rsidRDefault="001B1701" w:rsidP="00DE2747">
            <w:pPr>
              <w:rPr>
                <w:color w:val="000000"/>
                <w:sz w:val="18"/>
              </w:rPr>
            </w:pPr>
          </w:p>
        </w:tc>
      </w:tr>
      <w:tr w:rsidR="001B1701" w:rsidRPr="001178B4" w14:paraId="0E6A0156" w14:textId="77777777" w:rsidTr="00FC610B">
        <w:tc>
          <w:tcPr>
            <w:tcW w:w="1404" w:type="dxa"/>
            <w:vMerge w:val="restart"/>
            <w:tcBorders>
              <w:top w:val="single" w:sz="4" w:space="0" w:color="auto"/>
            </w:tcBorders>
            <w:shd w:val="clear" w:color="auto" w:fill="auto"/>
          </w:tcPr>
          <w:p w14:paraId="73D66D31" w14:textId="77777777" w:rsidR="001B1701" w:rsidRPr="00FC610B" w:rsidRDefault="001B1701" w:rsidP="00DE2747">
            <w:pPr>
              <w:rPr>
                <w:color w:val="000000"/>
                <w:sz w:val="18"/>
              </w:rPr>
            </w:pPr>
            <w:r w:rsidRPr="00FC610B">
              <w:rPr>
                <w:color w:val="000000"/>
                <w:sz w:val="18"/>
              </w:rPr>
              <w:t>Both</w:t>
            </w:r>
          </w:p>
        </w:tc>
        <w:tc>
          <w:tcPr>
            <w:tcW w:w="1114" w:type="dxa"/>
            <w:tcBorders>
              <w:top w:val="single" w:sz="4" w:space="0" w:color="auto"/>
              <w:bottom w:val="nil"/>
            </w:tcBorders>
            <w:shd w:val="clear" w:color="auto" w:fill="auto"/>
          </w:tcPr>
          <w:p w14:paraId="0427DBA7" w14:textId="77777777" w:rsidR="001B1701" w:rsidRPr="00FC610B" w:rsidRDefault="001B1701" w:rsidP="00DE2747">
            <w:pPr>
              <w:rPr>
                <w:color w:val="000000"/>
                <w:sz w:val="18"/>
              </w:rPr>
            </w:pPr>
            <w:r w:rsidRPr="00FC610B">
              <w:rPr>
                <w:color w:val="000000"/>
                <w:sz w:val="18"/>
              </w:rPr>
              <w:t>degree</w:t>
            </w:r>
          </w:p>
        </w:tc>
        <w:tc>
          <w:tcPr>
            <w:tcW w:w="1674" w:type="dxa"/>
            <w:gridSpan w:val="2"/>
            <w:vMerge w:val="restart"/>
            <w:tcBorders>
              <w:top w:val="single" w:sz="4" w:space="0" w:color="auto"/>
            </w:tcBorders>
            <w:shd w:val="clear" w:color="auto" w:fill="auto"/>
          </w:tcPr>
          <w:p w14:paraId="08224A0C" w14:textId="77777777" w:rsidR="001B1701" w:rsidRPr="00FC610B" w:rsidRDefault="001B1701" w:rsidP="00DE2747">
            <w:pPr>
              <w:rPr>
                <w:color w:val="000000"/>
                <w:sz w:val="18"/>
              </w:rPr>
            </w:pPr>
            <w:r w:rsidRPr="00FC610B">
              <w:rPr>
                <w:color w:val="000000"/>
                <w:sz w:val="18"/>
              </w:rPr>
              <w:t>Geographic group (ref=”warm”)</w:t>
            </w:r>
          </w:p>
        </w:tc>
        <w:tc>
          <w:tcPr>
            <w:tcW w:w="1914" w:type="dxa"/>
            <w:tcBorders>
              <w:top w:val="single" w:sz="4" w:space="0" w:color="auto"/>
              <w:bottom w:val="nil"/>
            </w:tcBorders>
            <w:shd w:val="clear" w:color="auto" w:fill="auto"/>
          </w:tcPr>
          <w:p w14:paraId="267F6090" w14:textId="77777777" w:rsidR="001B1701" w:rsidRPr="00FC610B" w:rsidRDefault="001B1701" w:rsidP="00DE2747">
            <w:pPr>
              <w:rPr>
                <w:color w:val="000000"/>
                <w:sz w:val="18"/>
              </w:rPr>
            </w:pPr>
            <w:r w:rsidRPr="00FC610B">
              <w:rPr>
                <w:color w:val="000000"/>
                <w:sz w:val="18"/>
              </w:rPr>
              <w:t>0.4052638</w:t>
            </w:r>
          </w:p>
        </w:tc>
        <w:tc>
          <w:tcPr>
            <w:tcW w:w="2196" w:type="dxa"/>
            <w:tcBorders>
              <w:top w:val="single" w:sz="4" w:space="0" w:color="auto"/>
              <w:bottom w:val="nil"/>
            </w:tcBorders>
            <w:shd w:val="clear" w:color="auto" w:fill="auto"/>
          </w:tcPr>
          <w:p w14:paraId="7FA8429C" w14:textId="77777777" w:rsidR="001B1701" w:rsidRPr="00FC610B" w:rsidRDefault="001B1701" w:rsidP="00DE2747">
            <w:pPr>
              <w:rPr>
                <w:color w:val="000000"/>
                <w:sz w:val="18"/>
              </w:rPr>
            </w:pPr>
            <w:r w:rsidRPr="00FC610B">
              <w:rPr>
                <w:color w:val="000000"/>
                <w:sz w:val="18"/>
              </w:rPr>
              <w:t>0.361268, 0.4492741</w:t>
            </w:r>
          </w:p>
        </w:tc>
        <w:tc>
          <w:tcPr>
            <w:tcW w:w="2154" w:type="dxa"/>
            <w:tcBorders>
              <w:top w:val="single" w:sz="4" w:space="0" w:color="auto"/>
              <w:bottom w:val="nil"/>
            </w:tcBorders>
            <w:shd w:val="clear" w:color="auto" w:fill="auto"/>
          </w:tcPr>
          <w:p w14:paraId="751053C1" w14:textId="77777777" w:rsidR="001B1701" w:rsidRPr="00FC610B" w:rsidRDefault="001B1701" w:rsidP="00DE2747">
            <w:pPr>
              <w:rPr>
                <w:color w:val="000000"/>
                <w:sz w:val="18"/>
              </w:rPr>
            </w:pPr>
            <w:r w:rsidRPr="00FC610B">
              <w:rPr>
                <w:color w:val="000000"/>
                <w:sz w:val="18"/>
              </w:rPr>
              <w:t>unit change in log degree for cool group</w:t>
            </w:r>
          </w:p>
        </w:tc>
      </w:tr>
      <w:tr w:rsidR="001B1701" w:rsidRPr="001178B4" w14:paraId="027C64D0" w14:textId="77777777" w:rsidTr="00FC610B">
        <w:tc>
          <w:tcPr>
            <w:tcW w:w="1404" w:type="dxa"/>
            <w:vMerge/>
            <w:shd w:val="clear" w:color="auto" w:fill="auto"/>
          </w:tcPr>
          <w:p w14:paraId="13C1FB37"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13CF1E96" w14:textId="77777777" w:rsidR="001B1701" w:rsidRPr="00FC610B" w:rsidRDefault="001B1701" w:rsidP="00DE2747">
            <w:pPr>
              <w:rPr>
                <w:color w:val="000000"/>
                <w:sz w:val="18"/>
              </w:rPr>
            </w:pPr>
            <w:r w:rsidRPr="00FC610B">
              <w:rPr>
                <w:color w:val="000000"/>
                <w:sz w:val="18"/>
              </w:rPr>
              <w:t>G</w:t>
            </w:r>
          </w:p>
        </w:tc>
        <w:tc>
          <w:tcPr>
            <w:tcW w:w="1674" w:type="dxa"/>
            <w:gridSpan w:val="2"/>
            <w:vMerge/>
            <w:shd w:val="clear" w:color="auto" w:fill="auto"/>
          </w:tcPr>
          <w:p w14:paraId="0BD51D6A"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09D61279" w14:textId="77777777" w:rsidR="001B1701" w:rsidRPr="00FC610B" w:rsidRDefault="001B1701" w:rsidP="00DE2747">
            <w:pPr>
              <w:rPr>
                <w:color w:val="000000"/>
                <w:sz w:val="18"/>
              </w:rPr>
            </w:pPr>
            <w:r w:rsidRPr="00FC610B">
              <w:rPr>
                <w:color w:val="000000"/>
                <w:sz w:val="18"/>
              </w:rPr>
              <w:t>0.2775012</w:t>
            </w:r>
          </w:p>
        </w:tc>
        <w:tc>
          <w:tcPr>
            <w:tcW w:w="2196" w:type="dxa"/>
            <w:tcBorders>
              <w:top w:val="nil"/>
              <w:bottom w:val="nil"/>
            </w:tcBorders>
            <w:shd w:val="clear" w:color="auto" w:fill="auto"/>
          </w:tcPr>
          <w:p w14:paraId="748F70D0" w14:textId="77777777" w:rsidR="001B1701" w:rsidRPr="00FC610B" w:rsidRDefault="001B1701" w:rsidP="00DE2747">
            <w:pPr>
              <w:rPr>
                <w:color w:val="000000"/>
                <w:sz w:val="18"/>
              </w:rPr>
            </w:pPr>
            <w:r w:rsidRPr="00FC610B">
              <w:rPr>
                <w:color w:val="000000"/>
                <w:sz w:val="18"/>
              </w:rPr>
              <w:t>0.187575, 0.3676597</w:t>
            </w:r>
          </w:p>
        </w:tc>
        <w:tc>
          <w:tcPr>
            <w:tcW w:w="2154" w:type="dxa"/>
            <w:tcBorders>
              <w:top w:val="nil"/>
              <w:bottom w:val="nil"/>
            </w:tcBorders>
            <w:shd w:val="clear" w:color="auto" w:fill="auto"/>
          </w:tcPr>
          <w:p w14:paraId="3DE7D8FE" w14:textId="77777777" w:rsidR="001B1701" w:rsidRPr="00FC610B" w:rsidRDefault="001B1701" w:rsidP="00DE2747">
            <w:pPr>
              <w:rPr>
                <w:color w:val="000000"/>
                <w:sz w:val="18"/>
              </w:rPr>
            </w:pPr>
            <w:r w:rsidRPr="00FC610B">
              <w:rPr>
                <w:color w:val="000000"/>
                <w:sz w:val="18"/>
              </w:rPr>
              <w:t>Log odds ratio for cool group</w:t>
            </w:r>
          </w:p>
        </w:tc>
      </w:tr>
      <w:tr w:rsidR="001B1701" w:rsidRPr="001178B4" w14:paraId="2501C44D" w14:textId="77777777" w:rsidTr="00FC610B">
        <w:tc>
          <w:tcPr>
            <w:tcW w:w="1404" w:type="dxa"/>
            <w:vMerge/>
            <w:shd w:val="clear" w:color="auto" w:fill="auto"/>
          </w:tcPr>
          <w:p w14:paraId="79343F8C"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6476E2B5" w14:textId="77777777" w:rsidR="001B1701" w:rsidRPr="00FC610B" w:rsidRDefault="001B1701" w:rsidP="00DE2747">
            <w:pPr>
              <w:rPr>
                <w:color w:val="000000"/>
                <w:sz w:val="18"/>
              </w:rPr>
            </w:pPr>
            <w:r w:rsidRPr="00FC610B">
              <w:rPr>
                <w:color w:val="000000"/>
                <w:sz w:val="18"/>
              </w:rPr>
              <w:t>PD</w:t>
            </w:r>
          </w:p>
        </w:tc>
        <w:tc>
          <w:tcPr>
            <w:tcW w:w="1674" w:type="dxa"/>
            <w:gridSpan w:val="2"/>
            <w:vMerge/>
            <w:shd w:val="clear" w:color="auto" w:fill="auto"/>
          </w:tcPr>
          <w:p w14:paraId="3FE42C7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2F8AD4F5" w14:textId="77777777" w:rsidR="001B1701" w:rsidRPr="00FC610B" w:rsidRDefault="001B1701" w:rsidP="00DE2747">
            <w:pPr>
              <w:rPr>
                <w:color w:val="000000"/>
                <w:sz w:val="18"/>
              </w:rPr>
            </w:pPr>
            <w:r w:rsidRPr="00FC610B">
              <w:rPr>
                <w:color w:val="000000"/>
                <w:sz w:val="18"/>
              </w:rPr>
              <w:t>0.2072072</w:t>
            </w:r>
          </w:p>
        </w:tc>
        <w:tc>
          <w:tcPr>
            <w:tcW w:w="2196" w:type="dxa"/>
            <w:tcBorders>
              <w:top w:val="nil"/>
              <w:bottom w:val="nil"/>
            </w:tcBorders>
            <w:shd w:val="clear" w:color="auto" w:fill="auto"/>
          </w:tcPr>
          <w:p w14:paraId="7C187AEA" w14:textId="77777777" w:rsidR="001B1701" w:rsidRPr="00FC610B" w:rsidRDefault="001B1701" w:rsidP="00DE2747">
            <w:pPr>
              <w:rPr>
                <w:color w:val="000000"/>
                <w:sz w:val="18"/>
              </w:rPr>
            </w:pPr>
            <w:r w:rsidRPr="00FC610B">
              <w:rPr>
                <w:color w:val="000000"/>
                <w:sz w:val="18"/>
              </w:rPr>
              <w:t>0.1407433, 0.2736711</w:t>
            </w:r>
          </w:p>
        </w:tc>
        <w:tc>
          <w:tcPr>
            <w:tcW w:w="2154" w:type="dxa"/>
            <w:tcBorders>
              <w:top w:val="nil"/>
              <w:bottom w:val="nil"/>
            </w:tcBorders>
            <w:shd w:val="clear" w:color="auto" w:fill="auto"/>
          </w:tcPr>
          <w:p w14:paraId="523060E3" w14:textId="77777777" w:rsidR="001B1701" w:rsidRPr="00FC610B" w:rsidRDefault="001B1701" w:rsidP="00DE2747">
            <w:pPr>
              <w:rPr>
                <w:color w:val="000000"/>
                <w:sz w:val="18"/>
              </w:rPr>
            </w:pPr>
            <w:r w:rsidRPr="00FC610B">
              <w:rPr>
                <w:color w:val="000000"/>
                <w:sz w:val="18"/>
              </w:rPr>
              <w:t>unit change in log(PD+0.01) for cool group</w:t>
            </w:r>
          </w:p>
        </w:tc>
      </w:tr>
      <w:tr w:rsidR="001B1701" w:rsidRPr="001178B4" w14:paraId="74FB4F8A" w14:textId="77777777" w:rsidTr="00FC610B">
        <w:tc>
          <w:tcPr>
            <w:tcW w:w="1404" w:type="dxa"/>
            <w:vMerge/>
            <w:shd w:val="clear" w:color="auto" w:fill="auto"/>
          </w:tcPr>
          <w:p w14:paraId="4FD47DA9"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25E5A55F" w14:textId="77777777" w:rsidR="001B1701" w:rsidRPr="00FC610B" w:rsidRDefault="001B1701" w:rsidP="00DE2747">
            <w:pPr>
              <w:rPr>
                <w:color w:val="000000"/>
                <w:sz w:val="18"/>
              </w:rPr>
            </w:pPr>
            <w:r w:rsidRPr="00FC610B">
              <w:rPr>
                <w:color w:val="000000"/>
                <w:sz w:val="18"/>
              </w:rPr>
              <w:t>SPD</w:t>
            </w:r>
          </w:p>
        </w:tc>
        <w:tc>
          <w:tcPr>
            <w:tcW w:w="1674" w:type="dxa"/>
            <w:gridSpan w:val="2"/>
            <w:vMerge/>
            <w:shd w:val="clear" w:color="auto" w:fill="auto"/>
          </w:tcPr>
          <w:p w14:paraId="7605F35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5D555BE5" w14:textId="77777777" w:rsidR="001B1701" w:rsidRPr="00FC610B" w:rsidRDefault="001B1701" w:rsidP="00DE2747">
            <w:pPr>
              <w:rPr>
                <w:color w:val="000000"/>
                <w:sz w:val="18"/>
              </w:rPr>
            </w:pPr>
            <w:r w:rsidRPr="00FC610B">
              <w:rPr>
                <w:color w:val="000000"/>
                <w:sz w:val="18"/>
              </w:rPr>
              <w:t>0.0027182</w:t>
            </w:r>
          </w:p>
        </w:tc>
        <w:tc>
          <w:tcPr>
            <w:tcW w:w="2196" w:type="dxa"/>
            <w:tcBorders>
              <w:top w:val="nil"/>
              <w:bottom w:val="nil"/>
            </w:tcBorders>
            <w:shd w:val="clear" w:color="auto" w:fill="auto"/>
          </w:tcPr>
          <w:p w14:paraId="2EB353CF" w14:textId="77777777" w:rsidR="001B1701" w:rsidRPr="00FC610B" w:rsidRDefault="001B1701" w:rsidP="00DE2747">
            <w:pPr>
              <w:rPr>
                <w:color w:val="000000"/>
                <w:sz w:val="18"/>
              </w:rPr>
            </w:pPr>
            <w:r w:rsidRPr="00FC610B">
              <w:rPr>
                <w:color w:val="000000"/>
                <w:sz w:val="18"/>
              </w:rPr>
              <w:t>-0.0027517, 0.008188</w:t>
            </w:r>
          </w:p>
        </w:tc>
        <w:tc>
          <w:tcPr>
            <w:tcW w:w="2154" w:type="dxa"/>
            <w:tcBorders>
              <w:top w:val="nil"/>
              <w:bottom w:val="nil"/>
            </w:tcBorders>
            <w:shd w:val="clear" w:color="auto" w:fill="auto"/>
          </w:tcPr>
          <w:p w14:paraId="30A2EA17" w14:textId="77777777" w:rsidR="001B1701" w:rsidRPr="00FC610B" w:rsidRDefault="001B1701" w:rsidP="00DE2747">
            <w:pPr>
              <w:rPr>
                <w:color w:val="000000"/>
                <w:sz w:val="18"/>
              </w:rPr>
            </w:pPr>
            <w:r w:rsidRPr="00FC610B">
              <w:rPr>
                <w:color w:val="000000"/>
                <w:sz w:val="18"/>
              </w:rPr>
              <w:t>unit change in SPD for cool group</w:t>
            </w:r>
          </w:p>
        </w:tc>
      </w:tr>
      <w:tr w:rsidR="001B1701" w:rsidRPr="001178B4" w14:paraId="500F9803" w14:textId="77777777" w:rsidTr="00FC610B">
        <w:tc>
          <w:tcPr>
            <w:tcW w:w="1404" w:type="dxa"/>
            <w:vMerge/>
            <w:tcBorders>
              <w:bottom w:val="single" w:sz="8" w:space="0" w:color="000000"/>
            </w:tcBorders>
            <w:shd w:val="clear" w:color="auto" w:fill="auto"/>
          </w:tcPr>
          <w:p w14:paraId="68276382" w14:textId="77777777" w:rsidR="001B1701" w:rsidRPr="00FC610B" w:rsidRDefault="001B1701" w:rsidP="00DE2747">
            <w:pPr>
              <w:rPr>
                <w:color w:val="000000"/>
                <w:sz w:val="18"/>
              </w:rPr>
            </w:pPr>
          </w:p>
        </w:tc>
        <w:tc>
          <w:tcPr>
            <w:tcW w:w="1114" w:type="dxa"/>
            <w:tcBorders>
              <w:top w:val="nil"/>
              <w:bottom w:val="single" w:sz="8" w:space="0" w:color="000000"/>
            </w:tcBorders>
            <w:shd w:val="clear" w:color="auto" w:fill="auto"/>
          </w:tcPr>
          <w:p w14:paraId="4A214E2A" w14:textId="77777777" w:rsidR="001B1701" w:rsidRPr="00FC610B" w:rsidRDefault="001B1701" w:rsidP="00DE2747">
            <w:pPr>
              <w:rPr>
                <w:color w:val="000000"/>
                <w:sz w:val="18"/>
              </w:rPr>
            </w:pPr>
            <w:r w:rsidRPr="00FC610B">
              <w:rPr>
                <w:color w:val="000000"/>
                <w:sz w:val="18"/>
              </w:rPr>
              <w:t>SES-PD</w:t>
            </w:r>
          </w:p>
        </w:tc>
        <w:tc>
          <w:tcPr>
            <w:tcW w:w="1674" w:type="dxa"/>
            <w:gridSpan w:val="2"/>
            <w:vMerge/>
            <w:tcBorders>
              <w:bottom w:val="single" w:sz="8" w:space="0" w:color="000000"/>
            </w:tcBorders>
            <w:shd w:val="clear" w:color="auto" w:fill="auto"/>
          </w:tcPr>
          <w:p w14:paraId="7AC07639" w14:textId="77777777" w:rsidR="001B1701" w:rsidRPr="00FC610B" w:rsidRDefault="001B1701" w:rsidP="00DE2747">
            <w:pPr>
              <w:rPr>
                <w:color w:val="000000"/>
                <w:sz w:val="18"/>
              </w:rPr>
            </w:pPr>
          </w:p>
        </w:tc>
        <w:tc>
          <w:tcPr>
            <w:tcW w:w="1914" w:type="dxa"/>
            <w:tcBorders>
              <w:top w:val="nil"/>
              <w:bottom w:val="single" w:sz="8" w:space="0" w:color="000000"/>
            </w:tcBorders>
            <w:shd w:val="clear" w:color="auto" w:fill="auto"/>
          </w:tcPr>
          <w:p w14:paraId="44846829" w14:textId="77777777" w:rsidR="001B1701" w:rsidRPr="00FC610B" w:rsidRDefault="001B1701" w:rsidP="00DE2747">
            <w:pPr>
              <w:rPr>
                <w:color w:val="000000"/>
                <w:sz w:val="18"/>
              </w:rPr>
            </w:pPr>
            <w:r w:rsidRPr="00FC610B">
              <w:rPr>
                <w:color w:val="000000"/>
                <w:sz w:val="20"/>
              </w:rPr>
              <w:t>-0.7006804</w:t>
            </w:r>
          </w:p>
        </w:tc>
        <w:tc>
          <w:tcPr>
            <w:tcW w:w="2196" w:type="dxa"/>
            <w:tcBorders>
              <w:top w:val="nil"/>
              <w:bottom w:val="single" w:sz="8" w:space="0" w:color="000000"/>
            </w:tcBorders>
            <w:shd w:val="clear" w:color="auto" w:fill="auto"/>
          </w:tcPr>
          <w:p w14:paraId="269CC5B0" w14:textId="77777777" w:rsidR="001B1701" w:rsidRPr="00FC610B" w:rsidRDefault="001B1701" w:rsidP="00DE2747">
            <w:pPr>
              <w:rPr>
                <w:color w:val="000000"/>
                <w:sz w:val="18"/>
              </w:rPr>
            </w:pPr>
            <w:r w:rsidRPr="00FC610B">
              <w:rPr>
                <w:color w:val="000000"/>
                <w:sz w:val="20"/>
              </w:rPr>
              <w:t>-1.0391793, -0.3621815</w:t>
            </w:r>
          </w:p>
        </w:tc>
        <w:tc>
          <w:tcPr>
            <w:tcW w:w="2154" w:type="dxa"/>
            <w:tcBorders>
              <w:bottom w:val="single" w:sz="8" w:space="0" w:color="000000"/>
            </w:tcBorders>
            <w:shd w:val="clear" w:color="auto" w:fill="auto"/>
          </w:tcPr>
          <w:p w14:paraId="6758ADC7" w14:textId="77777777" w:rsidR="001B1701" w:rsidRPr="00FC610B" w:rsidRDefault="001B1701" w:rsidP="00DE2747">
            <w:pPr>
              <w:rPr>
                <w:color w:val="000000"/>
                <w:sz w:val="18"/>
              </w:rPr>
            </w:pPr>
            <w:r w:rsidRPr="00FC610B">
              <w:rPr>
                <w:color w:val="000000"/>
                <w:sz w:val="18"/>
              </w:rPr>
              <w:t>unit change in SES-PD for cool group</w:t>
            </w:r>
          </w:p>
        </w:tc>
      </w:tr>
    </w:tbl>
    <w:p w14:paraId="01479A70"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32FC6B04" w14:textId="77777777" w:rsidR="006473CD" w:rsidRPr="006473CD" w:rsidRDefault="006473CD" w:rsidP="006473CD">
      <w:pPr>
        <w:pStyle w:val="BodyText"/>
        <w:rPr>
          <w:rFonts w:ascii="Times New Roman" w:hAnsi="Times New Roman"/>
        </w:rPr>
      </w:pPr>
    </w:p>
    <w:p w14:paraId="18A2585E" w14:textId="77777777" w:rsidR="006473CD" w:rsidRPr="006473CD" w:rsidRDefault="006473CD" w:rsidP="006473CD">
      <w:pPr>
        <w:pStyle w:val="titlersos"/>
        <w:numPr>
          <w:ilvl w:val="0"/>
          <w:numId w:val="0"/>
        </w:numPr>
        <w:rPr>
          <w:rFonts w:ascii="Times New Roman" w:hAnsi="Times New Roman"/>
          <w:b w:val="0"/>
          <w:sz w:val="24"/>
          <w:szCs w:val="24"/>
        </w:rPr>
      </w:pPr>
    </w:p>
    <w:p w14:paraId="2724B9F2" w14:textId="77777777" w:rsidR="006473CD" w:rsidRPr="006473CD" w:rsidRDefault="006473CD" w:rsidP="006473CD">
      <w:pPr>
        <w:pStyle w:val="FirstParagraph"/>
        <w:rPr>
          <w:rFonts w:ascii="Times New Roman" w:hAnsi="Times New Roman"/>
        </w:rPr>
      </w:pPr>
    </w:p>
    <w:p w14:paraId="46FE460D" w14:textId="77777777" w:rsidR="006473CD" w:rsidRPr="006473CD" w:rsidRDefault="006473CD" w:rsidP="006473CD">
      <w:pPr>
        <w:rPr>
          <w:szCs w:val="24"/>
        </w:rPr>
      </w:pPr>
    </w:p>
    <w:p w14:paraId="23D24DB5" w14:textId="77777777" w:rsidR="006473CD" w:rsidRPr="006473CD" w:rsidRDefault="006473CD" w:rsidP="006473CD">
      <w:pPr>
        <w:rPr>
          <w:szCs w:val="24"/>
        </w:rPr>
      </w:pPr>
    </w:p>
    <w:p w14:paraId="55FBE6FA" w14:textId="77777777" w:rsidR="006473CD" w:rsidRPr="006473CD" w:rsidRDefault="006473CD" w:rsidP="006473CD">
      <w:pPr>
        <w:rPr>
          <w:szCs w:val="24"/>
        </w:rPr>
      </w:pPr>
    </w:p>
    <w:p w14:paraId="3BD8F6F0" w14:textId="77777777" w:rsidR="006473CD" w:rsidRPr="006473CD" w:rsidRDefault="006473CD" w:rsidP="006473CD">
      <w:pPr>
        <w:rPr>
          <w:szCs w:val="24"/>
        </w:rPr>
      </w:pPr>
    </w:p>
    <w:p w14:paraId="0D86212B" w14:textId="77777777" w:rsidR="006473CD" w:rsidRPr="006473CD" w:rsidRDefault="006473CD" w:rsidP="006473CD">
      <w:pPr>
        <w:rPr>
          <w:szCs w:val="24"/>
        </w:rPr>
      </w:pPr>
    </w:p>
    <w:p w14:paraId="6DB32923" w14:textId="77777777" w:rsidR="006473CD" w:rsidRDefault="006473CD" w:rsidP="006473CD">
      <w:pPr>
        <w:rPr>
          <w:szCs w:val="24"/>
        </w:rPr>
      </w:pPr>
    </w:p>
    <w:p w14:paraId="0D3E1E9A" w14:textId="77777777" w:rsidR="003542CA" w:rsidRPr="006473CD" w:rsidRDefault="003542CA" w:rsidP="006473CD">
      <w:pPr>
        <w:rPr>
          <w:szCs w:val="24"/>
        </w:rPr>
      </w:pPr>
    </w:p>
    <w:p w14:paraId="2328A93A" w14:textId="77777777" w:rsidR="00EA50D4" w:rsidRDefault="00EA50D4">
      <w:pPr>
        <w:rPr>
          <w:b/>
          <w:szCs w:val="24"/>
        </w:rPr>
      </w:pPr>
      <w:r>
        <w:rPr>
          <w:szCs w:val="24"/>
        </w:rPr>
        <w:br w:type="page"/>
      </w:r>
    </w:p>
    <w:p w14:paraId="69F0E125" w14:textId="77777777"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58FA48CB" w14:textId="77777777" w:rsidR="006473CD" w:rsidRPr="006473CD" w:rsidRDefault="006473CD" w:rsidP="006473CD">
      <w:pPr>
        <w:pStyle w:val="titlersos"/>
        <w:numPr>
          <w:ilvl w:val="0"/>
          <w:numId w:val="0"/>
        </w:numPr>
        <w:rPr>
          <w:rFonts w:ascii="Times New Roman" w:hAnsi="Times New Roman"/>
          <w:b w:val="0"/>
          <w:sz w:val="24"/>
          <w:szCs w:val="24"/>
        </w:rPr>
      </w:pPr>
    </w:p>
    <w:p w14:paraId="14C7735C" w14:textId="77777777" w:rsidR="00B96125" w:rsidRDefault="006473CD" w:rsidP="006473CD">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host, parasite, and environmental traits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[14–18]</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These studies have suggested a number of important factors thought to influence the evolution of host range (Table 1). </w:t>
      </w:r>
    </w:p>
    <w:p w14:paraId="42A13B35" w14:textId="77777777" w:rsidR="00B96125" w:rsidRDefault="00B96125" w:rsidP="006473CD">
      <w:pPr>
        <w:pStyle w:val="titlersos"/>
        <w:numPr>
          <w:ilvl w:val="0"/>
          <w:numId w:val="0"/>
        </w:numPr>
        <w:rPr>
          <w:rFonts w:ascii="Times New Roman" w:hAnsi="Times New Roman"/>
          <w:b w:val="0"/>
          <w:sz w:val="24"/>
          <w:szCs w:val="24"/>
        </w:rPr>
      </w:pPr>
    </w:p>
    <w:p w14:paraId="3E692F3B" w14:textId="77777777" w:rsidR="00B96125" w:rsidRDefault="00B96125" w:rsidP="00B96125">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 xml:space="preserve">Here, we take a different approach, deriving simple mathematical models that incorporate host, parasite, and environmental characteristics that are likely to be generally important to the evolution of parasite generalism. In particular, we focus on variation in host body size, temperature, and parasite life cycle (endo- vs. ectoparasite). </w:t>
      </w:r>
    </w:p>
    <w:p w14:paraId="6445AF24" w14:textId="77777777" w:rsidR="006473CD" w:rsidRPr="006473CD" w:rsidRDefault="00B96125" w:rsidP="00284EB9">
      <w:pPr>
        <w:rPr>
          <w:b/>
          <w:szCs w:val="24"/>
        </w:rPr>
      </w:pPr>
      <w:r w:rsidRPr="00284EB9">
        <w:rPr>
          <w:szCs w:val="24"/>
          <w:highlight w:val="yellow"/>
        </w:rPr>
        <w:t>there is a</w:t>
      </w:r>
      <w:r w:rsidR="00525D84" w:rsidRPr="00284EB9">
        <w:rPr>
          <w:highlight w:val="yellow"/>
        </w:rPr>
        <w:t>nother study which uses allometric scaling to think about parasites (abundance</w:t>
      </w:r>
      <w:r w:rsidR="00F20EA0" w:rsidRPr="00284EB9">
        <w:rPr>
          <w:highlight w:val="yellow"/>
        </w:rPr>
        <w:t xml:space="preserve"> and size but not diversity, would be good to add this as contrast to our approach but supporting use of allometry</w:t>
      </w:r>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14:paraId="605CE792" w14:textId="77777777" w:rsidR="00D774E2" w:rsidRDefault="00D774E2" w:rsidP="006473CD">
      <w:pPr>
        <w:pStyle w:val="titlersos"/>
        <w:numPr>
          <w:ilvl w:val="0"/>
          <w:numId w:val="0"/>
        </w:numPr>
        <w:rPr>
          <w:rFonts w:ascii="Times New Roman" w:hAnsi="Times New Roman"/>
          <w:b w:val="0"/>
          <w:sz w:val="24"/>
          <w:szCs w:val="24"/>
        </w:rPr>
      </w:pPr>
    </w:p>
    <w:p w14:paraId="672CB0AA" w14:textId="77777777"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(endo- vs. ectoparasitism</w:t>
      </w:r>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endoparasites should have a wider host range than ectoparasites. Second, for endoparasites (be they directly or trophically transmitted), increasing host body size and increasing the similarity of body size between hosts both increase the likelihood of generalism evolving. Third, for endoparasites, generalism is most likely when the hosts have intermediate body size</w:t>
      </w:r>
      <w:r w:rsidR="00354210">
        <w:rPr>
          <w:rFonts w:ascii="Times New Roman" w:hAnsi="Times New Roman"/>
          <w:b w:val="0"/>
          <w:sz w:val="24"/>
          <w:szCs w:val="24"/>
        </w:rPr>
        <w:t>, or when the variation in body size is very large. Fourth, regardless of transmission mode or life cycle, generalism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allometric modelling (Table 1), but allow for more nuanced predictions such as the non-linear relationship between ectoparasite richness and host body size.</w:t>
      </w:r>
    </w:p>
    <w:p w14:paraId="388267CA" w14:textId="77777777" w:rsidR="00B96125" w:rsidRDefault="00B96125" w:rsidP="006473CD">
      <w:pPr>
        <w:pStyle w:val="titlersos"/>
        <w:numPr>
          <w:ilvl w:val="0"/>
          <w:numId w:val="0"/>
        </w:numPr>
        <w:rPr>
          <w:rFonts w:ascii="Times New Roman" w:hAnsi="Times New Roman"/>
          <w:b w:val="0"/>
          <w:sz w:val="24"/>
          <w:szCs w:val="24"/>
        </w:rPr>
      </w:pPr>
    </w:p>
    <w:p w14:paraId="7DD477C9" w14:textId="77777777"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r w:rsidR="00F70940">
        <w:rPr>
          <w:rFonts w:ascii="Times New Roman" w:hAnsi="Times New Roman"/>
          <w:b w:val="0"/>
          <w:sz w:val="24"/>
          <w:szCs w:val="24"/>
        </w:rPr>
        <w:t xml:space="preserve">generalism in a database of host-parasite interactions. We measured structural generalism based on number of hosts (degree and G), and also looked at phylogenetic generalism in which a parasite which infects more distantly related hosts is considered more generalist than a parasite infecting closely related hosts. Therefore, we assumed that phylogenetic generalism is more likely under the same conditions as structural generalism. Phylogenetic generalism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generalism that is scaled to remove the association with number of hosts (SES-PD), which tests whether phylogenetic generalism </w:t>
      </w:r>
      <w:commentRangeStart w:id="459"/>
      <w:r w:rsidR="00D84FD8">
        <w:rPr>
          <w:rFonts w:ascii="Times New Roman" w:hAnsi="Times New Roman"/>
          <w:b w:val="0"/>
          <w:sz w:val="24"/>
          <w:szCs w:val="24"/>
        </w:rPr>
        <w:t xml:space="preserve">in itself </w:t>
      </w:r>
      <w:commentRangeEnd w:id="459"/>
      <w:r w:rsidR="00D84FD8">
        <w:rPr>
          <w:rStyle w:val="CommentReference"/>
          <w:rFonts w:ascii="Times New Roman" w:hAnsi="Times New Roman"/>
          <w:b w:val="0"/>
        </w:rPr>
        <w:commentReference w:id="459"/>
      </w:r>
      <w:r w:rsidR="00D84FD8">
        <w:rPr>
          <w:rFonts w:ascii="Times New Roman" w:hAnsi="Times New Roman"/>
          <w:b w:val="0"/>
          <w:sz w:val="24"/>
          <w:szCs w:val="24"/>
        </w:rPr>
        <w:t xml:space="preserve">matches the model predictions. </w:t>
      </w:r>
    </w:p>
    <w:p w14:paraId="5B045E31" w14:textId="77777777" w:rsidR="00D84FD8" w:rsidRDefault="00D84FD8" w:rsidP="006473CD">
      <w:pPr>
        <w:pStyle w:val="titlersos"/>
        <w:numPr>
          <w:ilvl w:val="0"/>
          <w:numId w:val="0"/>
        </w:numPr>
        <w:rPr>
          <w:rFonts w:ascii="Times New Roman" w:hAnsi="Times New Roman"/>
          <w:b w:val="0"/>
          <w:sz w:val="24"/>
          <w:szCs w:val="24"/>
        </w:rPr>
      </w:pPr>
    </w:p>
    <w:p w14:paraId="519E6786" w14:textId="77777777"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generalism metrics. However, for geography/temperature, SES-PD had the opposite relationship to the other metrics, perhaps revealing </w:t>
      </w:r>
      <w:r w:rsidR="00D54EFD">
        <w:rPr>
          <w:rFonts w:ascii="Times New Roman" w:hAnsi="Times New Roman"/>
          <w:b w:val="0"/>
          <w:sz w:val="24"/>
          <w:szCs w:val="24"/>
        </w:rPr>
        <w:t>a difference between phylogenetic generalism and parasite richness.</w:t>
      </w:r>
    </w:p>
    <w:p w14:paraId="44F664D5" w14:textId="77777777" w:rsidR="005859F2" w:rsidRDefault="005859F2" w:rsidP="006473CD">
      <w:pPr>
        <w:pStyle w:val="titlersos"/>
        <w:numPr>
          <w:ilvl w:val="0"/>
          <w:numId w:val="0"/>
        </w:numPr>
        <w:rPr>
          <w:rFonts w:ascii="Times New Roman" w:hAnsi="Times New Roman"/>
          <w:b w:val="0"/>
          <w:sz w:val="24"/>
          <w:szCs w:val="24"/>
        </w:rPr>
      </w:pPr>
    </w:p>
    <w:p w14:paraId="3B872176" w14:textId="77777777"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14:paraId="4A1B7CCA" w14:textId="77777777" w:rsidR="005859F2" w:rsidRPr="00246C30" w:rsidRDefault="005859F2" w:rsidP="005859F2">
      <w:pPr>
        <w:pStyle w:val="ListParagraph"/>
        <w:numPr>
          <w:ilvl w:val="1"/>
          <w:numId w:val="27"/>
        </w:numPr>
        <w:rPr>
          <w:szCs w:val="24"/>
        </w:rPr>
      </w:pPr>
      <w:r>
        <w:t>for ectotherms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f so, increased temperature mig</w:t>
      </w:r>
      <w:r w:rsidRPr="00322E3D">
        <w:t>h</w:t>
      </w:r>
      <w:r>
        <w:t>t</w:t>
      </w:r>
      <w:r w:rsidRPr="00322E3D">
        <w:t xml:space="preserve"> (via immunity) protect from infection and </w:t>
      </w:r>
      <w:r>
        <w:t>so, comparatively, reduce morta</w:t>
      </w:r>
      <w:r w:rsidRPr="00322E3D">
        <w:t>lity</w:t>
      </w:r>
    </w:p>
    <w:p w14:paraId="1B8F31D1" w14:textId="77777777" w:rsidR="005859F2" w:rsidRPr="006473CD" w:rsidRDefault="005859F2" w:rsidP="005859F2">
      <w:pPr>
        <w:pStyle w:val="ListParagraph"/>
        <w:numPr>
          <w:ilvl w:val="1"/>
          <w:numId w:val="27"/>
        </w:numPr>
        <w:rPr>
          <w:szCs w:val="24"/>
        </w:rPr>
      </w:pPr>
      <w:r w:rsidRPr="006473CD">
        <w:rPr>
          <w:szCs w:val="24"/>
        </w:rPr>
        <w:t xml:space="preserve">Issue with interpretation host traits model: in reality, what the model says is that, in a community with more species of similar body size, generalist parasites are likely to be able to invade. This is not the information that we can glean from the host-parasite </w:t>
      </w:r>
      <w:r w:rsidRPr="006473CD">
        <w:rPr>
          <w:szCs w:val="24"/>
        </w:rPr>
        <w:lastRenderedPageBreak/>
        <w:t xml:space="preserve">association database, because it gives no information about the </w:t>
      </w:r>
      <w:r w:rsidRPr="006473CD">
        <w:rPr>
          <w:i/>
          <w:szCs w:val="24"/>
        </w:rPr>
        <w:t>potential</w:t>
      </w:r>
      <w:r w:rsidRPr="006473CD">
        <w:rPr>
          <w:szCs w:val="24"/>
        </w:rPr>
        <w:t xml:space="preserve"> hosts within an environment.</w:t>
      </w:r>
    </w:p>
    <w:p w14:paraId="5F76EFFF" w14:textId="77777777" w:rsidR="00DC2380" w:rsidRDefault="005859F2" w:rsidP="00284EB9">
      <w:pPr>
        <w:pStyle w:val="ListParagraph"/>
        <w:numPr>
          <w:ilvl w:val="1"/>
          <w:numId w:val="27"/>
        </w:numPr>
        <w:rPr>
          <w:szCs w:val="24"/>
        </w:rPr>
      </w:pPr>
      <w:r w:rsidRPr="00246C30">
        <w:rPr>
          <w:szCs w:val="24"/>
        </w:rPr>
        <w:t xml:space="preserve">Difficulty of testing predictions for ectoparasites because those predictions are more sensitive to other parameter values. </w:t>
      </w:r>
    </w:p>
    <w:p w14:paraId="70E1F801" w14:textId="77777777" w:rsidR="00DC2380" w:rsidRDefault="00DC2380" w:rsidP="00284EB9">
      <w:pPr>
        <w:pStyle w:val="ListParagraph"/>
        <w:numPr>
          <w:ilvl w:val="1"/>
          <w:numId w:val="27"/>
        </w:numPr>
        <w:rPr>
          <w:szCs w:val="24"/>
        </w:rPr>
      </w:pPr>
      <w:r>
        <w:rPr>
          <w:szCs w:val="24"/>
        </w:rPr>
        <w:t>Limitations of endo/ecto division when GI is possibly kind of ecto</w:t>
      </w:r>
    </w:p>
    <w:p w14:paraId="27F42D8F" w14:textId="77777777" w:rsidR="005859F2" w:rsidRPr="00DC2380" w:rsidRDefault="00DC2380" w:rsidP="00284EB9">
      <w:pPr>
        <w:pStyle w:val="ListParagraph"/>
        <w:numPr>
          <w:ilvl w:val="2"/>
          <w:numId w:val="27"/>
        </w:numPr>
        <w:rPr>
          <w:szCs w:val="24"/>
        </w:rPr>
      </w:pPr>
      <w:r>
        <w:rPr>
          <w:szCs w:val="24"/>
        </w:rPr>
        <w:t xml:space="preserve">But Poulin also found a difference in the relationship between parasite richness and ecological traits for endos vs ectos (ectos showing no relationship with the traits examined) </w:t>
      </w:r>
      <w:r w:rsidRPr="001A1E01">
        <w:rPr>
          <w:szCs w:val="24"/>
        </w:rPr>
        <w:t>http://www.jstor.org/stable/2937061?seq=1#page_scan_tab_contents</w:t>
      </w:r>
    </w:p>
    <w:p w14:paraId="5D848FB4" w14:textId="77777777" w:rsidR="00D54EFD" w:rsidRDefault="00D54EFD" w:rsidP="006473CD">
      <w:pPr>
        <w:pStyle w:val="titlersos"/>
        <w:numPr>
          <w:ilvl w:val="0"/>
          <w:numId w:val="0"/>
        </w:numPr>
        <w:rPr>
          <w:rFonts w:ascii="Times New Roman" w:hAnsi="Times New Roman"/>
          <w:b w:val="0"/>
          <w:sz w:val="24"/>
          <w:szCs w:val="24"/>
        </w:rPr>
      </w:pPr>
    </w:p>
    <w:p w14:paraId="4189D48B" w14:textId="77777777"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14:paraId="5FAB9E67" w14:textId="77777777" w:rsidR="00D54EFD" w:rsidRDefault="00D54EFD" w:rsidP="006473CD">
      <w:pPr>
        <w:pStyle w:val="titlersos"/>
        <w:numPr>
          <w:ilvl w:val="0"/>
          <w:numId w:val="0"/>
        </w:numPr>
        <w:rPr>
          <w:rFonts w:ascii="Times New Roman" w:hAnsi="Times New Roman"/>
          <w:b w:val="0"/>
          <w:sz w:val="24"/>
          <w:szCs w:val="24"/>
        </w:rPr>
      </w:pPr>
    </w:p>
    <w:p w14:paraId="55E8C150" w14:textId="77777777"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As expected in the model, for endoparasites, the coefficient of variation of host body size had the strongest relationship with generalism. The effect of maximum host body size was also positively correlated with generalism, while mean body size tended to have a small negative correlation with generalism.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generalism increases in the dataset because there are more small-bodied hosts than large-bodied hosts.</w:t>
      </w:r>
    </w:p>
    <w:p w14:paraId="5D4D097B" w14:textId="77777777" w:rsidR="005859F2" w:rsidRDefault="005859F2" w:rsidP="006473CD">
      <w:pPr>
        <w:pStyle w:val="titlersos"/>
        <w:numPr>
          <w:ilvl w:val="0"/>
          <w:numId w:val="0"/>
        </w:numPr>
        <w:rPr>
          <w:rFonts w:ascii="Times New Roman" w:hAnsi="Times New Roman"/>
          <w:b w:val="0"/>
          <w:sz w:val="24"/>
          <w:szCs w:val="24"/>
        </w:rPr>
      </w:pPr>
    </w:p>
    <w:p w14:paraId="6F719157" w14:textId="77777777"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14:paraId="72E1B8C1" w14:textId="77777777"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14:paraId="5879B195" w14:textId="77777777" w:rsidR="00246C30" w:rsidRPr="00246C30" w:rsidRDefault="005859F2" w:rsidP="00246C30">
      <w:pPr>
        <w:pStyle w:val="ListParagraph"/>
        <w:numPr>
          <w:ilvl w:val="1"/>
          <w:numId w:val="27"/>
        </w:numPr>
        <w:rPr>
          <w:szCs w:val="24"/>
        </w:rPr>
      </w:pPr>
      <w:r>
        <w:t>Amy: Also, are there interactions going on, i.e., endoparasites (wider host range) in warmer waters (narrower host range) – does this types of thing partly explain why the results are a bit noisy?</w:t>
      </w:r>
    </w:p>
    <w:p w14:paraId="4F9E8981" w14:textId="77777777" w:rsidR="00246C30" w:rsidRPr="00246C30" w:rsidRDefault="005859F2" w:rsidP="00246C30">
      <w:pPr>
        <w:pStyle w:val="ListParagraph"/>
        <w:numPr>
          <w:ilvl w:val="1"/>
          <w:numId w:val="27"/>
        </w:numPr>
        <w:rPr>
          <w:szCs w:val="24"/>
        </w:rPr>
      </w:pPr>
      <w:r w:rsidDel="005859F2">
        <w:rPr>
          <w:szCs w:val="24"/>
        </w:rPr>
        <w:t xml:space="preserve"> </w:t>
      </w:r>
      <w:r w:rsidR="00246C30" w:rsidRPr="00322E3D">
        <w:t>(identifying what is a species of parasite is difficult to begin with which would obviously affect measures of parasite host range, and see Walker et al in this issue)</w:t>
      </w:r>
    </w:p>
    <w:p w14:paraId="100DF4AE" w14:textId="77777777" w:rsidR="00246C30" w:rsidRPr="00194D56" w:rsidRDefault="00246C30" w:rsidP="00246C30">
      <w:pPr>
        <w:pStyle w:val="ListParagraph"/>
        <w:ind w:left="1440"/>
      </w:pPr>
      <w:r w:rsidRPr="003542CA">
        <w:t xml:space="preserve">Phenotypic plasticity is important characteristic of generalist parasites </w:t>
      </w:r>
    </w:p>
    <w:p w14:paraId="02707063" w14:textId="77777777" w:rsidR="00246C30" w:rsidRPr="00322E3D" w:rsidRDefault="00246C30" w:rsidP="00246C30">
      <w:pPr>
        <w:pStyle w:val="ListParagraph"/>
        <w:ind w:left="1440"/>
      </w:pPr>
      <w:r w:rsidRPr="00194D56">
        <w:t>Smith et al 2008 Costa Rica 171 morphs but COI revealed another 142 spp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14:paraId="2E9429C8" w14:textId="77777777"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14:paraId="0513B0C2" w14:textId="77777777" w:rsidR="00246C30" w:rsidRPr="00246C30" w:rsidRDefault="006473CD" w:rsidP="00246C30">
      <w:pPr>
        <w:pStyle w:val="ListParagraph"/>
        <w:numPr>
          <w:ilvl w:val="1"/>
          <w:numId w:val="27"/>
        </w:numPr>
        <w:rPr>
          <w:szCs w:val="24"/>
        </w:rPr>
      </w:pPr>
      <w:r w:rsidRPr="00246C30">
        <w:t>We have a problem of very little data for endoparasites with direct life cycles. Correlation between traits – so generally ectos have direct and endos have complex.</w:t>
      </w:r>
      <w:r w:rsidR="00246C30">
        <w:t xml:space="preserve"> </w:t>
      </w:r>
    </w:p>
    <w:p w14:paraId="5F70B773" w14:textId="77777777" w:rsidR="00246C30" w:rsidRDefault="006473CD" w:rsidP="00246C30">
      <w:pPr>
        <w:pStyle w:val="ListParagraph"/>
        <w:numPr>
          <w:ilvl w:val="1"/>
          <w:numId w:val="27"/>
        </w:numPr>
        <w:rPr>
          <w:szCs w:val="24"/>
        </w:rPr>
      </w:pPr>
      <w:r w:rsidRPr="00246C30">
        <w:rPr>
          <w:szCs w:val="24"/>
        </w:rPr>
        <w:t>There is also a ton of missing data on the parasite traits – many of these parasites have hardly been studied. Perhaps this introduces a bias if parasites that are better studied are more likely to be included, and better studied parasites are more likely to have been found in more hosts.</w:t>
      </w:r>
    </w:p>
    <w:p w14:paraId="023AA0BB" w14:textId="77777777" w:rsidR="00246C30" w:rsidRPr="001A04F2" w:rsidRDefault="006473CD" w:rsidP="005859F2">
      <w:pPr>
        <w:pStyle w:val="ListParagraph"/>
        <w:numPr>
          <w:ilvl w:val="1"/>
          <w:numId w:val="27"/>
        </w:numPr>
        <w:rPr>
          <w:szCs w:val="24"/>
        </w:rPr>
      </w:pPr>
      <w:r w:rsidRPr="005859F2">
        <w:rPr>
          <w:szCs w:val="24"/>
        </w:rPr>
        <w:t>Generalism indices would be more informative if had abundance or prevalence data.</w:t>
      </w:r>
      <w:r w:rsidR="00BE2A36" w:rsidRPr="005859F2">
        <w:rPr>
          <w:szCs w:val="24"/>
        </w:rPr>
        <w:t xml:space="preserve"> What is the meaning of phylogenet</w:t>
      </w:r>
      <w:r w:rsidR="00BE2A36" w:rsidRPr="001A04F2">
        <w:rPr>
          <w:szCs w:val="24"/>
        </w:rPr>
        <w:t>ic vs structural diversity/generalism metrics in relation to the model?</w:t>
      </w:r>
    </w:p>
    <w:p w14:paraId="1E34D345" w14:textId="77777777" w:rsidR="006473CD" w:rsidRDefault="006473CD" w:rsidP="00246C30">
      <w:pPr>
        <w:pStyle w:val="ListParagraph"/>
        <w:numPr>
          <w:ilvl w:val="1"/>
          <w:numId w:val="27"/>
        </w:numPr>
        <w:rPr>
          <w:szCs w:val="24"/>
        </w:rPr>
      </w:pPr>
      <w:r w:rsidRPr="00246C30">
        <w:rPr>
          <w:szCs w:val="24"/>
        </w:rPr>
        <w:t>Only include fish hosts.</w:t>
      </w:r>
    </w:p>
    <w:p w14:paraId="6B99AD6C" w14:textId="77777777" w:rsidR="008E0C63" w:rsidRDefault="008E0C63" w:rsidP="00246C30">
      <w:pPr>
        <w:pStyle w:val="ListParagraph"/>
        <w:numPr>
          <w:ilvl w:val="1"/>
          <w:numId w:val="27"/>
        </w:numPr>
        <w:rPr>
          <w:szCs w:val="24"/>
        </w:rPr>
      </w:pPr>
      <w:r>
        <w:rPr>
          <w:szCs w:val="24"/>
        </w:rPr>
        <w:t>Categorizing ectos by quartiles potentially limiting.</w:t>
      </w:r>
    </w:p>
    <w:p w14:paraId="019EF14A" w14:textId="77777777" w:rsidR="00DC2380" w:rsidRDefault="00DC2380" w:rsidP="00284EB9">
      <w:pPr>
        <w:rPr>
          <w:szCs w:val="24"/>
        </w:rPr>
      </w:pPr>
    </w:p>
    <w:p w14:paraId="499B4A78" w14:textId="77777777" w:rsidR="00FE471D" w:rsidRDefault="00FE471D" w:rsidP="00FE471D">
      <w:pPr>
        <w:rPr>
          <w:szCs w:val="24"/>
        </w:rPr>
      </w:pPr>
      <w:r>
        <w:rPr>
          <w:szCs w:val="24"/>
        </w:rPr>
        <w:t xml:space="preserve">The model predictions are somewhat supported by a dataset of fish parasites, but also demonstrate what additional data would be useful to collect in these types of datasets. If we had information on parasite abundance then this could be investigated alongside generalism as they are likely to be linked, and we could also then look at the relative differences in abundance as part of the measure of generalism.   </w:t>
      </w:r>
    </w:p>
    <w:p w14:paraId="6584CC56" w14:textId="77777777" w:rsidR="00FE471D" w:rsidRDefault="00FE471D" w:rsidP="00284EB9">
      <w:pPr>
        <w:rPr>
          <w:szCs w:val="24"/>
        </w:rPr>
      </w:pPr>
    </w:p>
    <w:p w14:paraId="329FF661" w14:textId="77777777" w:rsidR="00DC2380" w:rsidRPr="00DC2380" w:rsidRDefault="00DC2380" w:rsidP="00284EB9">
      <w:pPr>
        <w:rPr>
          <w:szCs w:val="24"/>
        </w:rPr>
      </w:pPr>
    </w:p>
    <w:p w14:paraId="3DBBB9BC" w14:textId="56FC61B5" w:rsidR="00FE471D" w:rsidRPr="005801E3" w:rsidRDefault="00F35980" w:rsidP="00FE471D">
      <w:pPr>
        <w:rPr>
          <w:szCs w:val="24"/>
        </w:rPr>
      </w:pPr>
      <w:r>
        <w:rPr>
          <w:szCs w:val="24"/>
        </w:rPr>
        <w:lastRenderedPageBreak/>
        <w:t xml:space="preserve">Overall: using an allometric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cospeciation </w:t>
      </w:r>
      <w:r>
        <w:rPr>
          <w:szCs w:val="24"/>
        </w:rPr>
        <w:fldChar w:fldCharType="begin" w:fldLock="1"/>
      </w:r>
      <w:r w:rsidR="000E617C">
        <w:rPr>
          <w:szCs w:val="24"/>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Pr>
          <w:szCs w:val="24"/>
        </w:rPr>
        <w:fldChar w:fldCharType="separate"/>
      </w:r>
      <w:r w:rsidRPr="00F35980">
        <w:rPr>
          <w:noProof/>
          <w:szCs w:val="24"/>
        </w:rPr>
        <w:t>[11]</w:t>
      </w:r>
      <w:r>
        <w:rPr>
          <w:szCs w:val="24"/>
        </w:rPr>
        <w:fldChar w:fldCharType="end"/>
      </w:r>
      <w:r>
        <w:rPr>
          <w:szCs w:val="24"/>
        </w:rPr>
        <w:t>).</w:t>
      </w:r>
      <w:r w:rsidR="00FE471D">
        <w:rPr>
          <w:szCs w:val="24"/>
        </w:rPr>
        <w:t xml:space="preserve"> By using a model which uses allometric scaling theory, we can demonstrate a mechanistic effect of certain traits on parasite host range and strengthen or challenge existing hypotheses that are based on other areas of ecological theory.</w:t>
      </w:r>
    </w:p>
    <w:p w14:paraId="65D13A9C" w14:textId="77777777" w:rsidR="00F35980" w:rsidRDefault="00F35980" w:rsidP="005801E3">
      <w:pPr>
        <w:rPr>
          <w:szCs w:val="24"/>
        </w:rPr>
      </w:pPr>
    </w:p>
    <w:p w14:paraId="26C2604B" w14:textId="77777777" w:rsidR="00FE471D" w:rsidRDefault="00FE471D" w:rsidP="005801E3">
      <w:pPr>
        <w:rPr>
          <w:szCs w:val="24"/>
        </w:rPr>
      </w:pPr>
      <w:r>
        <w:rPr>
          <w:szCs w:val="24"/>
        </w:rPr>
        <w:t>How does this relate to transmission?</w:t>
      </w:r>
      <w:r w:rsidR="00CC2C96">
        <w:rPr>
          <w:szCs w:val="24"/>
        </w:rPr>
        <w:t xml:space="preserve"> The evolution of host range is closely linked to transmission, particularly in regards to reservoir hosts, spillover/emergence, and changes in virulence. As outlined in the beginning of the introduction.</w:t>
      </w:r>
    </w:p>
    <w:p w14:paraId="09F4ED20" w14:textId="77777777" w:rsidR="001243E9" w:rsidRDefault="001243E9" w:rsidP="006473CD">
      <w:pPr>
        <w:rPr>
          <w:ins w:id="460" w:author="Clay Cressler" w:date="2016-06-13T15:51:00Z"/>
          <w:szCs w:val="24"/>
        </w:rPr>
      </w:pPr>
    </w:p>
    <w:p w14:paraId="7E6AC7B0" w14:textId="576D3EE4" w:rsidR="006473CD" w:rsidRDefault="009872BF" w:rsidP="006473CD">
      <w:pPr>
        <w:rPr>
          <w:szCs w:val="24"/>
        </w:rPr>
      </w:pPr>
      <w:ins w:id="461" w:author="Clay Cressler" w:date="2016-06-20T19:46:00Z">
        <w:r>
          <w:rPr>
            <w:szCs w:val="24"/>
          </w:rPr>
          <w:t>CEC: DISCUSSION</w:t>
        </w:r>
      </w:ins>
    </w:p>
    <w:p w14:paraId="617B940F" w14:textId="77777777" w:rsidR="00E10E83" w:rsidRDefault="00E10E83" w:rsidP="006473CD">
      <w:pPr>
        <w:rPr>
          <w:szCs w:val="24"/>
        </w:rPr>
      </w:pPr>
    </w:p>
    <w:p w14:paraId="71FB2010" w14:textId="45801A1A" w:rsidR="00A51431" w:rsidRDefault="003627AC" w:rsidP="006473CD">
      <w:pPr>
        <w:rPr>
          <w:szCs w:val="24"/>
        </w:rPr>
      </w:pPr>
      <w:r>
        <w:rPr>
          <w:szCs w:val="24"/>
        </w:rPr>
        <w:t xml:space="preserve">At the most general level, a parasite’s host range is likely to be shaped by trade-offs between its ability to infect multiple hosts and its fitness on each host </w:t>
      </w:r>
      <w:ins w:id="462" w:author="JG Walker" w:date="2016-07-01T13:58:00Z">
        <w:r w:rsidR="000E617C">
          <w:rPr>
            <w:szCs w:val="24"/>
          </w:rPr>
          <w:fldChar w:fldCharType="begin" w:fldLock="1"/>
        </w:r>
      </w:ins>
      <w:r w:rsidR="000E617C">
        <w:rPr>
          <w:szCs w:val="24"/>
        </w:rPr>
        <w:instrText>ADDIN CSL_CITATION { "citationItems" : [ { "id" : "ITEM-1", "itemData" : { "DOI" : "10.1098/rspb.2004.2837", "ISSN" : "0962-8452", "PMID" : "15475340", "abstract" : "Diversification in agricultural cropping patterns is widely practised to delay the build-up of virulent races that can overcome host resistance in pathogen populations. This can lead to balanced polymorphism, but the long-term consequences of this strategy for the evolution of crop pathogen populations are still unclear. The widespread occurrence of sibling species and reproductively isolated sub-species among fungal and oomycete plant pathogens suggests that evolutionary divergence is common. This paper develops a mathematical model of host-pathogen interactions using a simple framework of two hosts to analyse the influences of sympatric host heterogeneity on the long-term evolutionary behaviour of plant pathogens. Using adaptive dynamics, which assumes that sequential mutations induce small changes in pathogen fitness, we show that evolutionary outcomes strongly depend on the shape of the trade-off curve between pathogen transmission on sympatric hosts. In particular, we determine the conditions under which the evolutionary branching of a monomorphic into a dimorphic population occurs, as well as the conditions that lead to the evolution of specialist (single host range) or generalist (multiple host range) pathogen populations.", "author" : [ { "dropping-particle" : "", "family" : "Gudelj", "given" : "I", "non-dropping-particle" : "", "parse-names" : false, "suffix" : "" }, { "dropping-particle" : "", "family" : "Bosch", "given" : "Frank", "non-dropping-particle" : "Van den", "parse-names" : false, "suffix" : "" }, { "dropping-particle" : "", "family" : "Gilligan", "given" : "Christopher A", "non-dropping-particle" : "", "parse-names" : false, "suffix" : "" } ], "container-title" : "Proceedings of the Royal Society of London B: Biological Sciences", "id" : "ITEM-1", "issue" : "1553", "issued" : { "date-parts" : [ [ "2004" ] ] }, "page" : "2187-2194", "title" : "Transmission rates and adaptive evolution of pathogens in sympatric heterogeneous plant populations", "type" : "article-journal", "volume" : "271" }, "uris" : [ "http://www.mendeley.com/documents/?uuid=340f282e-5508-4c24-8c17-e4a66e7d81ce" ] } ], "mendeley" : { "formattedCitation" : "[40]", "plainTextFormattedCitation" : "[40]" }, "properties" : { "noteIndex" : 0 }, "schema" : "https://github.com/citation-style-language/schema/raw/master/csl-citation.json" }</w:instrText>
      </w:r>
      <w:r w:rsidR="000E617C">
        <w:rPr>
          <w:szCs w:val="24"/>
        </w:rPr>
        <w:fldChar w:fldCharType="separate"/>
      </w:r>
      <w:r w:rsidR="000E617C" w:rsidRPr="000E617C">
        <w:rPr>
          <w:noProof/>
          <w:szCs w:val="24"/>
        </w:rPr>
        <w:t>[40]</w:t>
      </w:r>
      <w:ins w:id="463" w:author="JG Walker" w:date="2016-07-01T13:58:00Z">
        <w:r w:rsidR="000E617C">
          <w:rPr>
            <w:szCs w:val="24"/>
          </w:rPr>
          <w:fldChar w:fldCharType="end"/>
        </w:r>
      </w:ins>
      <w:r w:rsidR="006C3F5A">
        <w:rPr>
          <w:szCs w:val="24"/>
        </w:rPr>
        <w:t>(</w:t>
      </w:r>
      <w:commentRangeStart w:id="464"/>
      <w:r>
        <w:rPr>
          <w:szCs w:val="24"/>
        </w:rPr>
        <w:t>Gudelj et al. 2004</w:t>
      </w:r>
      <w:commentRangeEnd w:id="464"/>
      <w:r>
        <w:rPr>
          <w:rStyle w:val="CommentReference"/>
        </w:rPr>
        <w:commentReference w:id="464"/>
      </w:r>
      <w:r w:rsidR="006C3F5A">
        <w:rPr>
          <w:szCs w:val="24"/>
        </w:rPr>
        <w:t>)</w:t>
      </w:r>
      <w:r w:rsidR="00A51431">
        <w:rPr>
          <w:szCs w:val="24"/>
        </w:rPr>
        <w:t xml:space="preserve">. Here we quantified that trade-off using the parameter </w:t>
      </w:r>
      <w:r w:rsidR="00A51431">
        <w:rPr>
          <w:i/>
          <w:szCs w:val="24"/>
        </w:rPr>
        <w:t>a</w:t>
      </w:r>
      <w:r w:rsidR="00A51431">
        <w:rPr>
          <w:szCs w:val="24"/>
        </w:rPr>
        <w:t xml:space="preserve">, which reduced the shedding rate of a generalist parasite to a fraction of that of a specialist parasite. Such a reduction in shedding might be caused by a reduction in infection intensity, as other studies have shown that generalist parasites </w:t>
      </w:r>
      <w:r w:rsidR="00F7469B">
        <w:rPr>
          <w:szCs w:val="24"/>
        </w:rPr>
        <w:t xml:space="preserve">often </w:t>
      </w:r>
      <w:r w:rsidR="00A51431">
        <w:rPr>
          <w:szCs w:val="24"/>
        </w:rPr>
        <w:t>have lower infection intensities than specialists (</w:t>
      </w:r>
      <w:commentRangeStart w:id="465"/>
      <w:r w:rsidR="00A51431">
        <w:rPr>
          <w:szCs w:val="24"/>
        </w:rPr>
        <w:t>Poulin 1998</w:t>
      </w:r>
      <w:commentRangeEnd w:id="465"/>
      <w:r w:rsidR="00A51431">
        <w:rPr>
          <w:rStyle w:val="CommentReference"/>
        </w:rPr>
        <w:commentReference w:id="465"/>
      </w:r>
      <w:r w:rsidR="00A51431">
        <w:rPr>
          <w:szCs w:val="24"/>
        </w:rPr>
        <w:t xml:space="preserve">, </w:t>
      </w:r>
      <w:commentRangeStart w:id="466"/>
      <w:r w:rsidR="00A51431">
        <w:rPr>
          <w:szCs w:val="24"/>
        </w:rPr>
        <w:t>Garamszegi 2006</w:t>
      </w:r>
      <w:commentRangeEnd w:id="466"/>
      <w:r w:rsidR="00A51431">
        <w:rPr>
          <w:rStyle w:val="CommentReference"/>
        </w:rPr>
        <w:commentReference w:id="466"/>
      </w:r>
      <w:r w:rsidR="00A51431">
        <w:rPr>
          <w:szCs w:val="24"/>
        </w:rPr>
        <w:t>)</w:t>
      </w:r>
      <w:r w:rsidR="00F7469B">
        <w:rPr>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when it is specialized (</w:t>
      </w:r>
      <w:commentRangeStart w:id="467"/>
      <w:r w:rsidR="00F7469B">
        <w:rPr>
          <w:szCs w:val="24"/>
        </w:rPr>
        <w:t>Ebert 1998</w:t>
      </w:r>
      <w:commentRangeEnd w:id="467"/>
      <w:r w:rsidR="006C3F5A">
        <w:rPr>
          <w:rStyle w:val="CommentReference"/>
        </w:rPr>
        <w:commentReference w:id="467"/>
      </w:r>
      <w:r w:rsidR="00F7469B">
        <w:rPr>
          <w:szCs w:val="24"/>
        </w:rPr>
        <w:t xml:space="preserve">). </w:t>
      </w:r>
      <w:r w:rsidR="006C3F5A">
        <w:rPr>
          <w:szCs w:val="24"/>
        </w:rPr>
        <w:t xml:space="preserve">However, fitness trade-offs are notoriously challenging to measure, </w:t>
      </w:r>
      <w:r>
        <w:rPr>
          <w:szCs w:val="24"/>
        </w:rPr>
        <w:t>so assessing the importance of such trade-offs to the evolution of host range in any large host-parasite dataset is practically impossible.</w:t>
      </w:r>
    </w:p>
    <w:p w14:paraId="796731CC" w14:textId="77777777" w:rsidR="00A51431" w:rsidRDefault="00A51431" w:rsidP="006473CD">
      <w:pPr>
        <w:rPr>
          <w:szCs w:val="24"/>
        </w:rPr>
      </w:pPr>
    </w:p>
    <w:p w14:paraId="629C32D3" w14:textId="5DF875C6" w:rsidR="00AD4348" w:rsidRDefault="003627AC" w:rsidP="006473CD">
      <w:pPr>
        <w:rPr>
          <w:szCs w:val="24"/>
        </w:rPr>
      </w:pPr>
      <w:r>
        <w:rPr>
          <w:szCs w:val="24"/>
        </w:rPr>
        <w:t>As such, many other</w:t>
      </w:r>
      <w:r w:rsidR="00D403BC">
        <w:rPr>
          <w:szCs w:val="24"/>
        </w:rPr>
        <w:t xml:space="preserve"> more easily quantifiable</w:t>
      </w:r>
      <w:r>
        <w:rPr>
          <w:szCs w:val="24"/>
        </w:rPr>
        <w:t xml:space="preserve"> factors have been put forward as plausible determinants of host range (see reviews in </w:t>
      </w:r>
      <w:commentRangeStart w:id="468"/>
      <w:r>
        <w:rPr>
          <w:szCs w:val="24"/>
        </w:rPr>
        <w:t>Poulin 2011</w:t>
      </w:r>
      <w:commentRangeEnd w:id="468"/>
      <w:r>
        <w:rPr>
          <w:rStyle w:val="CommentReference"/>
        </w:rPr>
        <w:commentReference w:id="468"/>
      </w:r>
      <w:r>
        <w:rPr>
          <w:szCs w:val="24"/>
        </w:rPr>
        <w:t xml:space="preserve">, </w:t>
      </w:r>
      <w:commentRangeStart w:id="469"/>
      <w:r>
        <w:rPr>
          <w:szCs w:val="24"/>
        </w:rPr>
        <w:t>Schmid-Hempel 2013</w:t>
      </w:r>
      <w:commentRangeEnd w:id="469"/>
      <w:r>
        <w:rPr>
          <w:rStyle w:val="CommentReference"/>
        </w:rPr>
        <w:commentReference w:id="469"/>
      </w:r>
      <w:r w:rsidR="00AD4348">
        <w:rPr>
          <w:szCs w:val="24"/>
        </w:rPr>
        <w:t>), such as phylogenetic constraint, transmission mode, virulence, host availability, and host immunity. Each of these factors likely influences the trade-off between host range and fitness in each host. For example, host range might be influenced by phylogeny if there the fitness cost of infecting multiple hosts is lower when the hosts are closely related (</w:t>
      </w:r>
      <w:commentRangeStart w:id="470"/>
      <w:r w:rsidR="00AD4348">
        <w:rPr>
          <w:szCs w:val="24"/>
        </w:rPr>
        <w:t>Poulin 1992</w:t>
      </w:r>
      <w:commentRangeEnd w:id="470"/>
      <w:r w:rsidR="00AD4348">
        <w:rPr>
          <w:rStyle w:val="CommentReference"/>
        </w:rPr>
        <w:commentReference w:id="470"/>
      </w:r>
      <w:r w:rsidR="00AD4348">
        <w:rPr>
          <w:szCs w:val="24"/>
        </w:rPr>
        <w:t xml:space="preserve">). And while each of these factors has some empirical support, it is unclear how general any one of them might be. </w:t>
      </w:r>
    </w:p>
    <w:p w14:paraId="365188FA" w14:textId="77777777" w:rsidR="00AD4348" w:rsidRDefault="00AD4348" w:rsidP="006473CD">
      <w:pPr>
        <w:rPr>
          <w:szCs w:val="24"/>
        </w:rPr>
      </w:pPr>
    </w:p>
    <w:p w14:paraId="5CEBFDA8" w14:textId="1BC606CF" w:rsidR="00E10E83" w:rsidRDefault="00AD4348" w:rsidP="006473CD">
      <w:pPr>
        <w:rPr>
          <w:szCs w:val="24"/>
        </w:rPr>
      </w:pPr>
      <w:r>
        <w:rPr>
          <w:szCs w:val="24"/>
        </w:rPr>
        <w:t>However, in almost all cases</w:t>
      </w:r>
      <w:r w:rsidR="00E10E83">
        <w:rPr>
          <w:szCs w:val="24"/>
        </w:rPr>
        <w:t xml:space="preserve">, the models explaining how </w:t>
      </w:r>
      <w:r w:rsidR="00D403BC">
        <w:rPr>
          <w:szCs w:val="24"/>
        </w:rPr>
        <w:t>a proposed factor</w:t>
      </w:r>
      <w:r w:rsidR="00E10E83">
        <w:rPr>
          <w:szCs w:val="24"/>
        </w:rPr>
        <w:t xml:space="preserve"> </w:t>
      </w:r>
      <w:r w:rsidR="00D403BC">
        <w:rPr>
          <w:szCs w:val="24"/>
        </w:rPr>
        <w:t xml:space="preserve">is thought to </w:t>
      </w:r>
      <w:r w:rsidR="00E10E83">
        <w:rPr>
          <w:szCs w:val="24"/>
        </w:rPr>
        <w:t>affect host range evolution are verbal</w:t>
      </w:r>
      <w:r w:rsidR="00E8526D">
        <w:rPr>
          <w:szCs w:val="24"/>
        </w:rPr>
        <w:t xml:space="preserve">. </w:t>
      </w:r>
      <w:r w:rsidR="007237AD">
        <w:rPr>
          <w:szCs w:val="24"/>
        </w:rPr>
        <w:t xml:space="preserve">While these verbal </w:t>
      </w:r>
      <w:r w:rsidR="003627AC">
        <w:rPr>
          <w:szCs w:val="24"/>
        </w:rPr>
        <w:t>models</w:t>
      </w:r>
      <w:r w:rsidR="007237AD">
        <w:rPr>
          <w:szCs w:val="24"/>
        </w:rPr>
        <w:t xml:space="preserve"> are often intuitively appealing, it is difficult for such </w:t>
      </w:r>
      <w:r w:rsidR="00D403BC">
        <w:rPr>
          <w:szCs w:val="24"/>
        </w:rPr>
        <w:t>models</w:t>
      </w:r>
      <w:r w:rsidR="007237AD">
        <w:rPr>
          <w:szCs w:val="24"/>
        </w:rPr>
        <w:t xml:space="preserve"> to consider the dynamical feedbacks that can occur between factors, which can ultimately impact the validity and generality of the model predictions. Thus, a</w:t>
      </w:r>
      <w:r w:rsidR="00E8526D">
        <w:rPr>
          <w:szCs w:val="24"/>
        </w:rPr>
        <w:t xml:space="preserve">n important benefit of studying host range evolution using mathematical models is that the analysis can help illuminate the strengths and weaknesses of </w:t>
      </w:r>
      <w:r w:rsidR="007237AD">
        <w:rPr>
          <w:szCs w:val="24"/>
        </w:rPr>
        <w:t xml:space="preserve">such </w:t>
      </w:r>
      <w:r w:rsidR="00E8526D">
        <w:rPr>
          <w:szCs w:val="24"/>
        </w:rPr>
        <w:t>verbal theories.</w:t>
      </w:r>
    </w:p>
    <w:p w14:paraId="3BBD91BF" w14:textId="77777777" w:rsidR="009872BF" w:rsidRDefault="009872BF" w:rsidP="006473CD">
      <w:pPr>
        <w:rPr>
          <w:szCs w:val="24"/>
        </w:rPr>
      </w:pPr>
    </w:p>
    <w:p w14:paraId="106D9EBF" w14:textId="77777777" w:rsidR="00980835" w:rsidRDefault="00E30056" w:rsidP="006D21D6">
      <w:pPr>
        <w:rPr>
          <w:szCs w:val="24"/>
        </w:rPr>
      </w:pPr>
      <w:r>
        <w:rPr>
          <w:szCs w:val="24"/>
        </w:rPr>
        <w:t xml:space="preserve">For example, </w:t>
      </w:r>
      <w:r w:rsidR="007057DB">
        <w:rPr>
          <w:szCs w:val="24"/>
        </w:rPr>
        <w:t xml:space="preserve">previous authors have suggested </w:t>
      </w:r>
      <w:r w:rsidR="00915A40">
        <w:rPr>
          <w:szCs w:val="24"/>
        </w:rPr>
        <w:t xml:space="preserve">both </w:t>
      </w:r>
      <w:r w:rsidR="007057DB">
        <w:rPr>
          <w:szCs w:val="24"/>
        </w:rPr>
        <w:t>that host specificity (a narrow range) is more likely to evolve when hosts are abundant</w:t>
      </w:r>
      <w:r w:rsidR="00915A40">
        <w:rPr>
          <w:szCs w:val="24"/>
        </w:rPr>
        <w:t xml:space="preserve"> </w:t>
      </w:r>
      <w:r w:rsidR="006D21D6">
        <w:rPr>
          <w:szCs w:val="24"/>
        </w:rPr>
        <w:t>because increased abundance increases the probability that a specialist will encounter its host (</w:t>
      </w:r>
      <w:commentRangeStart w:id="471"/>
      <w:r w:rsidR="005B51B0">
        <w:rPr>
          <w:szCs w:val="24"/>
        </w:rPr>
        <w:t>Combes 2001</w:t>
      </w:r>
      <w:commentRangeEnd w:id="471"/>
      <w:r w:rsidR="005B51B0">
        <w:rPr>
          <w:rStyle w:val="CommentReference"/>
        </w:rPr>
        <w:commentReference w:id="471"/>
      </w:r>
      <w:r w:rsidR="005B51B0">
        <w:rPr>
          <w:szCs w:val="24"/>
        </w:rPr>
        <w:t>,</w:t>
      </w:r>
      <w:commentRangeStart w:id="472"/>
      <w:r w:rsidR="006D21D6">
        <w:rPr>
          <w:szCs w:val="24"/>
        </w:rPr>
        <w:t>Ward 1992</w:t>
      </w:r>
      <w:commentRangeEnd w:id="472"/>
      <w:r w:rsidR="006D21D6">
        <w:rPr>
          <w:rStyle w:val="CommentReference"/>
        </w:rPr>
        <w:commentReference w:id="472"/>
      </w:r>
      <w:r w:rsidR="005B51B0">
        <w:rPr>
          <w:szCs w:val="24"/>
        </w:rPr>
        <w:t xml:space="preserve">). </w:t>
      </w:r>
      <w:r w:rsidR="00980835">
        <w:rPr>
          <w:szCs w:val="24"/>
        </w:rPr>
        <w:t>Our</w:t>
      </w:r>
      <w:r w:rsidR="00D335E5">
        <w:rPr>
          <w:szCs w:val="24"/>
        </w:rPr>
        <w:t xml:space="preserve"> model analyse</w:t>
      </w:r>
      <w:r w:rsidR="005B51B0">
        <w:rPr>
          <w:szCs w:val="24"/>
        </w:rPr>
        <w:t>s reve</w:t>
      </w:r>
      <w:r w:rsidR="00D335E5">
        <w:rPr>
          <w:szCs w:val="24"/>
        </w:rPr>
        <w:t>al</w:t>
      </w:r>
      <w:r w:rsidR="00034292">
        <w:rPr>
          <w:szCs w:val="24"/>
        </w:rPr>
        <w:t xml:space="preserve"> that host abundance </w:t>
      </w:r>
      <w:r w:rsidR="005B51B0">
        <w:rPr>
          <w:szCs w:val="24"/>
        </w:rPr>
        <w:t xml:space="preserve">is unlikely to be </w:t>
      </w:r>
      <w:r w:rsidR="00396C20">
        <w:rPr>
          <w:szCs w:val="24"/>
        </w:rPr>
        <w:t xml:space="preserve">directly relevant to </w:t>
      </w:r>
      <w:r w:rsidR="005B51B0">
        <w:rPr>
          <w:szCs w:val="24"/>
        </w:rPr>
        <w:t xml:space="preserve">the evolution of host range. </w:t>
      </w:r>
      <w:r w:rsidR="00396C20">
        <w:rPr>
          <w:szCs w:val="24"/>
        </w:rPr>
        <w:t xml:space="preserve">This is because parasite fitness </w:t>
      </w:r>
      <w:r w:rsidR="00D335E5">
        <w:rPr>
          <w:szCs w:val="24"/>
        </w:rPr>
        <w:t>depends</w:t>
      </w:r>
      <w:r w:rsidR="00396C20">
        <w:rPr>
          <w:szCs w:val="24"/>
        </w:rPr>
        <w:t xml:space="preserve"> not </w:t>
      </w:r>
      <w:r w:rsidR="00D335E5">
        <w:rPr>
          <w:szCs w:val="24"/>
        </w:rPr>
        <w:t xml:space="preserve">on </w:t>
      </w:r>
      <w:r w:rsidR="00396C20">
        <w:rPr>
          <w:szCs w:val="24"/>
        </w:rPr>
        <w:t xml:space="preserve">the total abundance of hosts, but </w:t>
      </w:r>
      <w:r w:rsidR="00D335E5">
        <w:rPr>
          <w:szCs w:val="24"/>
        </w:rPr>
        <w:t xml:space="preserve">on </w:t>
      </w:r>
      <w:r w:rsidR="00396C20">
        <w:rPr>
          <w:szCs w:val="24"/>
        </w:rPr>
        <w:t xml:space="preserve">the abundance of </w:t>
      </w:r>
      <w:r w:rsidR="00396C20">
        <w:rPr>
          <w:i/>
          <w:szCs w:val="24"/>
        </w:rPr>
        <w:t xml:space="preserve">susceptible </w:t>
      </w:r>
      <w:r w:rsidR="00396C20">
        <w:rPr>
          <w:szCs w:val="24"/>
        </w:rPr>
        <w:t>hosts. The dynamical feedbacks between the host and parasite</w:t>
      </w:r>
      <w:r w:rsidR="00D335E5">
        <w:rPr>
          <w:szCs w:val="24"/>
        </w:rPr>
        <w:t xml:space="preserve"> in these models</w:t>
      </w:r>
      <w:r w:rsidR="00396C20">
        <w:rPr>
          <w:szCs w:val="24"/>
        </w:rPr>
        <w:t xml:space="preserve"> cause the abundance of susceptible hosts to depend on parasite traits, rather than host traits like carrying capacity. Thus whether a generalist parasite can invade does not depend directly on host abundance, which can be seen from the fact that carrying capacity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396C20">
        <w:rPr>
          <w:szCs w:val="24"/>
        </w:rPr>
        <w:t xml:space="preserve"> rarely appears in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396C20">
        <w:rPr>
          <w:szCs w:val="24"/>
        </w:rPr>
        <w:t xml:space="preserve"> values presented in </w:t>
      </w:r>
      <w:r w:rsidR="00396C20">
        <w:rPr>
          <w:szCs w:val="24"/>
        </w:rPr>
        <w:lastRenderedPageBreak/>
        <w:t xml:space="preserve">Table 2. </w:t>
      </w:r>
      <w:r w:rsidR="005B51B0">
        <w:rPr>
          <w:szCs w:val="24"/>
        </w:rPr>
        <w:t xml:space="preserve">The exception is when the parasite actively seeks out hosts, but cannot discriminate between infected hosts (which are a dead-end for those parasites) and susceptible hosts. In that case, generalists are more easily able to invade when </w:t>
      </w:r>
      <w:r w:rsidR="002D71EF">
        <w:rPr>
          <w:szCs w:val="24"/>
        </w:rPr>
        <w:t xml:space="preserve">there is a high probability that a parasite will be lost from the system (i.e., </w:t>
      </w:r>
      <m:oMath>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oMath>
      <w:r w:rsidR="002D71EF">
        <w:rPr>
          <w:szCs w:val="24"/>
        </w:rPr>
        <w:t xml:space="preserve"> is large). Turning that prediction around, specialist parasites will be favoured when it is likely that they are able to come in contact with a host, as suggested by </w:t>
      </w:r>
      <w:r w:rsidR="00980835">
        <w:rPr>
          <w:szCs w:val="24"/>
        </w:rPr>
        <w:t>the verbal theory</w:t>
      </w:r>
      <w:r w:rsidR="002D71EF">
        <w:rPr>
          <w:szCs w:val="24"/>
        </w:rPr>
        <w:t>.</w:t>
      </w:r>
      <w:r w:rsidR="00980835">
        <w:rPr>
          <w:szCs w:val="24"/>
        </w:rPr>
        <w:t xml:space="preserve"> </w:t>
      </w:r>
    </w:p>
    <w:p w14:paraId="586FB5A4" w14:textId="77777777" w:rsidR="00980835" w:rsidRDefault="00980835" w:rsidP="006D21D6">
      <w:pPr>
        <w:rPr>
          <w:szCs w:val="24"/>
        </w:rPr>
      </w:pPr>
    </w:p>
    <w:p w14:paraId="32BCD3C5" w14:textId="0A2DD6A0" w:rsidR="006B370F" w:rsidRDefault="006B370F" w:rsidP="006B370F">
      <w:pPr>
        <w:rPr>
          <w:szCs w:val="24"/>
        </w:rPr>
      </w:pPr>
      <w:r>
        <w:rPr>
          <w:szCs w:val="24"/>
        </w:rPr>
        <w:t xml:space="preserve">There are few host-parasite datasets with the reliable estimates of host abundance needed to directly analyse the relationship between host abundance and parasite specialization. </w:t>
      </w:r>
      <w:commentRangeStart w:id="473"/>
      <w:r>
        <w:rPr>
          <w:szCs w:val="24"/>
        </w:rPr>
        <w:t>V</w:t>
      </w:r>
      <m:oMath>
        <m:acc>
          <m:accPr>
            <m:chr m:val="́"/>
            <m:ctrlPr>
              <w:rPr>
                <w:rFonts w:ascii="Cambria Math" w:hAnsi="Cambria Math"/>
                <w:i/>
                <w:szCs w:val="24"/>
              </w:rPr>
            </m:ctrlPr>
          </m:accPr>
          <m:e>
            <m:r>
              <m:rPr>
                <m:sty m:val="p"/>
              </m:rPr>
              <w:rPr>
                <w:rFonts w:ascii="Cambria Math" w:hAnsi="Cambria Math"/>
                <w:szCs w:val="24"/>
              </w:rPr>
              <m:t>a</m:t>
            </m:r>
          </m:e>
        </m:acc>
      </m:oMath>
      <w:r>
        <w:rPr>
          <w:szCs w:val="24"/>
        </w:rPr>
        <w:t>zquez et al. []</w:t>
      </w:r>
      <w:commentRangeEnd w:id="473"/>
      <w:r>
        <w:rPr>
          <w:rStyle w:val="CommentReference"/>
        </w:rPr>
        <w:commentReference w:id="473"/>
      </w:r>
      <w:r>
        <w:rPr>
          <w:szCs w:val="24"/>
        </w:rPr>
        <w:t xml:space="preserve"> analysed host-parasite interaction networks from 32 ecological communities (7 fish-metazoan parasite datasets, 25 mammal-flea datasets) to show that specialists are more likely to be infecting abundant hosts. Specifically, they showed that the empirically observed distribution of specialism across the networks could be reproduced using a null model of network assembly that assumed that the probability of a link between a randomly chosen host-parasite pair was proportional to the host abundance. In other words, Vazquez et al. showed that abundant hosts are likely to be infected by a large number of parasites, which will include many specialists, whereas less abundant hosts will only be infected by generalists. </w:t>
      </w:r>
    </w:p>
    <w:p w14:paraId="1114EAAF" w14:textId="77777777" w:rsidR="006B370F" w:rsidRDefault="006B370F" w:rsidP="006B370F">
      <w:pPr>
        <w:rPr>
          <w:szCs w:val="24"/>
        </w:rPr>
      </w:pPr>
    </w:p>
    <w:p w14:paraId="6A7C054D" w14:textId="5EAB11B5" w:rsidR="006B370F" w:rsidRDefault="006B370F" w:rsidP="00787F2D">
      <w:pPr>
        <w:rPr>
          <w:szCs w:val="24"/>
        </w:rPr>
      </w:pPr>
      <w:r>
        <w:rPr>
          <w:szCs w:val="24"/>
        </w:rPr>
        <w:t>It is important to point out that this analysis is difficult to connect with our modelling results, as Vazquez et al. is an analysis of an existing network, whereas our model is better thought of as an attempt to understand how</w:t>
      </w:r>
      <w:r w:rsidR="00787F2D">
        <w:rPr>
          <w:szCs w:val="24"/>
        </w:rPr>
        <w:t xml:space="preserve"> such a network might assemble. Moreover, </w:t>
      </w:r>
      <w:r>
        <w:rPr>
          <w:szCs w:val="24"/>
        </w:rPr>
        <w:t>we did not look at the fates of the specialist parasite in our analysis. Even when a generalist parasite can invade, it does not necessarily dis</w:t>
      </w:r>
      <w:r w:rsidR="00787F2D">
        <w:rPr>
          <w:szCs w:val="24"/>
        </w:rPr>
        <w:t>place the specialist parasites – it is possible that the generalist and specialist could coexist, which would then raise questions about the dynamics of coinfection. Analysis of such models would likely be a useful avenue for future research, but is beyond the scope of this work.</w:t>
      </w:r>
    </w:p>
    <w:p w14:paraId="7909E5A6" w14:textId="77777777" w:rsidR="006B370F" w:rsidRDefault="006B370F" w:rsidP="006D21D6">
      <w:pPr>
        <w:rPr>
          <w:szCs w:val="24"/>
        </w:rPr>
      </w:pPr>
    </w:p>
    <w:p w14:paraId="538AF4AA" w14:textId="3ABAD0E7" w:rsidR="00787F2D" w:rsidRDefault="00396C20" w:rsidP="006D21D6">
      <w:pPr>
        <w:rPr>
          <w:szCs w:val="24"/>
        </w:rPr>
      </w:pPr>
      <w:r>
        <w:rPr>
          <w:szCs w:val="24"/>
        </w:rPr>
        <w:t xml:space="preserve">However, our model analyses do support the </w:t>
      </w:r>
      <w:r w:rsidR="00D335E5">
        <w:rPr>
          <w:szCs w:val="24"/>
        </w:rPr>
        <w:t xml:space="preserve">general </w:t>
      </w:r>
      <w:r>
        <w:rPr>
          <w:szCs w:val="24"/>
        </w:rPr>
        <w:t xml:space="preserve">prediction </w:t>
      </w:r>
      <w:r w:rsidR="00D335E5">
        <w:rPr>
          <w:szCs w:val="24"/>
        </w:rPr>
        <w:t>that specialists are more likely to be infecting abundant species. Almost all of the models we analysed predicted that gen</w:t>
      </w:r>
      <w:r w:rsidR="00787F2D">
        <w:rPr>
          <w:szCs w:val="24"/>
        </w:rPr>
        <w:t xml:space="preserve">eralists are more likely to be able to invade the system when hosts are large-bodied, </w:t>
      </w:r>
      <w:r w:rsidR="00D335E5">
        <w:rPr>
          <w:szCs w:val="24"/>
        </w:rPr>
        <w:t>and there is strong empirical evidence for a negative relationship between abundance and body size [</w:t>
      </w:r>
      <w:ins w:id="474" w:author="JG Walker" w:date="2016-07-01T13:55:00Z">
        <w:r w:rsidR="000E617C">
          <w:rPr>
            <w:szCs w:val="24"/>
          </w:rPr>
          <w:fldChar w:fldCharType="begin" w:fldLock="1"/>
        </w:r>
      </w:ins>
      <w:r w:rsidR="000E617C">
        <w:rPr>
          <w:szCs w:val="24"/>
        </w:rPr>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rPr>
          <w:szCs w:val="24"/>
        </w:rPr>
        <w:fldChar w:fldCharType="separate"/>
      </w:r>
      <w:r w:rsidR="000E617C" w:rsidRPr="000E617C">
        <w:rPr>
          <w:noProof/>
          <w:szCs w:val="24"/>
        </w:rPr>
        <w:t>[28]</w:t>
      </w:r>
      <w:ins w:id="475" w:author="JG Walker" w:date="2016-07-01T13:55:00Z">
        <w:r w:rsidR="000E617C">
          <w:rPr>
            <w:szCs w:val="24"/>
          </w:rPr>
          <w:fldChar w:fldCharType="end"/>
        </w:r>
      </w:ins>
      <w:del w:id="476" w:author="JG Walker" w:date="2016-07-01T13:55:00Z">
        <w:r w:rsidR="00D335E5" w:rsidDel="000E617C">
          <w:rPr>
            <w:szCs w:val="24"/>
          </w:rPr>
          <w:delText>28</w:delText>
        </w:r>
      </w:del>
      <w:r w:rsidR="00D335E5">
        <w:rPr>
          <w:szCs w:val="24"/>
        </w:rPr>
        <w:t>]. However, the reason for this prediction has nothing to do with the abundance of the host, but instead with the fact that shedding rates are reduced (and mortality rates elevated) in smaller hosts, making it more difficult for a generalist to succeed.</w:t>
      </w:r>
    </w:p>
    <w:p w14:paraId="5E5ACC78" w14:textId="77777777" w:rsidR="00787F2D" w:rsidRDefault="00787F2D" w:rsidP="006D21D6">
      <w:pPr>
        <w:rPr>
          <w:szCs w:val="24"/>
        </w:rPr>
      </w:pPr>
    </w:p>
    <w:p w14:paraId="2EA07D40" w14:textId="608A6C0E" w:rsidR="009872BF" w:rsidRDefault="00787F2D" w:rsidP="006D21D6">
      <w:pPr>
        <w:rPr>
          <w:szCs w:val="24"/>
        </w:rPr>
      </w:pPr>
      <w:r>
        <w:rPr>
          <w:szCs w:val="24"/>
        </w:rPr>
        <w:t>Interestingly, previous verbal models for host range evolution have suggested the correlation between host range and host body size should work in the opposi</w:t>
      </w:r>
      <w:r w:rsidR="00161F5E">
        <w:rPr>
          <w:szCs w:val="24"/>
        </w:rPr>
        <w:t>te direction, with high host specificity evolving when hosts are large-bodied (</w:t>
      </w:r>
      <w:commentRangeStart w:id="477"/>
      <w:r w:rsidR="00161F5E">
        <w:rPr>
          <w:szCs w:val="24"/>
        </w:rPr>
        <w:t>Krasnov et al. 2006</w:t>
      </w:r>
      <w:commentRangeEnd w:id="477"/>
      <w:r w:rsidR="00161F5E">
        <w:rPr>
          <w:rStyle w:val="CommentReference"/>
        </w:rPr>
        <w:commentReference w:id="477"/>
      </w:r>
      <w:r w:rsidR="00161F5E">
        <w:rPr>
          <w:szCs w:val="24"/>
        </w:rPr>
        <w:t xml:space="preserve">). The explanation given for this prediction is that large-bodied species are more predictable </w:t>
      </w:r>
      <w:r w:rsidR="00351824">
        <w:rPr>
          <w:szCs w:val="24"/>
        </w:rPr>
        <w:t>in their availability</w:t>
      </w:r>
      <w:r w:rsidR="00161F5E">
        <w:rPr>
          <w:szCs w:val="24"/>
        </w:rPr>
        <w:t xml:space="preserve"> because they are longer-lived than smaller-bodied hosts. However, </w:t>
      </w:r>
      <w:r w:rsidR="00351824">
        <w:rPr>
          <w:szCs w:val="24"/>
        </w:rPr>
        <w:t xml:space="preserve">the predictability of a resource  (in this case, the host) depends on the probability of encountering that resource (Ward 1992), which is determined not by resource lifespan but by abundance. Thus the observed allometric relationship between body size and abundance would seem to run counter to this verbal model. Nevertheless, </w:t>
      </w:r>
      <w:r w:rsidR="00C6115E">
        <w:rPr>
          <w:szCs w:val="24"/>
        </w:rPr>
        <w:t>several studies have shown a negative correlation between mean or maximum host body size and generalism (</w:t>
      </w:r>
      <w:commentRangeStart w:id="478"/>
      <w:r w:rsidR="00C6115E">
        <w:rPr>
          <w:szCs w:val="24"/>
        </w:rPr>
        <w:t>Sasal et al. 1999, Desdevises et al. 2002</w:t>
      </w:r>
      <w:commentRangeEnd w:id="478"/>
      <w:r w:rsidR="00C6115E">
        <w:rPr>
          <w:rStyle w:val="CommentReference"/>
        </w:rPr>
        <w:commentReference w:id="478"/>
      </w:r>
      <w:r w:rsidR="00C6115E">
        <w:rPr>
          <w:szCs w:val="24"/>
        </w:rPr>
        <w:t xml:space="preserve">, Krasnov et al. 2006). However, </w:t>
      </w:r>
      <w:r w:rsidR="008D73A7">
        <w:rPr>
          <w:szCs w:val="24"/>
        </w:rPr>
        <w:t xml:space="preserve">there are some challenges in comparing these data to our own study. For two of these studies, most of the parasites considered were specialists (Sasal et al.: 51/74; Desdevises et al: 12/21) and the measures </w:t>
      </w:r>
      <w:r w:rsidR="00BB40DA">
        <w:rPr>
          <w:szCs w:val="24"/>
        </w:rPr>
        <w:t xml:space="preserve">of generalism were </w:t>
      </w:r>
      <w:r w:rsidR="00CE7924">
        <w:rPr>
          <w:szCs w:val="24"/>
        </w:rPr>
        <w:t>coarser</w:t>
      </w:r>
      <w:r w:rsidR="00BB40DA">
        <w:rPr>
          <w:szCs w:val="24"/>
        </w:rPr>
        <w:t xml:space="preserve"> than in our analysis (Sasal et al: degree only; Desdevises et al.: qualitative index of generalism). Krasnov et al. 2006 showed a negative correlation only between mean host body size and the variance in SPD, a metric we did not calculate, as it is considered l</w:t>
      </w:r>
      <w:r w:rsidR="00CE7924">
        <w:rPr>
          <w:szCs w:val="24"/>
        </w:rPr>
        <w:t>ess informative than SPD [35].</w:t>
      </w:r>
    </w:p>
    <w:p w14:paraId="292ADA69" w14:textId="77777777" w:rsidR="009872BF" w:rsidRDefault="009872BF" w:rsidP="006D21D6">
      <w:pPr>
        <w:rPr>
          <w:szCs w:val="24"/>
        </w:rPr>
      </w:pPr>
    </w:p>
    <w:p w14:paraId="441BCA80" w14:textId="5A39E5A0" w:rsidR="005A5223" w:rsidRDefault="005A5223" w:rsidP="005A5223">
      <w:pPr>
        <w:rPr>
          <w:szCs w:val="24"/>
        </w:rPr>
      </w:pPr>
      <w:r>
        <w:rPr>
          <w:szCs w:val="24"/>
        </w:rPr>
        <w:t xml:space="preserve">Virulence is another factor that is thought to affect the evolution of host range. Simple verbal models would suggest that more virulent parasites are more likely to be specialists, as the fitness trade-off for </w:t>
      </w:r>
      <w:r>
        <w:rPr>
          <w:szCs w:val="24"/>
        </w:rPr>
        <w:lastRenderedPageBreak/>
        <w:t xml:space="preserve">infecting multiple hosts should be steeper (Schmid-Hempel 2013). We see evidence for that prediction with some of our models as well (Table 2), as increasing the value of host mortality </w:t>
      </w:r>
      <m:oMath>
        <m:r>
          <w:rPr>
            <w:rFonts w:ascii="Cambria Math" w:hAnsi="Cambria Math"/>
            <w:szCs w:val="24"/>
          </w:rPr>
          <m:t>μ</m:t>
        </m:r>
      </m:oMath>
      <w:r>
        <w:rPr>
          <w:szCs w:val="24"/>
        </w:rPr>
        <w:t xml:space="preserve"> would often act to decrease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However, models for the evolution of virulence </w:t>
      </w:r>
      <w:r w:rsidR="007E1C3B">
        <w:rPr>
          <w:szCs w:val="24"/>
        </w:rPr>
        <w:t xml:space="preserve">often </w:t>
      </w:r>
      <w:r>
        <w:rPr>
          <w:szCs w:val="24"/>
        </w:rPr>
        <w:t>illustrate how feedbacks between host specificity and parasite fitness can drive non-intuitive</w:t>
      </w:r>
      <w:r w:rsidR="007E1C3B">
        <w:rPr>
          <w:szCs w:val="24"/>
        </w:rPr>
        <w:t xml:space="preserve"> outcomes (</w:t>
      </w:r>
      <w:commentRangeStart w:id="479"/>
      <w:r w:rsidR="007E1C3B">
        <w:rPr>
          <w:szCs w:val="24"/>
        </w:rPr>
        <w:t>Kirchner and Roy 2002</w:t>
      </w:r>
      <w:commentRangeEnd w:id="479"/>
      <w:r w:rsidR="007E1C3B">
        <w:rPr>
          <w:rStyle w:val="CommentReference"/>
        </w:rPr>
        <w:commentReference w:id="479"/>
      </w:r>
      <w:r>
        <w:rPr>
          <w:szCs w:val="24"/>
        </w:rPr>
        <w:t xml:space="preserve">). In our modelling framework, if shedding and virulence are linked (a possibility that we did not explore), then a more virulent generalist parasite might actually be more likely to invade. For example, from </w:t>
      </w:r>
      <w:r w:rsidR="007E1C3B">
        <w:rPr>
          <w:szCs w:val="24"/>
        </w:rPr>
        <w:t xml:space="preserve">Table 2,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E1C3B">
        <w:rPr>
          <w:szCs w:val="24"/>
        </w:rPr>
        <w:t xml:space="preserve"> of a generalist when there are two specialist parasites is </w:t>
      </w:r>
    </w:p>
    <w:p w14:paraId="487287B2" w14:textId="794EC476" w:rsidR="007E1C3B" w:rsidRDefault="00D141B1" w:rsidP="007E1C3B">
      <w:pPr>
        <w:rPr>
          <w:szCs w:val="24"/>
        </w:rPr>
      </w:pPr>
      <m:oMathPara>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7DC1E2B" w14:textId="6EFB286F" w:rsidR="007E1C3B" w:rsidRDefault="007E1C3B" w:rsidP="005A5223">
      <w:pPr>
        <w:rPr>
          <w:szCs w:val="24"/>
        </w:rPr>
      </w:pPr>
      <w:r>
        <w:rPr>
          <w:szCs w:val="24"/>
        </w:rPr>
        <w:t xml:space="preserve">If shedding rate is a function of virulence, then whether increased virulence increases or decreases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depends on the signs of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1</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2</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Pr>
          <w:szCs w:val="24"/>
        </w:rPr>
        <w:t xml:space="preserve">. If the increase in shedding with virulence is large enough, then the virulent generalist can invade. </w:t>
      </w:r>
    </w:p>
    <w:p w14:paraId="150A0FE7" w14:textId="77777777" w:rsidR="006D21D6" w:rsidRDefault="006D21D6" w:rsidP="006473CD">
      <w:pPr>
        <w:rPr>
          <w:szCs w:val="24"/>
        </w:rPr>
      </w:pPr>
    </w:p>
    <w:p w14:paraId="4B2BD8DF" w14:textId="77777777" w:rsidR="001243E9" w:rsidRPr="006473CD" w:rsidRDefault="001243E9" w:rsidP="006473CD">
      <w:pPr>
        <w:rPr>
          <w:szCs w:val="24"/>
        </w:rPr>
      </w:pPr>
    </w:p>
    <w:p w14:paraId="06948987" w14:textId="77777777" w:rsidR="0015787C" w:rsidRDefault="0015787C">
      <w:pPr>
        <w:rPr>
          <w:ins w:id="480" w:author="JG Walker" w:date="2016-07-01T13:48:00Z"/>
          <w:color w:val="323031"/>
          <w:szCs w:val="24"/>
        </w:rPr>
      </w:pPr>
      <w:ins w:id="481" w:author="JG Walker" w:date="2016-07-01T13:48:00Z">
        <w:r>
          <w:rPr>
            <w:color w:val="323031"/>
            <w:szCs w:val="24"/>
          </w:rPr>
          <w:br w:type="page"/>
        </w:r>
      </w:ins>
    </w:p>
    <w:p w14:paraId="6C2BC6AA" w14:textId="310E2454"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Additional Information</w:t>
      </w:r>
    </w:p>
    <w:p w14:paraId="667157EC" w14:textId="77777777" w:rsidR="006473CD" w:rsidRPr="006473CD" w:rsidRDefault="006473CD" w:rsidP="006473CD">
      <w:pPr>
        <w:rPr>
          <w:b/>
          <w:szCs w:val="24"/>
        </w:rPr>
      </w:pPr>
      <w:r w:rsidRPr="006473CD">
        <w:rPr>
          <w:b/>
          <w:szCs w:val="24"/>
        </w:rPr>
        <w:t xml:space="preserve">Information on the following should be included whenever relevant. </w:t>
      </w:r>
    </w:p>
    <w:p w14:paraId="2546F5CB" w14:textId="77777777" w:rsidR="006473CD" w:rsidRPr="006473CD" w:rsidRDefault="006473CD" w:rsidP="006473CD">
      <w:pPr>
        <w:rPr>
          <w:szCs w:val="24"/>
        </w:rPr>
      </w:pPr>
    </w:p>
    <w:p w14:paraId="2E50264B" w14:textId="77777777" w:rsidR="006473CD" w:rsidRPr="006473CD" w:rsidRDefault="006473CD" w:rsidP="006473CD">
      <w:pPr>
        <w:rPr>
          <w:b/>
          <w:szCs w:val="24"/>
        </w:rPr>
      </w:pPr>
      <w:r w:rsidRPr="006473CD">
        <w:rPr>
          <w:b/>
          <w:szCs w:val="24"/>
        </w:rPr>
        <w:t>Acknowledgments</w:t>
      </w:r>
    </w:p>
    <w:p w14:paraId="53D9D1E7" w14:textId="77777777" w:rsidR="006473CD" w:rsidRPr="006473CD" w:rsidRDefault="006473CD" w:rsidP="006473CD">
      <w:pPr>
        <w:rPr>
          <w:szCs w:val="24"/>
        </w:rPr>
      </w:pPr>
      <w:r w:rsidRPr="006473CD">
        <w:rPr>
          <w:color w:val="333333"/>
          <w:szCs w:val="24"/>
          <w:shd w:val="clear" w:color="auto" w:fill="FFFFFF"/>
        </w:rPr>
        <w:t xml:space="preserve">Please acknowledge anyone who contributed to the study but did not meet the authorship </w:t>
      </w:r>
      <w:commentRangeStart w:id="482"/>
      <w:r w:rsidRPr="006473CD">
        <w:rPr>
          <w:color w:val="333333"/>
          <w:szCs w:val="24"/>
          <w:shd w:val="clear" w:color="auto" w:fill="FFFFFF"/>
        </w:rPr>
        <w:t>criteria</w:t>
      </w:r>
      <w:commentRangeEnd w:id="482"/>
      <w:r w:rsidR="00194D56">
        <w:rPr>
          <w:rStyle w:val="CommentReference"/>
        </w:rPr>
        <w:commentReference w:id="482"/>
      </w:r>
      <w:r w:rsidRPr="006473CD">
        <w:rPr>
          <w:color w:val="333333"/>
          <w:szCs w:val="24"/>
          <w:shd w:val="clear" w:color="auto" w:fill="FFFFFF"/>
        </w:rPr>
        <w:t>.</w:t>
      </w:r>
      <w:r w:rsidR="00B34BF1">
        <w:rPr>
          <w:color w:val="333333"/>
          <w:szCs w:val="24"/>
          <w:shd w:val="clear" w:color="auto" w:fill="FFFFFF"/>
        </w:rPr>
        <w:t xml:space="preserve"> </w:t>
      </w:r>
      <w:commentRangeStart w:id="483"/>
      <w:r w:rsidR="00B34BF1">
        <w:rPr>
          <w:color w:val="333333"/>
          <w:szCs w:val="24"/>
          <w:shd w:val="clear" w:color="auto" w:fill="FFFFFF"/>
        </w:rPr>
        <w:t>We thank Oana Paun for assistance in data collection.</w:t>
      </w:r>
      <w:commentRangeEnd w:id="483"/>
      <w:r w:rsidR="00B34BF1">
        <w:rPr>
          <w:rStyle w:val="CommentReference"/>
        </w:rPr>
        <w:commentReference w:id="483"/>
      </w:r>
    </w:p>
    <w:p w14:paraId="66566FC5" w14:textId="77777777" w:rsidR="006473CD" w:rsidRPr="006473CD" w:rsidRDefault="006473CD" w:rsidP="006473CD">
      <w:pPr>
        <w:rPr>
          <w:b/>
          <w:szCs w:val="24"/>
        </w:rPr>
      </w:pPr>
    </w:p>
    <w:p w14:paraId="1D0AC524" w14:textId="77777777" w:rsidR="006473CD" w:rsidRPr="006473CD" w:rsidRDefault="006473CD" w:rsidP="006473CD">
      <w:pPr>
        <w:rPr>
          <w:b/>
          <w:szCs w:val="24"/>
        </w:rPr>
      </w:pPr>
      <w:r w:rsidRPr="006473CD">
        <w:rPr>
          <w:b/>
          <w:szCs w:val="24"/>
        </w:rPr>
        <w:t>Ethics</w:t>
      </w:r>
    </w:p>
    <w:p w14:paraId="4139B11F" w14:textId="77777777" w:rsidR="006473CD" w:rsidRPr="006473CD" w:rsidRDefault="00194D56" w:rsidP="006473CD">
      <w:pPr>
        <w:rPr>
          <w:bCs/>
          <w:szCs w:val="24"/>
        </w:rPr>
      </w:pPr>
      <w:r>
        <w:rPr>
          <w:bCs/>
          <w:szCs w:val="24"/>
        </w:rPr>
        <w:t>NA</w:t>
      </w:r>
    </w:p>
    <w:p w14:paraId="5D4CD132" w14:textId="77777777" w:rsidR="006473CD" w:rsidRPr="006473CD" w:rsidRDefault="006473CD" w:rsidP="006473CD">
      <w:pPr>
        <w:rPr>
          <w:szCs w:val="24"/>
        </w:rPr>
      </w:pPr>
    </w:p>
    <w:p w14:paraId="67024A52" w14:textId="77777777" w:rsidR="006473CD" w:rsidRPr="006473CD" w:rsidRDefault="006473CD" w:rsidP="006473CD">
      <w:pPr>
        <w:rPr>
          <w:b/>
          <w:szCs w:val="24"/>
        </w:rPr>
      </w:pPr>
      <w:r w:rsidRPr="006473CD">
        <w:rPr>
          <w:b/>
          <w:szCs w:val="24"/>
        </w:rPr>
        <w:t>Data Accessibility</w:t>
      </w:r>
    </w:p>
    <w:p w14:paraId="5DEA1FDA" w14:textId="77777777" w:rsidR="006473CD" w:rsidRPr="006473CD" w:rsidRDefault="006473CD" w:rsidP="006473CD">
      <w:pPr>
        <w:rPr>
          <w:color w:val="333333"/>
          <w:szCs w:val="24"/>
          <w:shd w:val="clear" w:color="auto" w:fill="FFFFFF"/>
        </w:rPr>
      </w:pPr>
      <w:r w:rsidRPr="006473CD">
        <w:rPr>
          <w:color w:val="333333"/>
          <w:szCs w:val="24"/>
          <w:shd w:val="clear" w:color="auto" w:fill="FFFFFF"/>
        </w:rPr>
        <w:t>All manuscripts which report primary data (usually research articles) should include a Data Accessibility section which states where the article's supporting data can be accessed. This section should also include details, where possible, of where to access other relevant research materials such as statistical tools, protocols, software etc.</w:t>
      </w:r>
      <w:r w:rsidRPr="006473CD">
        <w:rPr>
          <w:color w:val="333333"/>
          <w:szCs w:val="24"/>
        </w:rPr>
        <w:t> </w:t>
      </w:r>
      <w:r w:rsidRPr="006473CD">
        <w:rPr>
          <w:color w:val="333333"/>
          <w:szCs w:val="24"/>
          <w:shd w:val="clear" w:color="auto" w:fill="FFFFFF"/>
        </w:rPr>
        <w:t>If the data has been deposited in an external repository this section should list the database, accession number and link to the DOI for all data from the article that has been made publicly available, for instance:</w:t>
      </w:r>
    </w:p>
    <w:p w14:paraId="79D4D5E5" w14:textId="77777777" w:rsidR="006473CD" w:rsidRPr="006473CD" w:rsidRDefault="006473CD" w:rsidP="006473CD">
      <w:pPr>
        <w:rPr>
          <w:szCs w:val="24"/>
        </w:rPr>
      </w:pPr>
      <w:r w:rsidRPr="006473CD">
        <w:rPr>
          <w:iCs/>
          <w:color w:val="333333"/>
          <w:szCs w:val="24"/>
        </w:rPr>
        <w:t>DNA sequences: Genbank accessions F234391-F234402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Phylogenetic data, including alignments: TreeBASE accession number S9123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Climate data and MaxEnt input files: Dryad doi:10.5521/dryad.12311 (</w:t>
      </w:r>
      <w:r w:rsidRPr="006473CD">
        <w:rPr>
          <w:b/>
          <w:bCs/>
          <w:iCs/>
          <w:szCs w:val="24"/>
        </w:rPr>
        <w:t>http://dx.doi.org/xxxxx</w:t>
      </w:r>
      <w:r w:rsidRPr="006473CD">
        <w:rPr>
          <w:iCs/>
          <w:szCs w:val="24"/>
        </w:rPr>
        <w:t>)</w:t>
      </w:r>
      <w:r w:rsidRPr="006473CD">
        <w:rPr>
          <w:color w:val="333333"/>
          <w:szCs w:val="24"/>
        </w:rPr>
        <w:br/>
      </w:r>
      <w:r w:rsidRPr="006473CD">
        <w:rPr>
          <w:color w:val="333333"/>
          <w:szCs w:val="24"/>
        </w:rPr>
        <w:br/>
      </w:r>
      <w:r w:rsidRPr="006473CD">
        <w:rPr>
          <w:color w:val="333333"/>
          <w:szCs w:val="24"/>
          <w:shd w:val="clear" w:color="auto" w:fill="FFFFFF"/>
        </w:rPr>
        <w:t>If the data is included in the article’s Supplementary Material this should be stated here, for instance:</w:t>
      </w:r>
      <w:r w:rsidRPr="006473CD">
        <w:rPr>
          <w:color w:val="333333"/>
          <w:szCs w:val="24"/>
        </w:rPr>
        <w:br/>
      </w:r>
      <w:r w:rsidRPr="006473CD">
        <w:rPr>
          <w:iCs/>
          <w:color w:val="333333"/>
          <w:szCs w:val="24"/>
        </w:rPr>
        <w:t xml:space="preserve">The datasets supporting this article have been uploaded as part of the Supplementary </w:t>
      </w:r>
      <w:commentRangeStart w:id="484"/>
      <w:r w:rsidRPr="006473CD">
        <w:rPr>
          <w:iCs/>
          <w:color w:val="333333"/>
          <w:szCs w:val="24"/>
        </w:rPr>
        <w:t>Material</w:t>
      </w:r>
      <w:commentRangeEnd w:id="484"/>
      <w:r w:rsidR="00194D56">
        <w:rPr>
          <w:rStyle w:val="CommentReference"/>
        </w:rPr>
        <w:commentReference w:id="484"/>
      </w:r>
      <w:r w:rsidRPr="006473CD">
        <w:rPr>
          <w:iCs/>
          <w:color w:val="333333"/>
          <w:szCs w:val="24"/>
        </w:rPr>
        <w:t>.</w:t>
      </w:r>
      <w:r w:rsidRPr="006473CD">
        <w:rPr>
          <w:i/>
          <w:iCs/>
          <w:color w:val="333333"/>
          <w:szCs w:val="24"/>
          <w:bdr w:val="none" w:sz="0" w:space="0" w:color="auto" w:frame="1"/>
          <w:shd w:val="clear" w:color="auto" w:fill="FFFFFF"/>
        </w:rPr>
        <w:br/>
      </w:r>
    </w:p>
    <w:p w14:paraId="751E9B03" w14:textId="77777777" w:rsidR="006473CD" w:rsidRPr="006473CD" w:rsidRDefault="006473CD" w:rsidP="006473CD">
      <w:pPr>
        <w:shd w:val="clear" w:color="auto" w:fill="FFFFFF"/>
        <w:textAlignment w:val="baseline"/>
        <w:rPr>
          <w:color w:val="333333"/>
          <w:szCs w:val="24"/>
        </w:rPr>
      </w:pPr>
      <w:r w:rsidRPr="006473CD">
        <w:rPr>
          <w:b/>
          <w:bCs/>
          <w:color w:val="333333"/>
          <w:szCs w:val="24"/>
        </w:rPr>
        <w:t xml:space="preserve">Authors' </w:t>
      </w:r>
      <w:commentRangeStart w:id="485"/>
      <w:r w:rsidRPr="006473CD">
        <w:rPr>
          <w:b/>
          <w:bCs/>
          <w:color w:val="333333"/>
          <w:szCs w:val="24"/>
        </w:rPr>
        <w:t>Contributions</w:t>
      </w:r>
      <w:commentRangeEnd w:id="485"/>
      <w:r w:rsidR="00194D56">
        <w:rPr>
          <w:rStyle w:val="CommentReference"/>
        </w:rPr>
        <w:commentReference w:id="485"/>
      </w:r>
      <w:r w:rsidRPr="006473CD">
        <w:rPr>
          <w:color w:val="333333"/>
          <w:szCs w:val="24"/>
        </w:rPr>
        <w:br/>
        <w:t>All authors contributed to the conception and design of the article. CEC and AH contributed model derivation and analysis. JGW, JC, ARE acquired the data. JGW and SJP calculated the phylogenetic metrics</w:t>
      </w:r>
      <w:r w:rsidR="00CA63A4">
        <w:rPr>
          <w:color w:val="333333"/>
          <w:szCs w:val="24"/>
        </w:rPr>
        <w:t xml:space="preserve"> and cleaned and analysed the data</w:t>
      </w:r>
      <w:r w:rsidRPr="006473CD">
        <w:rPr>
          <w:color w:val="333333"/>
          <w:szCs w:val="24"/>
        </w:rPr>
        <w:t>. JGW and CEC wrote the first version of the article and all authors contributed to revisions and final editing.</w:t>
      </w:r>
    </w:p>
    <w:p w14:paraId="322DC6CA"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2130013C" w14:textId="77777777" w:rsidR="006473CD" w:rsidRPr="006473CD" w:rsidRDefault="006473CD" w:rsidP="006473CD">
      <w:pPr>
        <w:tabs>
          <w:tab w:val="left" w:pos="120"/>
        </w:tabs>
        <w:rPr>
          <w:b/>
          <w:szCs w:val="24"/>
        </w:rPr>
      </w:pPr>
      <w:r w:rsidRPr="006473CD">
        <w:rPr>
          <w:b/>
          <w:szCs w:val="24"/>
        </w:rPr>
        <w:t>Competing Interests</w:t>
      </w:r>
    </w:p>
    <w:p w14:paraId="49AC2A12" w14:textId="77777777" w:rsidR="006473CD" w:rsidRPr="006473CD" w:rsidRDefault="00194D56" w:rsidP="006473CD">
      <w:pPr>
        <w:rPr>
          <w:color w:val="333333"/>
          <w:szCs w:val="24"/>
          <w:shd w:val="clear" w:color="auto" w:fill="FFFFFF"/>
        </w:rPr>
      </w:pPr>
      <w:r>
        <w:rPr>
          <w:color w:val="333333"/>
          <w:szCs w:val="24"/>
          <w:shd w:val="clear" w:color="auto" w:fill="FFFFFF"/>
        </w:rPr>
        <w:t>We have no competing interests.</w:t>
      </w:r>
      <w:r w:rsidR="006473CD" w:rsidRPr="006473CD">
        <w:rPr>
          <w:color w:val="333333"/>
          <w:szCs w:val="24"/>
        </w:rPr>
        <w:br/>
      </w:r>
    </w:p>
    <w:p w14:paraId="6CD6D51F" w14:textId="77777777" w:rsidR="006473CD" w:rsidRPr="006473CD" w:rsidRDefault="006473CD" w:rsidP="006473CD">
      <w:pPr>
        <w:rPr>
          <w:b/>
          <w:szCs w:val="24"/>
        </w:rPr>
      </w:pPr>
      <w:commentRangeStart w:id="486"/>
      <w:r w:rsidRPr="00284EB9">
        <w:rPr>
          <w:b/>
          <w:szCs w:val="24"/>
          <w:highlight w:val="yellow"/>
        </w:rPr>
        <w:t>Funding</w:t>
      </w:r>
      <w:commentRangeEnd w:id="486"/>
      <w:r w:rsidR="00194D56" w:rsidRPr="00284EB9">
        <w:rPr>
          <w:rStyle w:val="CommentReference"/>
          <w:highlight w:val="yellow"/>
        </w:rPr>
        <w:commentReference w:id="486"/>
      </w:r>
    </w:p>
    <w:p w14:paraId="08BAE546" w14:textId="77777777" w:rsidR="00B34BF1" w:rsidRPr="00BB3236" w:rsidRDefault="00194D56" w:rsidP="00EE44FD">
      <w:pPr>
        <w:rPr>
          <w:b/>
          <w:szCs w:val="24"/>
          <w:lang w:val="en-US"/>
        </w:rPr>
      </w:pPr>
      <w:r>
        <w:rPr>
          <w:color w:val="333333"/>
          <w:szCs w:val="24"/>
          <w:shd w:val="clear" w:color="auto" w:fill="FFFFFF"/>
        </w:rPr>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r w:rsidR="00B34BF1">
        <w:rPr>
          <w:color w:val="18376A"/>
          <w:szCs w:val="24"/>
          <w:lang w:val="en-US"/>
        </w:rPr>
        <w:t xml:space="preserve"> </w:t>
      </w:r>
      <w:r w:rsidR="00C30ACA" w:rsidRPr="00BB3236">
        <w:rPr>
          <w:color w:val="18376A"/>
          <w:szCs w:val="24"/>
          <w:lang w:val="en-US"/>
        </w:rPr>
        <w:t>JC and AE were funded by the Welsh Government and Higher Education Funding Council for Wales through the Sêr Cymru National Research Network for Low Carbon, Energy and Environment</w:t>
      </w:r>
      <w:r w:rsidR="00C30ACA">
        <w:rPr>
          <w:color w:val="18376A"/>
          <w:szCs w:val="24"/>
          <w:lang w:val="en-US"/>
        </w:rPr>
        <w:t>.</w:t>
      </w:r>
      <w:r w:rsidR="00462E14">
        <w:rPr>
          <w:color w:val="18376A"/>
          <w:szCs w:val="24"/>
          <w:lang w:val="en-US"/>
        </w:rPr>
        <w:t xml:space="preserve"> AH was supported by a Discovery Grant (RGPIN 2014-05413) from the National Sciences and Engineering Research Council of Canada.</w:t>
      </w:r>
      <w:r w:rsidR="00B34BF1">
        <w:rPr>
          <w:color w:val="18376A"/>
          <w:szCs w:val="24"/>
          <w:lang w:val="en-US"/>
        </w:rPr>
        <w:t xml:space="preserve"> SJP is funded by NERC grants </w:t>
      </w:r>
      <w:r w:rsidR="00B34BF1" w:rsidRPr="00DF4158">
        <w:rPr>
          <w:color w:val="18376A"/>
          <w:szCs w:val="24"/>
          <w:lang w:val="en-US"/>
        </w:rPr>
        <w:t>NE/M000338/1</w:t>
      </w:r>
      <w:r w:rsidR="00B34BF1">
        <w:rPr>
          <w:color w:val="18376A"/>
          <w:szCs w:val="24"/>
          <w:lang w:val="en-US"/>
        </w:rPr>
        <w:t>,</w:t>
      </w:r>
      <w:r w:rsidR="00B34BF1" w:rsidRPr="00DF4158">
        <w:rPr>
          <w:color w:val="18376A"/>
          <w:szCs w:val="24"/>
          <w:lang w:val="en-US"/>
        </w:rPr>
        <w:t xml:space="preserve"> NE/M000591/1</w:t>
      </w:r>
      <w:r w:rsidR="00B34BF1">
        <w:rPr>
          <w:color w:val="18376A"/>
          <w:szCs w:val="24"/>
          <w:lang w:val="en-US"/>
        </w:rPr>
        <w:t xml:space="preserve"> &amp;</w:t>
      </w:r>
      <w:r w:rsidR="00B34BF1" w:rsidRPr="00DF4158">
        <w:rPr>
          <w:color w:val="18376A"/>
          <w:szCs w:val="24"/>
          <w:lang w:val="en-US"/>
        </w:rPr>
        <w:t xml:space="preserve"> NE/M00080X/1</w:t>
      </w:r>
      <w:r w:rsidR="00B34BF1">
        <w:rPr>
          <w:color w:val="18376A"/>
          <w:szCs w:val="24"/>
          <w:lang w:val="en-US"/>
        </w:rPr>
        <w:t>.</w:t>
      </w:r>
    </w:p>
    <w:p w14:paraId="04FA6E33" w14:textId="77777777" w:rsidR="00C30ACA" w:rsidRPr="00BB3236" w:rsidRDefault="00C30ACA" w:rsidP="00C30ACA">
      <w:pPr>
        <w:spacing w:line="360" w:lineRule="auto"/>
        <w:jc w:val="both"/>
        <w:rPr>
          <w:b/>
          <w:szCs w:val="24"/>
          <w:lang w:val="en-US"/>
        </w:rPr>
      </w:pPr>
    </w:p>
    <w:p w14:paraId="16623DBF"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51E78A19" w14:textId="77777777" w:rsidR="006473CD" w:rsidRPr="006473CD" w:rsidRDefault="006473CD" w:rsidP="006473CD">
      <w:pPr>
        <w:rPr>
          <w:color w:val="323031"/>
          <w:szCs w:val="24"/>
        </w:rPr>
      </w:pPr>
      <w:r w:rsidRPr="006473CD">
        <w:rPr>
          <w:color w:val="323031"/>
          <w:szCs w:val="24"/>
        </w:rPr>
        <w:br w:type="page"/>
      </w:r>
    </w:p>
    <w:p w14:paraId="3AA9C663" w14:textId="77777777" w:rsidR="006473CD" w:rsidRPr="006473CD" w:rsidRDefault="006473CD" w:rsidP="006473CD">
      <w:pPr>
        <w:shd w:val="clear" w:color="auto" w:fill="FFFFFF"/>
        <w:spacing w:after="240"/>
        <w:textAlignment w:val="baseline"/>
        <w:rPr>
          <w:color w:val="323031"/>
          <w:szCs w:val="24"/>
        </w:rPr>
      </w:pPr>
      <w:commentRangeStart w:id="487"/>
      <w:r w:rsidRPr="006473CD">
        <w:rPr>
          <w:color w:val="323031"/>
          <w:szCs w:val="24"/>
        </w:rPr>
        <w:lastRenderedPageBreak/>
        <w:t>References</w:t>
      </w:r>
      <w:commentRangeEnd w:id="487"/>
      <w:r w:rsidRPr="006473CD">
        <w:rPr>
          <w:rStyle w:val="CommentReference"/>
          <w:sz w:val="24"/>
          <w:szCs w:val="24"/>
        </w:rPr>
        <w:commentReference w:id="487"/>
      </w:r>
    </w:p>
    <w:p w14:paraId="1E2C8D9F" w14:textId="77777777" w:rsidR="006473CD" w:rsidRPr="006473CD" w:rsidRDefault="006473CD" w:rsidP="006473CD">
      <w:pPr>
        <w:rPr>
          <w:color w:val="323031"/>
          <w:szCs w:val="24"/>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E41D572"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lastRenderedPageBreak/>
        <w:t xml:space="preserve">1.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r w:rsidRPr="006473CD">
        <w:rPr>
          <w:color w:val="09004C"/>
          <w:szCs w:val="24"/>
        </w:rPr>
        <w:t>doi</w:t>
      </w:r>
      <w:r w:rsidRPr="006473CD">
        <w:rPr>
          <w:color w:val="231F20"/>
          <w:szCs w:val="24"/>
        </w:rPr>
        <w:t>)</w:t>
      </w:r>
    </w:p>
    <w:p w14:paraId="2EA6313C"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2.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r w:rsidRPr="006473CD">
        <w:rPr>
          <w:color w:val="09004C"/>
          <w:szCs w:val="24"/>
        </w:rPr>
        <w:t>doi</w:t>
      </w:r>
      <w:r w:rsidRPr="006473CD">
        <w:rPr>
          <w:color w:val="231F20"/>
          <w:szCs w:val="24"/>
        </w:rPr>
        <w:t>)</w:t>
      </w:r>
      <w:r w:rsidRPr="006473CD">
        <w:rPr>
          <w:color w:val="231F20"/>
          <w:szCs w:val="24"/>
        </w:rPr>
        <w:br w:type="column"/>
      </w:r>
      <w:r w:rsidRPr="006473CD">
        <w:rPr>
          <w:color w:val="231F20"/>
          <w:szCs w:val="24"/>
        </w:rPr>
        <w:lastRenderedPageBreak/>
        <w:t xml:space="preserve">3.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r w:rsidRPr="006473CD">
        <w:rPr>
          <w:color w:val="09004C"/>
          <w:szCs w:val="24"/>
        </w:rPr>
        <w:t>doi</w:t>
      </w:r>
      <w:r w:rsidRPr="006473CD">
        <w:rPr>
          <w:color w:val="231F20"/>
          <w:szCs w:val="24"/>
        </w:rPr>
        <w:t>)</w:t>
      </w:r>
    </w:p>
    <w:p w14:paraId="38BB94D4"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4.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r w:rsidRPr="006473CD">
        <w:rPr>
          <w:color w:val="09004C"/>
          <w:szCs w:val="24"/>
        </w:rPr>
        <w:t>doi</w:t>
      </w:r>
      <w:r w:rsidRPr="006473CD">
        <w:rPr>
          <w:color w:val="231F20"/>
          <w:szCs w:val="24"/>
        </w:rPr>
        <w:t>)</w:t>
      </w:r>
      <w:r w:rsidRPr="006473CD">
        <w:rPr>
          <w:color w:val="231F20"/>
          <w:szCs w:val="24"/>
        </w:rPr>
        <w:br w:type="column"/>
      </w:r>
      <w:r w:rsidRPr="006473CD">
        <w:rPr>
          <w:color w:val="231F20"/>
          <w:szCs w:val="24"/>
        </w:rPr>
        <w:lastRenderedPageBreak/>
        <w:t xml:space="preserve">5.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r w:rsidRPr="006473CD">
        <w:rPr>
          <w:color w:val="09004C"/>
          <w:szCs w:val="24"/>
        </w:rPr>
        <w:t>doi</w:t>
      </w:r>
      <w:r w:rsidRPr="006473CD">
        <w:rPr>
          <w:color w:val="231F20"/>
          <w:szCs w:val="24"/>
        </w:rPr>
        <w:t>)</w:t>
      </w:r>
    </w:p>
    <w:p w14:paraId="0F494E2E"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6.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r w:rsidRPr="006473CD">
        <w:rPr>
          <w:color w:val="09004C"/>
          <w:szCs w:val="24"/>
        </w:rPr>
        <w:t>doi</w:t>
      </w:r>
      <w:r w:rsidRPr="006473CD">
        <w:rPr>
          <w:color w:val="231F20"/>
          <w:szCs w:val="24"/>
        </w:rPr>
        <w:t>)</w:t>
      </w:r>
    </w:p>
    <w:p w14:paraId="0A48E0EE" w14:textId="77777777" w:rsidR="006473CD" w:rsidRPr="006473CD" w:rsidRDefault="006473CD" w:rsidP="006473CD">
      <w:pPr>
        <w:rPr>
          <w:color w:val="323031"/>
          <w:szCs w:val="24"/>
        </w:rPr>
      </w:pPr>
    </w:p>
    <w:p w14:paraId="28E9B000" w14:textId="77777777" w:rsidR="006473CD" w:rsidRPr="006473CD" w:rsidRDefault="006473CD" w:rsidP="006473CD">
      <w:pPr>
        <w:rPr>
          <w:szCs w:val="24"/>
        </w:rPr>
        <w:sectPr w:rsidR="006473CD" w:rsidRPr="006473CD" w:rsidSect="00D774E2">
          <w:type w:val="continuous"/>
          <w:pgSz w:w="11907" w:h="16840" w:code="9"/>
          <w:pgMar w:top="238" w:right="1134" w:bottom="851" w:left="1304" w:header="340" w:footer="567" w:gutter="0"/>
          <w:cols w:num="3" w:space="397"/>
          <w:titlePg/>
          <w:docGrid w:linePitch="360"/>
        </w:sectPr>
      </w:pPr>
    </w:p>
    <w:p w14:paraId="7A33270C" w14:textId="025D6E25" w:rsidR="000E617C" w:rsidRPr="000E617C" w:rsidRDefault="00C5308B" w:rsidP="000E617C">
      <w:pPr>
        <w:widowControl w:val="0"/>
        <w:autoSpaceDE w:val="0"/>
        <w:autoSpaceDN w:val="0"/>
        <w:adjustRightInd w:val="0"/>
        <w:ind w:left="640" w:hanging="640"/>
        <w:rPr>
          <w:noProof/>
          <w:szCs w:val="24"/>
          <w:lang w:val="en-US"/>
        </w:rPr>
      </w:pPr>
      <w:r>
        <w:rPr>
          <w:b/>
          <w:szCs w:val="24"/>
        </w:rPr>
        <w:lastRenderedPageBreak/>
        <w:fldChar w:fldCharType="begin" w:fldLock="1"/>
      </w:r>
      <w:r>
        <w:rPr>
          <w:b/>
          <w:szCs w:val="24"/>
        </w:rPr>
        <w:instrText xml:space="preserve">ADDIN Mendeley Bibliography CSL_BIBLIOGRAPHY </w:instrText>
      </w:r>
      <w:r>
        <w:rPr>
          <w:b/>
          <w:szCs w:val="24"/>
        </w:rPr>
        <w:fldChar w:fldCharType="separate"/>
      </w:r>
      <w:r w:rsidR="000E617C" w:rsidRPr="000E617C">
        <w:rPr>
          <w:noProof/>
          <w:szCs w:val="24"/>
          <w:lang w:val="en-US"/>
        </w:rPr>
        <w:t>1.</w:t>
      </w:r>
      <w:r w:rsidR="000E617C" w:rsidRPr="000E617C">
        <w:rPr>
          <w:noProof/>
          <w:szCs w:val="24"/>
          <w:lang w:val="en-US"/>
        </w:rPr>
        <w:tab/>
        <w:t xml:space="preserve">Streicker, D. G., Fenton, A. &amp; Pedersen, A. B. 2013 Differential sources of host species heterogeneity influence the transmission and control of multihost parasites. </w:t>
      </w:r>
      <w:r w:rsidR="000E617C" w:rsidRPr="000E617C">
        <w:rPr>
          <w:i/>
          <w:iCs/>
          <w:noProof/>
          <w:szCs w:val="24"/>
          <w:lang w:val="en-US"/>
        </w:rPr>
        <w:t>Ecol. Lett.</w:t>
      </w:r>
      <w:r w:rsidR="000E617C" w:rsidRPr="000E617C">
        <w:rPr>
          <w:noProof/>
          <w:szCs w:val="24"/>
          <w:lang w:val="en-US"/>
        </w:rPr>
        <w:t xml:space="preserve"> </w:t>
      </w:r>
      <w:r w:rsidR="000E617C" w:rsidRPr="000E617C">
        <w:rPr>
          <w:b/>
          <w:bCs/>
          <w:noProof/>
          <w:szCs w:val="24"/>
          <w:lang w:val="en-US"/>
        </w:rPr>
        <w:t>16</w:t>
      </w:r>
      <w:r w:rsidR="000E617C" w:rsidRPr="000E617C">
        <w:rPr>
          <w:noProof/>
          <w:szCs w:val="24"/>
          <w:lang w:val="en-US"/>
        </w:rPr>
        <w:t>, 975–984. (doi:10.1111/ele.12122)</w:t>
      </w:r>
    </w:p>
    <w:p w14:paraId="176DEA9A"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w:t>
      </w:r>
      <w:r w:rsidRPr="000E617C">
        <w:rPr>
          <w:noProof/>
          <w:szCs w:val="24"/>
          <w:lang w:val="en-US"/>
        </w:rPr>
        <w:tab/>
        <w:t xml:space="preserve">Viana, M., Mancy, R., Biek, R., Cleaveland, S., Cross, P. C., Lloyd-Smith, J. O. &amp; Haydon, D. T. 2014 Assembling evidence for identifying reservoirs of infection. </w:t>
      </w:r>
      <w:r w:rsidRPr="000E617C">
        <w:rPr>
          <w:i/>
          <w:iCs/>
          <w:noProof/>
          <w:szCs w:val="24"/>
          <w:lang w:val="en-US"/>
        </w:rPr>
        <w:t>Trends Ecol. Evol.</w:t>
      </w:r>
      <w:r w:rsidRPr="000E617C">
        <w:rPr>
          <w:noProof/>
          <w:szCs w:val="24"/>
          <w:lang w:val="en-US"/>
        </w:rPr>
        <w:t xml:space="preserve"> </w:t>
      </w:r>
      <w:r w:rsidRPr="000E617C">
        <w:rPr>
          <w:b/>
          <w:bCs/>
          <w:noProof/>
          <w:szCs w:val="24"/>
          <w:lang w:val="en-US"/>
        </w:rPr>
        <w:t>29</w:t>
      </w:r>
      <w:r w:rsidRPr="000E617C">
        <w:rPr>
          <w:noProof/>
          <w:szCs w:val="24"/>
          <w:lang w:val="en-US"/>
        </w:rPr>
        <w:t>, 270–279. (doi:10.1016/j.tree.2014.03.002)</w:t>
      </w:r>
    </w:p>
    <w:p w14:paraId="6ECDD781"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w:t>
      </w:r>
      <w:r w:rsidRPr="000E617C">
        <w:rPr>
          <w:noProof/>
          <w:szCs w:val="24"/>
          <w:lang w:val="en-US"/>
        </w:rPr>
        <w:tab/>
        <w:t xml:space="preserve">Leggett, H. C., Buckling, A., Long, G. H. &amp; Boots, M. 2013 Generalism and the evolution of parasite virulence. </w:t>
      </w:r>
      <w:r w:rsidRPr="000E617C">
        <w:rPr>
          <w:i/>
          <w:iCs/>
          <w:noProof/>
          <w:szCs w:val="24"/>
          <w:lang w:val="en-US"/>
        </w:rPr>
        <w:t>Trends Ecol. Evol.</w:t>
      </w:r>
      <w:r w:rsidRPr="000E617C">
        <w:rPr>
          <w:noProof/>
          <w:szCs w:val="24"/>
          <w:lang w:val="en-US"/>
        </w:rPr>
        <w:t xml:space="preserve"> </w:t>
      </w:r>
      <w:r w:rsidRPr="000E617C">
        <w:rPr>
          <w:b/>
          <w:bCs/>
          <w:noProof/>
          <w:szCs w:val="24"/>
          <w:lang w:val="en-US"/>
        </w:rPr>
        <w:t>28</w:t>
      </w:r>
      <w:r w:rsidRPr="000E617C">
        <w:rPr>
          <w:noProof/>
          <w:szCs w:val="24"/>
          <w:lang w:val="en-US"/>
        </w:rPr>
        <w:t>, 592–596. (doi:10.1016/j.tree.2013.07.002)</w:t>
      </w:r>
    </w:p>
    <w:p w14:paraId="69D16D97"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4.</w:t>
      </w:r>
      <w:r w:rsidRPr="000E617C">
        <w:rPr>
          <w:noProof/>
          <w:szCs w:val="24"/>
          <w:lang w:val="en-US"/>
        </w:rPr>
        <w:tab/>
        <w:t xml:space="preserve">Cleaveland, S., Laurenson, M. K. &amp; Taylor, L. H. 2001 Diseases of humans and their domestic mammals: pathogen characteristics, host range and the risk of emergence. </w:t>
      </w:r>
      <w:r w:rsidRPr="000E617C">
        <w:rPr>
          <w:i/>
          <w:iCs/>
          <w:noProof/>
          <w:szCs w:val="24"/>
          <w:lang w:val="en-US"/>
        </w:rPr>
        <w:t>Philos. Trans. R. Soc. B Biol. Sci.</w:t>
      </w:r>
      <w:r w:rsidRPr="000E617C">
        <w:rPr>
          <w:noProof/>
          <w:szCs w:val="24"/>
          <w:lang w:val="en-US"/>
        </w:rPr>
        <w:t xml:space="preserve"> </w:t>
      </w:r>
      <w:r w:rsidRPr="000E617C">
        <w:rPr>
          <w:b/>
          <w:bCs/>
          <w:noProof/>
          <w:szCs w:val="24"/>
          <w:lang w:val="en-US"/>
        </w:rPr>
        <w:t>356</w:t>
      </w:r>
      <w:r w:rsidRPr="000E617C">
        <w:rPr>
          <w:noProof/>
          <w:szCs w:val="24"/>
          <w:lang w:val="en-US"/>
        </w:rPr>
        <w:t>, 991–999. (doi:10.1098/rstb.2001.0889)</w:t>
      </w:r>
    </w:p>
    <w:p w14:paraId="2266324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5.</w:t>
      </w:r>
      <w:r w:rsidRPr="000E617C">
        <w:rPr>
          <w:noProof/>
          <w:szCs w:val="24"/>
          <w:lang w:val="en-US"/>
        </w:rPr>
        <w:tab/>
        <w:t xml:space="preserve">Woolhouse, M. E. J., Taylor, L. H. &amp; Haydon, D. T. 2001 Population Biology of Multihost Pathogens. </w:t>
      </w:r>
      <w:r w:rsidRPr="000E617C">
        <w:rPr>
          <w:i/>
          <w:iCs/>
          <w:noProof/>
          <w:szCs w:val="24"/>
          <w:lang w:val="en-US"/>
        </w:rPr>
        <w:t>Science (80-. ).</w:t>
      </w:r>
      <w:r w:rsidRPr="000E617C">
        <w:rPr>
          <w:noProof/>
          <w:szCs w:val="24"/>
          <w:lang w:val="en-US"/>
        </w:rPr>
        <w:t xml:space="preserve"> </w:t>
      </w:r>
      <w:r w:rsidRPr="000E617C">
        <w:rPr>
          <w:b/>
          <w:bCs/>
          <w:noProof/>
          <w:szCs w:val="24"/>
          <w:lang w:val="en-US"/>
        </w:rPr>
        <w:t>292</w:t>
      </w:r>
      <w:r w:rsidRPr="000E617C">
        <w:rPr>
          <w:noProof/>
          <w:szCs w:val="24"/>
          <w:lang w:val="en-US"/>
        </w:rPr>
        <w:t>, 1109–1112. (doi:10.1126/science.1059026)</w:t>
      </w:r>
    </w:p>
    <w:p w14:paraId="45A33092"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6.</w:t>
      </w:r>
      <w:r w:rsidRPr="000E617C">
        <w:rPr>
          <w:noProof/>
          <w:szCs w:val="24"/>
          <w:lang w:val="en-US"/>
        </w:rPr>
        <w:tab/>
        <w:t xml:space="preserve">Taylor, L. H., Latham, S. M. &amp; Woolhouse, M. E. J. 2001 Risk factors for human disease emergence. </w:t>
      </w:r>
      <w:r w:rsidRPr="000E617C">
        <w:rPr>
          <w:i/>
          <w:iCs/>
          <w:noProof/>
          <w:szCs w:val="24"/>
          <w:lang w:val="en-US"/>
        </w:rPr>
        <w:t>Philos. Trans. R. Soc. B Biol. Sci.</w:t>
      </w:r>
      <w:r w:rsidRPr="000E617C">
        <w:rPr>
          <w:noProof/>
          <w:szCs w:val="24"/>
          <w:lang w:val="en-US"/>
        </w:rPr>
        <w:t xml:space="preserve"> </w:t>
      </w:r>
      <w:r w:rsidRPr="000E617C">
        <w:rPr>
          <w:b/>
          <w:bCs/>
          <w:noProof/>
          <w:szCs w:val="24"/>
          <w:lang w:val="en-US"/>
        </w:rPr>
        <w:t>356</w:t>
      </w:r>
      <w:r w:rsidRPr="000E617C">
        <w:rPr>
          <w:noProof/>
          <w:szCs w:val="24"/>
          <w:lang w:val="en-US"/>
        </w:rPr>
        <w:t>, 983–9. (doi:10.1098/rstb.2001.0888)</w:t>
      </w:r>
    </w:p>
    <w:p w14:paraId="208B3106"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7.</w:t>
      </w:r>
      <w:r w:rsidRPr="000E617C">
        <w:rPr>
          <w:noProof/>
          <w:szCs w:val="24"/>
          <w:lang w:val="en-US"/>
        </w:rPr>
        <w:tab/>
        <w:t xml:space="preserve">Agosta, S. J., Janz, N. &amp; Brooks, D. R. 2010 How specialists can be generalists: resolving the ‘parasite paradox’ and implications for emerging infectious disease. </w:t>
      </w:r>
      <w:r w:rsidRPr="000E617C">
        <w:rPr>
          <w:i/>
          <w:iCs/>
          <w:noProof/>
          <w:szCs w:val="24"/>
          <w:lang w:val="en-US"/>
        </w:rPr>
        <w:t>Zoologia</w:t>
      </w:r>
      <w:r w:rsidRPr="000E617C">
        <w:rPr>
          <w:noProof/>
          <w:szCs w:val="24"/>
          <w:lang w:val="en-US"/>
        </w:rPr>
        <w:t xml:space="preserve"> </w:t>
      </w:r>
      <w:r w:rsidRPr="000E617C">
        <w:rPr>
          <w:b/>
          <w:bCs/>
          <w:noProof/>
          <w:szCs w:val="24"/>
          <w:lang w:val="en-US"/>
        </w:rPr>
        <w:t>27</w:t>
      </w:r>
      <w:r w:rsidRPr="000E617C">
        <w:rPr>
          <w:noProof/>
          <w:szCs w:val="24"/>
          <w:lang w:val="en-US"/>
        </w:rPr>
        <w:t>, 151–162. (doi:10.1590/S1984-46702010000200001)</w:t>
      </w:r>
    </w:p>
    <w:p w14:paraId="16E480CF"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8.</w:t>
      </w:r>
      <w:r w:rsidRPr="000E617C">
        <w:rPr>
          <w:noProof/>
          <w:szCs w:val="24"/>
          <w:lang w:val="en-US"/>
        </w:rPr>
        <w:tab/>
        <w:t xml:space="preserve">Nosil, P. &amp; Mooers, A. Ø. 2005 Testing hypotheses about ecological specialization using phylogenetic trees. </w:t>
      </w:r>
      <w:r w:rsidRPr="000E617C">
        <w:rPr>
          <w:i/>
          <w:iCs/>
          <w:noProof/>
          <w:szCs w:val="24"/>
          <w:lang w:val="en-US"/>
        </w:rPr>
        <w:t>Evolution (N. Y).</w:t>
      </w:r>
      <w:r w:rsidRPr="000E617C">
        <w:rPr>
          <w:noProof/>
          <w:szCs w:val="24"/>
          <w:lang w:val="en-US"/>
        </w:rPr>
        <w:t xml:space="preserve"> </w:t>
      </w:r>
      <w:r w:rsidRPr="000E617C">
        <w:rPr>
          <w:b/>
          <w:bCs/>
          <w:noProof/>
          <w:szCs w:val="24"/>
          <w:lang w:val="en-US"/>
        </w:rPr>
        <w:t>59</w:t>
      </w:r>
      <w:r w:rsidRPr="000E617C">
        <w:rPr>
          <w:noProof/>
          <w:szCs w:val="24"/>
          <w:lang w:val="en-US"/>
        </w:rPr>
        <w:t>, 2256. (doi:10.1554/05-169.1)</w:t>
      </w:r>
    </w:p>
    <w:p w14:paraId="572E3F91"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9.</w:t>
      </w:r>
      <w:r w:rsidRPr="000E617C">
        <w:rPr>
          <w:noProof/>
          <w:szCs w:val="24"/>
          <w:lang w:val="en-US"/>
        </w:rPr>
        <w:tab/>
        <w:t xml:space="preserve">Johnson, K. P., Malenke, J. R. &amp; Clayton, D. H. 2009 Competition promotes the evolution of host generalists in obligate parasites. </w:t>
      </w:r>
      <w:r w:rsidRPr="000E617C">
        <w:rPr>
          <w:i/>
          <w:iCs/>
          <w:noProof/>
          <w:szCs w:val="24"/>
          <w:lang w:val="en-US"/>
        </w:rPr>
        <w:t>Proc. Biol. Sci.</w:t>
      </w:r>
      <w:r w:rsidRPr="000E617C">
        <w:rPr>
          <w:noProof/>
          <w:szCs w:val="24"/>
          <w:lang w:val="en-US"/>
        </w:rPr>
        <w:t xml:space="preserve"> </w:t>
      </w:r>
      <w:r w:rsidRPr="000E617C">
        <w:rPr>
          <w:b/>
          <w:bCs/>
          <w:noProof/>
          <w:szCs w:val="24"/>
          <w:lang w:val="en-US"/>
        </w:rPr>
        <w:t>276</w:t>
      </w:r>
      <w:r w:rsidRPr="000E617C">
        <w:rPr>
          <w:noProof/>
          <w:szCs w:val="24"/>
          <w:lang w:val="en-US"/>
        </w:rPr>
        <w:t>, 3921–6. (doi:10.1098/rspb.2009.1174)</w:t>
      </w:r>
    </w:p>
    <w:p w14:paraId="24498AA0"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10.</w:t>
      </w:r>
      <w:r w:rsidRPr="000E617C">
        <w:rPr>
          <w:noProof/>
          <w:szCs w:val="24"/>
          <w:lang w:val="en-US"/>
        </w:rPr>
        <w:tab/>
        <w:t xml:space="preserve">Mendlová, M. &amp; Šimková, A. 2014 Evolution of host specificity in monogeneans parasitizing African cichlid fish. </w:t>
      </w:r>
      <w:r w:rsidRPr="000E617C">
        <w:rPr>
          <w:i/>
          <w:iCs/>
          <w:noProof/>
          <w:szCs w:val="24"/>
          <w:lang w:val="en-US"/>
        </w:rPr>
        <w:t>Parasit. Vectors</w:t>
      </w:r>
      <w:r w:rsidRPr="000E617C">
        <w:rPr>
          <w:noProof/>
          <w:szCs w:val="24"/>
          <w:lang w:val="en-US"/>
        </w:rPr>
        <w:t xml:space="preserve"> </w:t>
      </w:r>
      <w:r w:rsidRPr="000E617C">
        <w:rPr>
          <w:b/>
          <w:bCs/>
          <w:noProof/>
          <w:szCs w:val="24"/>
          <w:lang w:val="en-US"/>
        </w:rPr>
        <w:t>7</w:t>
      </w:r>
      <w:r w:rsidRPr="000E617C">
        <w:rPr>
          <w:noProof/>
          <w:szCs w:val="24"/>
          <w:lang w:val="en-US"/>
        </w:rPr>
        <w:t>, 69. (doi:10.1186/1756-3305-7-69)</w:t>
      </w:r>
    </w:p>
    <w:p w14:paraId="3457D3A6"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11.</w:t>
      </w:r>
      <w:r w:rsidRPr="000E617C">
        <w:rPr>
          <w:noProof/>
          <w:szCs w:val="24"/>
          <w:lang w:val="en-US"/>
        </w:rPr>
        <w:tab/>
        <w:t xml:space="preserve">Brunner, F. S. &amp; Eizaguirre, C. 2016 Can environmental change affect host-parasite mediated speciation? </w:t>
      </w:r>
      <w:r w:rsidRPr="000E617C">
        <w:rPr>
          <w:i/>
          <w:iCs/>
          <w:noProof/>
          <w:szCs w:val="24"/>
          <w:lang w:val="en-US"/>
        </w:rPr>
        <w:t>Zoology</w:t>
      </w:r>
      <w:r w:rsidRPr="000E617C">
        <w:rPr>
          <w:noProof/>
          <w:szCs w:val="24"/>
          <w:lang w:val="en-US"/>
        </w:rPr>
        <w:t xml:space="preserve"> </w:t>
      </w:r>
      <w:r w:rsidRPr="000E617C">
        <w:rPr>
          <w:b/>
          <w:bCs/>
          <w:noProof/>
          <w:szCs w:val="24"/>
          <w:lang w:val="en-US"/>
        </w:rPr>
        <w:t>in press</w:t>
      </w:r>
      <w:r w:rsidRPr="000E617C">
        <w:rPr>
          <w:noProof/>
          <w:szCs w:val="24"/>
          <w:lang w:val="en-US"/>
        </w:rPr>
        <w:t>, 1–11. (doi:10.1016/j.zool.2016.04.001)</w:t>
      </w:r>
    </w:p>
    <w:p w14:paraId="285F51A3"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12.</w:t>
      </w:r>
      <w:r w:rsidRPr="000E617C">
        <w:rPr>
          <w:noProof/>
          <w:szCs w:val="24"/>
          <w:lang w:val="en-US"/>
        </w:rPr>
        <w:tab/>
        <w:t xml:space="preserve">Hoberg, E. P. &amp; Brooks, D. R. 2008 A macroevolutionary mosaic: episodic host-switching, geographical colonization and diversification in complex host-parasite systems. </w:t>
      </w:r>
      <w:r w:rsidRPr="000E617C">
        <w:rPr>
          <w:i/>
          <w:iCs/>
          <w:noProof/>
          <w:szCs w:val="24"/>
          <w:lang w:val="en-US"/>
        </w:rPr>
        <w:t>J. Biogeogr.</w:t>
      </w:r>
      <w:r w:rsidRPr="000E617C">
        <w:rPr>
          <w:noProof/>
          <w:szCs w:val="24"/>
          <w:lang w:val="en-US"/>
        </w:rPr>
        <w:t xml:space="preserve"> </w:t>
      </w:r>
      <w:r w:rsidRPr="000E617C">
        <w:rPr>
          <w:b/>
          <w:bCs/>
          <w:noProof/>
          <w:szCs w:val="24"/>
          <w:lang w:val="en-US"/>
        </w:rPr>
        <w:t>35</w:t>
      </w:r>
      <w:r w:rsidRPr="000E617C">
        <w:rPr>
          <w:noProof/>
          <w:szCs w:val="24"/>
          <w:lang w:val="en-US"/>
        </w:rPr>
        <w:t>, 1533–1550. (doi:10.1111/j.1365-2699.2008.01951.x)</w:t>
      </w:r>
    </w:p>
    <w:p w14:paraId="6BCB94E2"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13.</w:t>
      </w:r>
      <w:r w:rsidRPr="000E617C">
        <w:rPr>
          <w:noProof/>
          <w:szCs w:val="24"/>
          <w:lang w:val="en-US"/>
        </w:rPr>
        <w:tab/>
        <w:t xml:space="preserve">Kuris, A. M., Blaustein, A. R. &amp; Alio, J. J. 1980 Hosts as Islands. </w:t>
      </w:r>
      <w:r w:rsidRPr="000E617C">
        <w:rPr>
          <w:i/>
          <w:iCs/>
          <w:noProof/>
          <w:szCs w:val="24"/>
          <w:lang w:val="en-US"/>
        </w:rPr>
        <w:t>Am. Nat.</w:t>
      </w:r>
      <w:r w:rsidRPr="000E617C">
        <w:rPr>
          <w:noProof/>
          <w:szCs w:val="24"/>
          <w:lang w:val="en-US"/>
        </w:rPr>
        <w:t xml:space="preserve"> </w:t>
      </w:r>
      <w:r w:rsidRPr="000E617C">
        <w:rPr>
          <w:b/>
          <w:bCs/>
          <w:noProof/>
          <w:szCs w:val="24"/>
          <w:lang w:val="en-US"/>
        </w:rPr>
        <w:t>116</w:t>
      </w:r>
      <w:r w:rsidRPr="000E617C">
        <w:rPr>
          <w:noProof/>
          <w:szCs w:val="24"/>
          <w:lang w:val="en-US"/>
        </w:rPr>
        <w:t xml:space="preserve">, 570–586. </w:t>
      </w:r>
    </w:p>
    <w:p w14:paraId="7C1B848E"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14.</w:t>
      </w:r>
      <w:r w:rsidRPr="000E617C">
        <w:rPr>
          <w:noProof/>
          <w:szCs w:val="24"/>
          <w:lang w:val="en-US"/>
        </w:rPr>
        <w:tab/>
        <w:t xml:space="preserve">Ezenwa, V. O., Price, S. A., Altizer, S., Vitone, N. D. &amp; Cook, K. C. 2006 Host traits and parasite species richness in even and odd-toed hoofed mammals, Artiodactyla and Perissodactyla. </w:t>
      </w:r>
      <w:r w:rsidRPr="000E617C">
        <w:rPr>
          <w:i/>
          <w:iCs/>
          <w:noProof/>
          <w:szCs w:val="24"/>
          <w:lang w:val="en-US"/>
        </w:rPr>
        <w:t>Oikos</w:t>
      </w:r>
      <w:r w:rsidRPr="000E617C">
        <w:rPr>
          <w:noProof/>
          <w:szCs w:val="24"/>
          <w:lang w:val="en-US"/>
        </w:rPr>
        <w:t xml:space="preserve"> </w:t>
      </w:r>
      <w:r w:rsidRPr="000E617C">
        <w:rPr>
          <w:b/>
          <w:bCs/>
          <w:noProof/>
          <w:szCs w:val="24"/>
          <w:lang w:val="en-US"/>
        </w:rPr>
        <w:t>115</w:t>
      </w:r>
      <w:r w:rsidRPr="000E617C">
        <w:rPr>
          <w:noProof/>
          <w:szCs w:val="24"/>
          <w:lang w:val="en-US"/>
        </w:rPr>
        <w:t xml:space="preserve">, 526–536. </w:t>
      </w:r>
    </w:p>
    <w:p w14:paraId="46B92F80"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15.</w:t>
      </w:r>
      <w:r w:rsidRPr="000E617C">
        <w:rPr>
          <w:noProof/>
          <w:szCs w:val="24"/>
          <w:lang w:val="en-US"/>
        </w:rPr>
        <w:tab/>
        <w:t xml:space="preserve">Guégan, J.-F., Lambert, A., Lévêque, C., Combes, C. &amp; Euzet, L. 1992 Can host body size explain the parasite species richness in tropical freshwater fishes? </w:t>
      </w:r>
      <w:r w:rsidRPr="000E617C">
        <w:rPr>
          <w:i/>
          <w:iCs/>
          <w:noProof/>
          <w:szCs w:val="24"/>
          <w:lang w:val="en-US"/>
        </w:rPr>
        <w:t>Oecologia</w:t>
      </w:r>
      <w:r w:rsidRPr="000E617C">
        <w:rPr>
          <w:noProof/>
          <w:szCs w:val="24"/>
          <w:lang w:val="en-US"/>
        </w:rPr>
        <w:t xml:space="preserve"> </w:t>
      </w:r>
      <w:r w:rsidRPr="000E617C">
        <w:rPr>
          <w:b/>
          <w:bCs/>
          <w:noProof/>
          <w:szCs w:val="24"/>
          <w:lang w:val="en-US"/>
        </w:rPr>
        <w:t>90</w:t>
      </w:r>
      <w:r w:rsidRPr="000E617C">
        <w:rPr>
          <w:noProof/>
          <w:szCs w:val="24"/>
          <w:lang w:val="en-US"/>
        </w:rPr>
        <w:t>, 197–204. (doi:10.1007/BF00317176)</w:t>
      </w:r>
    </w:p>
    <w:p w14:paraId="49601B57"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16.</w:t>
      </w:r>
      <w:r w:rsidRPr="000E617C">
        <w:rPr>
          <w:noProof/>
          <w:szCs w:val="24"/>
          <w:lang w:val="en-US"/>
        </w:rPr>
        <w:tab/>
        <w:t xml:space="preserve">Benavides, J. A., Huchard, E., Pettorelli, N., King, A. J., Brown, M. E., Archer, C. E., Appleton, C. C., Raymond, M. &amp; Cowlishaw, G. 2012 From parasite encounter to infection: Multiple-scale drivers of parasite richness in a wild social primate population. </w:t>
      </w:r>
      <w:r w:rsidRPr="000E617C">
        <w:rPr>
          <w:i/>
          <w:iCs/>
          <w:noProof/>
          <w:szCs w:val="24"/>
          <w:lang w:val="en-US"/>
        </w:rPr>
        <w:t>Am. J. Phys. Anthropol.</w:t>
      </w:r>
      <w:r w:rsidRPr="000E617C">
        <w:rPr>
          <w:noProof/>
          <w:szCs w:val="24"/>
          <w:lang w:val="en-US"/>
        </w:rPr>
        <w:t xml:space="preserve"> </w:t>
      </w:r>
      <w:r w:rsidRPr="000E617C">
        <w:rPr>
          <w:b/>
          <w:bCs/>
          <w:noProof/>
          <w:szCs w:val="24"/>
          <w:lang w:val="en-US"/>
        </w:rPr>
        <w:t>147</w:t>
      </w:r>
      <w:r w:rsidRPr="000E617C">
        <w:rPr>
          <w:noProof/>
          <w:szCs w:val="24"/>
          <w:lang w:val="en-US"/>
        </w:rPr>
        <w:t>, 52–63. (doi:10.1002/ajpa.21627)</w:t>
      </w:r>
    </w:p>
    <w:p w14:paraId="0705AA48"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17.</w:t>
      </w:r>
      <w:r w:rsidRPr="000E617C">
        <w:rPr>
          <w:noProof/>
          <w:szCs w:val="24"/>
          <w:lang w:val="en-US"/>
        </w:rPr>
        <w:tab/>
        <w:t xml:space="preserve">Poirotte, C., Basset, D., Willaume, E., Makaba, F., Kappeler, P. M. &amp; Charpentier, M. J. E. </w:t>
      </w:r>
      <w:r w:rsidRPr="000E617C">
        <w:rPr>
          <w:noProof/>
          <w:szCs w:val="24"/>
          <w:lang w:val="en-US"/>
        </w:rPr>
        <w:lastRenderedPageBreak/>
        <w:t xml:space="preserve">2016 Environmental and individual determinants of parasite richness across seasons in a free-ranging population of Mandrills ( </w:t>
      </w:r>
      <w:r w:rsidRPr="000E617C">
        <w:rPr>
          <w:i/>
          <w:iCs/>
          <w:noProof/>
          <w:szCs w:val="24"/>
          <w:lang w:val="en-US"/>
        </w:rPr>
        <w:t>M</w:t>
      </w:r>
      <w:r w:rsidRPr="000E617C">
        <w:rPr>
          <w:noProof/>
          <w:szCs w:val="24"/>
          <w:lang w:val="en-US"/>
        </w:rPr>
        <w:t xml:space="preserve"> </w:t>
      </w:r>
      <w:r w:rsidRPr="000E617C">
        <w:rPr>
          <w:i/>
          <w:iCs/>
          <w:noProof/>
          <w:szCs w:val="24"/>
          <w:lang w:val="en-US"/>
        </w:rPr>
        <w:t>andrillus sphinx)</w:t>
      </w:r>
      <w:r w:rsidRPr="000E617C">
        <w:rPr>
          <w:noProof/>
          <w:szCs w:val="24"/>
          <w:lang w:val="en-US"/>
        </w:rPr>
        <w:t xml:space="preserve">. </w:t>
      </w:r>
      <w:r w:rsidRPr="000E617C">
        <w:rPr>
          <w:i/>
          <w:iCs/>
          <w:noProof/>
          <w:szCs w:val="24"/>
          <w:lang w:val="en-US"/>
        </w:rPr>
        <w:t>Am. J. Phys. Anthropol.</w:t>
      </w:r>
      <w:r w:rsidRPr="000E617C">
        <w:rPr>
          <w:noProof/>
          <w:szCs w:val="24"/>
          <w:lang w:val="en-US"/>
        </w:rPr>
        <w:t xml:space="preserve"> </w:t>
      </w:r>
      <w:r w:rsidRPr="000E617C">
        <w:rPr>
          <w:b/>
          <w:bCs/>
          <w:noProof/>
          <w:szCs w:val="24"/>
          <w:lang w:val="en-US"/>
        </w:rPr>
        <w:t>159</w:t>
      </w:r>
      <w:r w:rsidRPr="000E617C">
        <w:rPr>
          <w:noProof/>
          <w:szCs w:val="24"/>
          <w:lang w:val="en-US"/>
        </w:rPr>
        <w:t>, 442–456. (doi:10.1002/ajpa.22888)</w:t>
      </w:r>
    </w:p>
    <w:p w14:paraId="7F623F2E"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18.</w:t>
      </w:r>
      <w:r w:rsidRPr="000E617C">
        <w:rPr>
          <w:noProof/>
          <w:szCs w:val="24"/>
          <w:lang w:val="en-US"/>
        </w:rPr>
        <w:tab/>
        <w:t xml:space="preserve">Poulin, R. &amp; Rohde, K. 1997 Comparing the richness of metazoan ectoparasite communities of marine fishes: controlling for host phylogeny. </w:t>
      </w:r>
      <w:r w:rsidRPr="000E617C">
        <w:rPr>
          <w:i/>
          <w:iCs/>
          <w:noProof/>
          <w:szCs w:val="24"/>
          <w:lang w:val="en-US"/>
        </w:rPr>
        <w:t>Oecologia</w:t>
      </w:r>
      <w:r w:rsidRPr="000E617C">
        <w:rPr>
          <w:noProof/>
          <w:szCs w:val="24"/>
          <w:lang w:val="en-US"/>
        </w:rPr>
        <w:t xml:space="preserve"> </w:t>
      </w:r>
      <w:r w:rsidRPr="000E617C">
        <w:rPr>
          <w:b/>
          <w:bCs/>
          <w:noProof/>
          <w:szCs w:val="24"/>
          <w:lang w:val="en-US"/>
        </w:rPr>
        <w:t>110</w:t>
      </w:r>
      <w:r w:rsidRPr="000E617C">
        <w:rPr>
          <w:noProof/>
          <w:szCs w:val="24"/>
          <w:lang w:val="en-US"/>
        </w:rPr>
        <w:t>, 278–283. (doi:10.1007/s004420050160)</w:t>
      </w:r>
    </w:p>
    <w:p w14:paraId="771EBC4C"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19.</w:t>
      </w:r>
      <w:r w:rsidRPr="000E617C">
        <w:rPr>
          <w:noProof/>
          <w:szCs w:val="24"/>
          <w:lang w:val="en-US"/>
        </w:rPr>
        <w:tab/>
        <w:t xml:space="preserve">Poulin, R., Krasnov, B. R. &amp; Mouillot, D. 2011 Host specificity in phylogenetic and geographic space. </w:t>
      </w:r>
      <w:r w:rsidRPr="000E617C">
        <w:rPr>
          <w:i/>
          <w:iCs/>
          <w:noProof/>
          <w:szCs w:val="24"/>
          <w:lang w:val="en-US"/>
        </w:rPr>
        <w:t>Trends Parasitol.</w:t>
      </w:r>
      <w:r w:rsidRPr="000E617C">
        <w:rPr>
          <w:noProof/>
          <w:szCs w:val="24"/>
          <w:lang w:val="en-US"/>
        </w:rPr>
        <w:t xml:space="preserve"> </w:t>
      </w:r>
      <w:r w:rsidRPr="000E617C">
        <w:rPr>
          <w:b/>
          <w:bCs/>
          <w:noProof/>
          <w:szCs w:val="24"/>
          <w:lang w:val="en-US"/>
        </w:rPr>
        <w:t>27</w:t>
      </w:r>
      <w:r w:rsidRPr="000E617C">
        <w:rPr>
          <w:noProof/>
          <w:szCs w:val="24"/>
          <w:lang w:val="en-US"/>
        </w:rPr>
        <w:t>, 355–361. (doi:10.1016/j.pt.2011.05.003)</w:t>
      </w:r>
    </w:p>
    <w:p w14:paraId="712AA1B9"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20.</w:t>
      </w:r>
      <w:r w:rsidRPr="000E617C">
        <w:rPr>
          <w:noProof/>
          <w:szCs w:val="24"/>
          <w:lang w:val="en-US"/>
        </w:rPr>
        <w:tab/>
        <w:t xml:space="preserve">Strona, G., Palomares, M. L. D., Bailly, N., Galli, P. &amp; Lafferty, K. D. 2013 Host range, host ecology, and distribution of more than 11 800 fish parasite species. </w:t>
      </w:r>
      <w:r w:rsidRPr="000E617C">
        <w:rPr>
          <w:i/>
          <w:iCs/>
          <w:noProof/>
          <w:szCs w:val="24"/>
          <w:lang w:val="en-US"/>
        </w:rPr>
        <w:t>Ecology</w:t>
      </w:r>
      <w:r w:rsidRPr="000E617C">
        <w:rPr>
          <w:noProof/>
          <w:szCs w:val="24"/>
          <w:lang w:val="en-US"/>
        </w:rPr>
        <w:t xml:space="preserve"> </w:t>
      </w:r>
      <w:r w:rsidRPr="000E617C">
        <w:rPr>
          <w:b/>
          <w:bCs/>
          <w:noProof/>
          <w:szCs w:val="24"/>
          <w:lang w:val="en-US"/>
        </w:rPr>
        <w:t>94</w:t>
      </w:r>
      <w:r w:rsidRPr="000E617C">
        <w:rPr>
          <w:noProof/>
          <w:szCs w:val="24"/>
          <w:lang w:val="en-US"/>
        </w:rPr>
        <w:t>, 544. (doi:10.1890/12-1419.1)</w:t>
      </w:r>
    </w:p>
    <w:p w14:paraId="0B8B28A0"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21.</w:t>
      </w:r>
      <w:r w:rsidRPr="000E617C">
        <w:rPr>
          <w:noProof/>
          <w:szCs w:val="24"/>
          <w:lang w:val="en-US"/>
        </w:rPr>
        <w:tab/>
        <w:t xml:space="preserve">Poulin, R. 1998 Host specificity. In </w:t>
      </w:r>
      <w:r w:rsidRPr="000E617C">
        <w:rPr>
          <w:i/>
          <w:iCs/>
          <w:noProof/>
          <w:szCs w:val="24"/>
          <w:lang w:val="en-US"/>
        </w:rPr>
        <w:t>Evolutionary ecology of parasites: from individuals to communities</w:t>
      </w:r>
      <w:r w:rsidRPr="000E617C">
        <w:rPr>
          <w:noProof/>
          <w:szCs w:val="24"/>
          <w:lang w:val="en-US"/>
        </w:rPr>
        <w:t xml:space="preserve">, London, UK: Chapman and Hall. </w:t>
      </w:r>
    </w:p>
    <w:p w14:paraId="74A243AF"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22.</w:t>
      </w:r>
      <w:r w:rsidRPr="000E617C">
        <w:rPr>
          <w:noProof/>
          <w:szCs w:val="24"/>
          <w:lang w:val="en-US"/>
        </w:rPr>
        <w:tab/>
        <w:t xml:space="preserve">Bellay, S., Oliveira, E. F., Almeida-Neto, M., Mello, M. A. R., Takemoto, R. M. &amp; Luque, J. L. 2015 Ectoparasites and endoparasites of fish form networks with different structures. </w:t>
      </w:r>
      <w:r w:rsidRPr="000E617C">
        <w:rPr>
          <w:i/>
          <w:iCs/>
          <w:noProof/>
          <w:szCs w:val="24"/>
          <w:lang w:val="en-US"/>
        </w:rPr>
        <w:t>Parasitology</w:t>
      </w:r>
      <w:r w:rsidRPr="000E617C">
        <w:rPr>
          <w:noProof/>
          <w:szCs w:val="24"/>
          <w:lang w:val="en-US"/>
        </w:rPr>
        <w:t xml:space="preserve"> </w:t>
      </w:r>
      <w:r w:rsidRPr="000E617C">
        <w:rPr>
          <w:b/>
          <w:bCs/>
          <w:noProof/>
          <w:szCs w:val="24"/>
          <w:lang w:val="en-US"/>
        </w:rPr>
        <w:t>142</w:t>
      </w:r>
      <w:r w:rsidRPr="000E617C">
        <w:rPr>
          <w:noProof/>
          <w:szCs w:val="24"/>
          <w:lang w:val="en-US"/>
        </w:rPr>
        <w:t>, 901–909. (doi:10.1017/S0031182015000128)</w:t>
      </w:r>
    </w:p>
    <w:p w14:paraId="100B8E4F"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23.</w:t>
      </w:r>
      <w:r w:rsidRPr="000E617C">
        <w:rPr>
          <w:noProof/>
          <w:szCs w:val="24"/>
          <w:lang w:val="en-US"/>
        </w:rPr>
        <w:tab/>
        <w:t xml:space="preserve">Poulin, R. &amp; Morand, S. 2004 </w:t>
      </w:r>
      <w:r w:rsidRPr="000E617C">
        <w:rPr>
          <w:i/>
          <w:iCs/>
          <w:noProof/>
          <w:szCs w:val="24"/>
          <w:lang w:val="en-US"/>
        </w:rPr>
        <w:t>Parasite Biodiversity</w:t>
      </w:r>
      <w:r w:rsidRPr="000E617C">
        <w:rPr>
          <w:noProof/>
          <w:szCs w:val="24"/>
          <w:lang w:val="en-US"/>
        </w:rPr>
        <w:t xml:space="preserve">. Washington, D.C.: Smithsonian Institution. </w:t>
      </w:r>
    </w:p>
    <w:p w14:paraId="265F1862"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24.</w:t>
      </w:r>
      <w:r w:rsidRPr="000E617C">
        <w:rPr>
          <w:noProof/>
          <w:szCs w:val="24"/>
          <w:lang w:val="en-US"/>
        </w:rPr>
        <w:tab/>
        <w:t xml:space="preserve">Molnár, P. K., Kutz, S. J., Hoar, B. M. &amp; Dobson, A. P. 2013 Metabolic approaches to understanding climate change impacts on seasonal host-macroparasite dynamics. </w:t>
      </w:r>
      <w:r w:rsidRPr="000E617C">
        <w:rPr>
          <w:i/>
          <w:iCs/>
          <w:noProof/>
          <w:szCs w:val="24"/>
          <w:lang w:val="en-US"/>
        </w:rPr>
        <w:t>Ecol. Lett.</w:t>
      </w:r>
      <w:r w:rsidRPr="000E617C">
        <w:rPr>
          <w:noProof/>
          <w:szCs w:val="24"/>
          <w:lang w:val="en-US"/>
        </w:rPr>
        <w:t xml:space="preserve"> </w:t>
      </w:r>
      <w:r w:rsidRPr="000E617C">
        <w:rPr>
          <w:b/>
          <w:bCs/>
          <w:noProof/>
          <w:szCs w:val="24"/>
          <w:lang w:val="en-US"/>
        </w:rPr>
        <w:t>16</w:t>
      </w:r>
      <w:r w:rsidRPr="000E617C">
        <w:rPr>
          <w:noProof/>
          <w:szCs w:val="24"/>
          <w:lang w:val="en-US"/>
        </w:rPr>
        <w:t>, 9–21. (doi:10.1111/ele.12022)</w:t>
      </w:r>
    </w:p>
    <w:p w14:paraId="29373D79"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25.</w:t>
      </w:r>
      <w:r w:rsidRPr="000E617C">
        <w:rPr>
          <w:noProof/>
          <w:szCs w:val="24"/>
          <w:lang w:val="en-US"/>
        </w:rPr>
        <w:tab/>
        <w:t xml:space="preserve">Morand, S., Simková, A., Matejusová, I., Plaisance, L., Verneau, O. &amp; Desdevises, Y. 2002 Investigating patterns may reveal processes: evolutionary ecology of ectoparasitic monogeneans. </w:t>
      </w:r>
      <w:r w:rsidRPr="000E617C">
        <w:rPr>
          <w:i/>
          <w:iCs/>
          <w:noProof/>
          <w:szCs w:val="24"/>
          <w:lang w:val="en-US"/>
        </w:rPr>
        <w:t>Int. J. Parasitol.</w:t>
      </w:r>
      <w:r w:rsidRPr="000E617C">
        <w:rPr>
          <w:noProof/>
          <w:szCs w:val="24"/>
          <w:lang w:val="en-US"/>
        </w:rPr>
        <w:t xml:space="preserve"> </w:t>
      </w:r>
      <w:r w:rsidRPr="000E617C">
        <w:rPr>
          <w:b/>
          <w:bCs/>
          <w:noProof/>
          <w:szCs w:val="24"/>
          <w:lang w:val="en-US"/>
        </w:rPr>
        <w:t>32</w:t>
      </w:r>
      <w:r w:rsidRPr="000E617C">
        <w:rPr>
          <w:noProof/>
          <w:szCs w:val="24"/>
          <w:lang w:val="en-US"/>
        </w:rPr>
        <w:t>, 111–119. (doi:10.1016/S0020-7519(01)00347-2)</w:t>
      </w:r>
    </w:p>
    <w:p w14:paraId="473E049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26.</w:t>
      </w:r>
      <w:r w:rsidRPr="000E617C">
        <w:rPr>
          <w:noProof/>
          <w:szCs w:val="24"/>
          <w:lang w:val="en-US"/>
        </w:rPr>
        <w:tab/>
        <w:t xml:space="preserve">Geritz, S. A. H., Kisdi, É., Meszéna, G. &amp; Metz, J. A. J. 1998 Evolutionarily singular strategies and the adaptive growth and branching of the evolutionary tree. </w:t>
      </w:r>
      <w:r w:rsidRPr="000E617C">
        <w:rPr>
          <w:i/>
          <w:iCs/>
          <w:noProof/>
          <w:szCs w:val="24"/>
          <w:lang w:val="en-US"/>
        </w:rPr>
        <w:t>Evol. Ecol.</w:t>
      </w:r>
      <w:r w:rsidRPr="000E617C">
        <w:rPr>
          <w:noProof/>
          <w:szCs w:val="24"/>
          <w:lang w:val="en-US"/>
        </w:rPr>
        <w:t xml:space="preserve"> </w:t>
      </w:r>
      <w:r w:rsidRPr="000E617C">
        <w:rPr>
          <w:b/>
          <w:bCs/>
          <w:noProof/>
          <w:szCs w:val="24"/>
          <w:lang w:val="en-US"/>
        </w:rPr>
        <w:t>12</w:t>
      </w:r>
      <w:r w:rsidRPr="000E617C">
        <w:rPr>
          <w:noProof/>
          <w:szCs w:val="24"/>
          <w:lang w:val="en-US"/>
        </w:rPr>
        <w:t>, 35–57. (doi:10.1023/A:1006554906681)</w:t>
      </w:r>
    </w:p>
    <w:p w14:paraId="31426F6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27.</w:t>
      </w:r>
      <w:r w:rsidRPr="000E617C">
        <w:rPr>
          <w:noProof/>
          <w:szCs w:val="24"/>
          <w:lang w:val="en-US"/>
        </w:rPr>
        <w:tab/>
        <w:t xml:space="preserve">Hurford, A., Cownden, D. &amp; Day, T. 2010 Next-generation tools for evolutionary invasion analyses. </w:t>
      </w:r>
      <w:r w:rsidRPr="000E617C">
        <w:rPr>
          <w:i/>
          <w:iCs/>
          <w:noProof/>
          <w:szCs w:val="24"/>
          <w:lang w:val="en-US"/>
        </w:rPr>
        <w:t>J. R. Soc. Interface</w:t>
      </w:r>
      <w:r w:rsidRPr="000E617C">
        <w:rPr>
          <w:noProof/>
          <w:szCs w:val="24"/>
          <w:lang w:val="en-US"/>
        </w:rPr>
        <w:t xml:space="preserve"> </w:t>
      </w:r>
      <w:r w:rsidRPr="000E617C">
        <w:rPr>
          <w:b/>
          <w:bCs/>
          <w:noProof/>
          <w:szCs w:val="24"/>
          <w:lang w:val="en-US"/>
        </w:rPr>
        <w:t>7</w:t>
      </w:r>
      <w:r w:rsidRPr="000E617C">
        <w:rPr>
          <w:noProof/>
          <w:szCs w:val="24"/>
          <w:lang w:val="en-US"/>
        </w:rPr>
        <w:t>, 561–571. (doi:10.1098/rsif.2009.0448)</w:t>
      </w:r>
    </w:p>
    <w:p w14:paraId="5CB8300F"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28.</w:t>
      </w:r>
      <w:r w:rsidRPr="000E617C">
        <w:rPr>
          <w:noProof/>
          <w:szCs w:val="24"/>
          <w:lang w:val="en-US"/>
        </w:rPr>
        <w:tab/>
        <w:t xml:space="preserve">Savage, V. M., Gilloly, J. F., Brown, J. H. &amp; Charnov, E. L. 2004 Effects of body size and temperature on population growth. </w:t>
      </w:r>
      <w:r w:rsidRPr="000E617C">
        <w:rPr>
          <w:i/>
          <w:iCs/>
          <w:noProof/>
          <w:szCs w:val="24"/>
          <w:lang w:val="en-US"/>
        </w:rPr>
        <w:t>Am. Nat.</w:t>
      </w:r>
      <w:r w:rsidRPr="000E617C">
        <w:rPr>
          <w:noProof/>
          <w:szCs w:val="24"/>
          <w:lang w:val="en-US"/>
        </w:rPr>
        <w:t xml:space="preserve"> </w:t>
      </w:r>
      <w:r w:rsidRPr="000E617C">
        <w:rPr>
          <w:b/>
          <w:bCs/>
          <w:noProof/>
          <w:szCs w:val="24"/>
          <w:lang w:val="en-US"/>
        </w:rPr>
        <w:t>163</w:t>
      </w:r>
      <w:r w:rsidRPr="000E617C">
        <w:rPr>
          <w:noProof/>
          <w:szCs w:val="24"/>
          <w:lang w:val="en-US"/>
        </w:rPr>
        <w:t>, 429–41. (doi:10.1086/381872)</w:t>
      </w:r>
    </w:p>
    <w:p w14:paraId="21189C66"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29.</w:t>
      </w:r>
      <w:r w:rsidRPr="000E617C">
        <w:rPr>
          <w:noProof/>
          <w:szCs w:val="24"/>
          <w:lang w:val="en-US"/>
        </w:rPr>
        <w:tab/>
        <w:t xml:space="preserve">Froese, R., Pauly, D. &amp; Editors 2015 FishBase. </w:t>
      </w:r>
    </w:p>
    <w:p w14:paraId="4834AC9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30.</w:t>
      </w:r>
      <w:r w:rsidRPr="000E617C">
        <w:rPr>
          <w:noProof/>
          <w:szCs w:val="24"/>
          <w:lang w:val="en-US"/>
        </w:rPr>
        <w:tab/>
        <w:t xml:space="preserve">McGinnis, S. &amp; Madden, T. L. 2004 BLAST: at the core of a powerful and diverse set of sequence analysis tools. </w:t>
      </w:r>
      <w:r w:rsidRPr="000E617C">
        <w:rPr>
          <w:i/>
          <w:iCs/>
          <w:noProof/>
          <w:szCs w:val="24"/>
          <w:lang w:val="en-US"/>
        </w:rPr>
        <w:t>Nucleic Acids Res.</w:t>
      </w:r>
      <w:r w:rsidRPr="000E617C">
        <w:rPr>
          <w:noProof/>
          <w:szCs w:val="24"/>
          <w:lang w:val="en-US"/>
        </w:rPr>
        <w:t xml:space="preserve"> </w:t>
      </w:r>
      <w:r w:rsidRPr="000E617C">
        <w:rPr>
          <w:b/>
          <w:bCs/>
          <w:noProof/>
          <w:szCs w:val="24"/>
          <w:lang w:val="en-US"/>
        </w:rPr>
        <w:t>32</w:t>
      </w:r>
      <w:r w:rsidRPr="000E617C">
        <w:rPr>
          <w:noProof/>
          <w:szCs w:val="24"/>
          <w:lang w:val="en-US"/>
        </w:rPr>
        <w:t>, W20–W25. (doi:10.1093/nar/gkh435)</w:t>
      </w:r>
    </w:p>
    <w:p w14:paraId="27CD7419"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31.</w:t>
      </w:r>
      <w:r w:rsidRPr="000E617C">
        <w:rPr>
          <w:noProof/>
          <w:szCs w:val="24"/>
          <w:lang w:val="en-US"/>
        </w:rPr>
        <w:tab/>
        <w:t xml:space="preserve">Rice, P., Longden, I. &amp; Bleasby, A. 2000 EMBOSS: The European Molecular Biology Open Software Suite. </w:t>
      </w:r>
      <w:r w:rsidRPr="000E617C">
        <w:rPr>
          <w:i/>
          <w:iCs/>
          <w:noProof/>
          <w:szCs w:val="24"/>
          <w:lang w:val="en-US"/>
        </w:rPr>
        <w:t>Trends Genet.</w:t>
      </w:r>
      <w:r w:rsidRPr="000E617C">
        <w:rPr>
          <w:noProof/>
          <w:szCs w:val="24"/>
          <w:lang w:val="en-US"/>
        </w:rPr>
        <w:t xml:space="preserve"> </w:t>
      </w:r>
      <w:r w:rsidRPr="000E617C">
        <w:rPr>
          <w:b/>
          <w:bCs/>
          <w:noProof/>
          <w:szCs w:val="24"/>
          <w:lang w:val="en-US"/>
        </w:rPr>
        <w:t>16</w:t>
      </w:r>
      <w:r w:rsidRPr="000E617C">
        <w:rPr>
          <w:noProof/>
          <w:szCs w:val="24"/>
          <w:lang w:val="en-US"/>
        </w:rPr>
        <w:t>, 276–277. (doi:10.1016/S0168-9525(00)02024-2)</w:t>
      </w:r>
    </w:p>
    <w:p w14:paraId="0FEB9DC1"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32.</w:t>
      </w:r>
      <w:r w:rsidRPr="000E617C">
        <w:rPr>
          <w:noProof/>
          <w:szCs w:val="24"/>
          <w:lang w:val="en-US"/>
        </w:rPr>
        <w:tab/>
        <w:t xml:space="preserve">Capella-Gutiérrez, S., Silla-Martínez, J. M. &amp; Gabaldón, T. 2009 trimAl: a tool for automated alignment trimming in large-scale phylogenetic analyses. </w:t>
      </w:r>
      <w:r w:rsidRPr="000E617C">
        <w:rPr>
          <w:i/>
          <w:iCs/>
          <w:noProof/>
          <w:szCs w:val="24"/>
          <w:lang w:val="en-US"/>
        </w:rPr>
        <w:t>Bioinformatics</w:t>
      </w:r>
      <w:r w:rsidRPr="000E617C">
        <w:rPr>
          <w:noProof/>
          <w:szCs w:val="24"/>
          <w:lang w:val="en-US"/>
        </w:rPr>
        <w:t xml:space="preserve"> </w:t>
      </w:r>
      <w:r w:rsidRPr="000E617C">
        <w:rPr>
          <w:b/>
          <w:bCs/>
          <w:noProof/>
          <w:szCs w:val="24"/>
          <w:lang w:val="en-US"/>
        </w:rPr>
        <w:t>25</w:t>
      </w:r>
      <w:r w:rsidRPr="000E617C">
        <w:rPr>
          <w:noProof/>
          <w:szCs w:val="24"/>
          <w:lang w:val="en-US"/>
        </w:rPr>
        <w:t>, 1972–1973. (doi:10.1093/bioinformatics/btp348)</w:t>
      </w:r>
    </w:p>
    <w:p w14:paraId="5D0FB134"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33.</w:t>
      </w:r>
      <w:r w:rsidRPr="000E617C">
        <w:rPr>
          <w:noProof/>
          <w:szCs w:val="24"/>
          <w:lang w:val="en-US"/>
        </w:rPr>
        <w:tab/>
        <w:t xml:space="preserve">Kimura, M. 1980 A simple method for estimating evolutionary rates of base substitutions through comparative studies of nucleotide sequences. </w:t>
      </w:r>
      <w:r w:rsidRPr="000E617C">
        <w:rPr>
          <w:i/>
          <w:iCs/>
          <w:noProof/>
          <w:szCs w:val="24"/>
          <w:lang w:val="en-US"/>
        </w:rPr>
        <w:t>J. Mol. Evol.</w:t>
      </w:r>
      <w:r w:rsidRPr="000E617C">
        <w:rPr>
          <w:noProof/>
          <w:szCs w:val="24"/>
          <w:lang w:val="en-US"/>
        </w:rPr>
        <w:t xml:space="preserve"> </w:t>
      </w:r>
      <w:r w:rsidRPr="000E617C">
        <w:rPr>
          <w:b/>
          <w:bCs/>
          <w:noProof/>
          <w:szCs w:val="24"/>
          <w:lang w:val="en-US"/>
        </w:rPr>
        <w:t>16</w:t>
      </w:r>
      <w:r w:rsidRPr="000E617C">
        <w:rPr>
          <w:noProof/>
          <w:szCs w:val="24"/>
          <w:lang w:val="en-US"/>
        </w:rPr>
        <w:t xml:space="preserve">, 111–120. </w:t>
      </w:r>
    </w:p>
    <w:p w14:paraId="3E0E0BA8"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34.</w:t>
      </w:r>
      <w:r w:rsidRPr="000E617C">
        <w:rPr>
          <w:noProof/>
          <w:szCs w:val="24"/>
          <w:lang w:val="en-US"/>
        </w:rPr>
        <w:tab/>
        <w:t xml:space="preserve">Paradis, E., Claude, J. &amp; Strimmer, K. 2004 APE: Analyses of phylogenetics and evolution in R language. </w:t>
      </w:r>
      <w:r w:rsidRPr="000E617C">
        <w:rPr>
          <w:i/>
          <w:iCs/>
          <w:noProof/>
          <w:szCs w:val="24"/>
          <w:lang w:val="en-US"/>
        </w:rPr>
        <w:t>Bioinformatics</w:t>
      </w:r>
      <w:r w:rsidRPr="000E617C">
        <w:rPr>
          <w:noProof/>
          <w:szCs w:val="24"/>
          <w:lang w:val="en-US"/>
        </w:rPr>
        <w:t xml:space="preserve"> </w:t>
      </w:r>
      <w:r w:rsidRPr="000E617C">
        <w:rPr>
          <w:b/>
          <w:bCs/>
          <w:noProof/>
          <w:szCs w:val="24"/>
          <w:lang w:val="en-US"/>
        </w:rPr>
        <w:t>20</w:t>
      </w:r>
      <w:r w:rsidRPr="000E617C">
        <w:rPr>
          <w:noProof/>
          <w:szCs w:val="24"/>
          <w:lang w:val="en-US"/>
        </w:rPr>
        <w:t>, 289–290. (doi:10.1093/bioinformatics/btg412)</w:t>
      </w:r>
    </w:p>
    <w:p w14:paraId="3BE1F7DC"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35.</w:t>
      </w:r>
      <w:r w:rsidRPr="000E617C">
        <w:rPr>
          <w:noProof/>
          <w:szCs w:val="24"/>
          <w:lang w:val="en-US"/>
        </w:rPr>
        <w:tab/>
        <w:t xml:space="preserve">Poulin, R. &amp; Mouillot, D. 2003 Parasite specialization from a phylogenetic perspective: a new index of host specificity. </w:t>
      </w:r>
      <w:r w:rsidRPr="000E617C">
        <w:rPr>
          <w:i/>
          <w:iCs/>
          <w:noProof/>
          <w:szCs w:val="24"/>
          <w:lang w:val="en-US"/>
        </w:rPr>
        <w:t>Parasitology</w:t>
      </w:r>
      <w:r w:rsidRPr="000E617C">
        <w:rPr>
          <w:noProof/>
          <w:szCs w:val="24"/>
          <w:lang w:val="en-US"/>
        </w:rPr>
        <w:t xml:space="preserve"> </w:t>
      </w:r>
      <w:r w:rsidRPr="000E617C">
        <w:rPr>
          <w:b/>
          <w:bCs/>
          <w:noProof/>
          <w:szCs w:val="24"/>
          <w:lang w:val="en-US"/>
        </w:rPr>
        <w:t>126</w:t>
      </w:r>
      <w:r w:rsidRPr="000E617C">
        <w:rPr>
          <w:noProof/>
          <w:szCs w:val="24"/>
          <w:lang w:val="en-US"/>
        </w:rPr>
        <w:t>, 473–480. (doi:10.1017/S0031182003002993)</w:t>
      </w:r>
    </w:p>
    <w:p w14:paraId="66EE85DE"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36.</w:t>
      </w:r>
      <w:r w:rsidRPr="000E617C">
        <w:rPr>
          <w:noProof/>
          <w:szCs w:val="24"/>
          <w:lang w:val="en-US"/>
        </w:rPr>
        <w:tab/>
        <w:t xml:space="preserve">Faith, D. P. 1992 Conservation evaluation and phylogenetic diversity. </w:t>
      </w:r>
      <w:r w:rsidRPr="000E617C">
        <w:rPr>
          <w:i/>
          <w:iCs/>
          <w:noProof/>
          <w:szCs w:val="24"/>
          <w:lang w:val="en-US"/>
        </w:rPr>
        <w:t>Biol. Conserv.</w:t>
      </w:r>
      <w:r w:rsidRPr="000E617C">
        <w:rPr>
          <w:noProof/>
          <w:szCs w:val="24"/>
          <w:lang w:val="en-US"/>
        </w:rPr>
        <w:t xml:space="preserve"> </w:t>
      </w:r>
      <w:r w:rsidRPr="000E617C">
        <w:rPr>
          <w:b/>
          <w:bCs/>
          <w:noProof/>
          <w:szCs w:val="24"/>
          <w:lang w:val="en-US"/>
        </w:rPr>
        <w:t>61</w:t>
      </w:r>
      <w:r w:rsidRPr="000E617C">
        <w:rPr>
          <w:noProof/>
          <w:szCs w:val="24"/>
          <w:lang w:val="en-US"/>
        </w:rPr>
        <w:t>, 1–10. (doi:10.1016/0006-3207(92)91201-3)</w:t>
      </w:r>
    </w:p>
    <w:p w14:paraId="67927268"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37.</w:t>
      </w:r>
      <w:r w:rsidRPr="000E617C">
        <w:rPr>
          <w:noProof/>
          <w:szCs w:val="24"/>
          <w:lang w:val="en-US"/>
        </w:rPr>
        <w:tab/>
        <w:t xml:space="preserve">Schliep, K. P. 2011 phangorn: phylogenetic analysis in R. </w:t>
      </w:r>
      <w:r w:rsidRPr="000E617C">
        <w:rPr>
          <w:i/>
          <w:iCs/>
          <w:noProof/>
          <w:szCs w:val="24"/>
          <w:lang w:val="en-US"/>
        </w:rPr>
        <w:t>Bioinformatics</w:t>
      </w:r>
      <w:r w:rsidRPr="000E617C">
        <w:rPr>
          <w:noProof/>
          <w:szCs w:val="24"/>
          <w:lang w:val="en-US"/>
        </w:rPr>
        <w:t xml:space="preserve"> </w:t>
      </w:r>
      <w:r w:rsidRPr="000E617C">
        <w:rPr>
          <w:b/>
          <w:bCs/>
          <w:noProof/>
          <w:szCs w:val="24"/>
          <w:lang w:val="en-US"/>
        </w:rPr>
        <w:t>27</w:t>
      </w:r>
      <w:r w:rsidRPr="000E617C">
        <w:rPr>
          <w:noProof/>
          <w:szCs w:val="24"/>
          <w:lang w:val="en-US"/>
        </w:rPr>
        <w:t>, 592–593. (doi:10.1093/bioinformatics/btq706)</w:t>
      </w:r>
    </w:p>
    <w:p w14:paraId="783BFB09"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38.</w:t>
      </w:r>
      <w:r w:rsidRPr="000E617C">
        <w:rPr>
          <w:noProof/>
          <w:szCs w:val="24"/>
          <w:lang w:val="en-US"/>
        </w:rPr>
        <w:tab/>
        <w:t xml:space="preserve">Kembel, S. W., Cowan, P. D., Helmus, M. R., Cornwell, W. K., Morlon, H., Ackerly, D. D., Blomberg, S. P. &amp; Webb, C. O. 2010 Picante: R tools for integrating phylogenies and ecology. </w:t>
      </w:r>
      <w:r w:rsidRPr="000E617C">
        <w:rPr>
          <w:i/>
          <w:iCs/>
          <w:noProof/>
          <w:szCs w:val="24"/>
          <w:lang w:val="en-US"/>
        </w:rPr>
        <w:t>Bioinformatics</w:t>
      </w:r>
      <w:r w:rsidRPr="000E617C">
        <w:rPr>
          <w:noProof/>
          <w:szCs w:val="24"/>
          <w:lang w:val="en-US"/>
        </w:rPr>
        <w:t xml:space="preserve"> </w:t>
      </w:r>
      <w:r w:rsidRPr="000E617C">
        <w:rPr>
          <w:b/>
          <w:bCs/>
          <w:noProof/>
          <w:szCs w:val="24"/>
          <w:lang w:val="en-US"/>
        </w:rPr>
        <w:t>26</w:t>
      </w:r>
      <w:r w:rsidRPr="000E617C">
        <w:rPr>
          <w:noProof/>
          <w:szCs w:val="24"/>
          <w:lang w:val="en-US"/>
        </w:rPr>
        <w:t>, 1463–1464. (doi:10.1093/bioinformatics/btq166)</w:t>
      </w:r>
    </w:p>
    <w:p w14:paraId="301A80C1" w14:textId="77777777" w:rsidR="000E617C" w:rsidRPr="000E617C" w:rsidRDefault="000E617C" w:rsidP="000E617C">
      <w:pPr>
        <w:widowControl w:val="0"/>
        <w:autoSpaceDE w:val="0"/>
        <w:autoSpaceDN w:val="0"/>
        <w:adjustRightInd w:val="0"/>
        <w:ind w:left="640" w:hanging="640"/>
        <w:rPr>
          <w:noProof/>
          <w:szCs w:val="24"/>
          <w:lang w:val="en-US"/>
        </w:rPr>
      </w:pPr>
      <w:r w:rsidRPr="000E617C">
        <w:rPr>
          <w:noProof/>
          <w:szCs w:val="24"/>
          <w:lang w:val="en-US"/>
        </w:rPr>
        <w:t>39.</w:t>
      </w:r>
      <w:r w:rsidRPr="000E617C">
        <w:rPr>
          <w:noProof/>
          <w:szCs w:val="24"/>
          <w:lang w:val="en-US"/>
        </w:rPr>
        <w:tab/>
        <w:t xml:space="preserve">Smith, M. A., Rodriguez, J. J., Whitfield, J. B., Deans, A. R., Janzen, D. H., Hallwachs, W. &amp; Hebert, P. D. N. 2008 Extreme diversity of tropical parasitoid wasps exposed by iterative </w:t>
      </w:r>
      <w:r w:rsidRPr="000E617C">
        <w:rPr>
          <w:noProof/>
          <w:szCs w:val="24"/>
          <w:lang w:val="en-US"/>
        </w:rPr>
        <w:lastRenderedPageBreak/>
        <w:t xml:space="preserve">integration of natural history, DNA barcoding, morphology, and collections. </w:t>
      </w:r>
      <w:r w:rsidRPr="000E617C">
        <w:rPr>
          <w:i/>
          <w:iCs/>
          <w:noProof/>
          <w:szCs w:val="24"/>
          <w:lang w:val="en-US"/>
        </w:rPr>
        <w:t>Proc. Natl. Acad. Sci. U. S. A.</w:t>
      </w:r>
      <w:r w:rsidRPr="000E617C">
        <w:rPr>
          <w:noProof/>
          <w:szCs w:val="24"/>
          <w:lang w:val="en-US"/>
        </w:rPr>
        <w:t xml:space="preserve"> </w:t>
      </w:r>
      <w:r w:rsidRPr="000E617C">
        <w:rPr>
          <w:b/>
          <w:bCs/>
          <w:noProof/>
          <w:szCs w:val="24"/>
          <w:lang w:val="en-US"/>
        </w:rPr>
        <w:t>105</w:t>
      </w:r>
      <w:r w:rsidRPr="000E617C">
        <w:rPr>
          <w:noProof/>
          <w:szCs w:val="24"/>
          <w:lang w:val="en-US"/>
        </w:rPr>
        <w:t>, 12359–12364. (doi:10.1073/pnas.0805319105)</w:t>
      </w:r>
    </w:p>
    <w:p w14:paraId="03CA48F4" w14:textId="77777777" w:rsidR="000E617C" w:rsidRPr="000E617C" w:rsidRDefault="000E617C" w:rsidP="000E617C">
      <w:pPr>
        <w:widowControl w:val="0"/>
        <w:autoSpaceDE w:val="0"/>
        <w:autoSpaceDN w:val="0"/>
        <w:adjustRightInd w:val="0"/>
        <w:ind w:left="640" w:hanging="640"/>
        <w:rPr>
          <w:noProof/>
        </w:rPr>
      </w:pPr>
      <w:r w:rsidRPr="000E617C">
        <w:rPr>
          <w:noProof/>
          <w:szCs w:val="24"/>
          <w:lang w:val="en-US"/>
        </w:rPr>
        <w:t>40.</w:t>
      </w:r>
      <w:r w:rsidRPr="000E617C">
        <w:rPr>
          <w:noProof/>
          <w:szCs w:val="24"/>
          <w:lang w:val="en-US"/>
        </w:rPr>
        <w:tab/>
        <w:t xml:space="preserve">Gudelj, I., Van den Bosch, F. &amp; Gilligan, C. A. 2004 Transmission rates and adaptive evolution of pathogens in sympatric heterogeneous plant populations. </w:t>
      </w:r>
      <w:r w:rsidRPr="000E617C">
        <w:rPr>
          <w:i/>
          <w:iCs/>
          <w:noProof/>
          <w:szCs w:val="24"/>
          <w:lang w:val="en-US"/>
        </w:rPr>
        <w:t>Proc. R. Soc. London B Biol. Sci.</w:t>
      </w:r>
      <w:r w:rsidRPr="000E617C">
        <w:rPr>
          <w:noProof/>
          <w:szCs w:val="24"/>
          <w:lang w:val="en-US"/>
        </w:rPr>
        <w:t xml:space="preserve"> </w:t>
      </w:r>
      <w:r w:rsidRPr="000E617C">
        <w:rPr>
          <w:b/>
          <w:bCs/>
          <w:noProof/>
          <w:szCs w:val="24"/>
          <w:lang w:val="en-US"/>
        </w:rPr>
        <w:t>271</w:t>
      </w:r>
      <w:r w:rsidRPr="000E617C">
        <w:rPr>
          <w:noProof/>
          <w:szCs w:val="24"/>
          <w:lang w:val="en-US"/>
        </w:rPr>
        <w:t>, 2187–2194. (doi:10.1098/rspb.2004.2837)</w:t>
      </w:r>
    </w:p>
    <w:p w14:paraId="1C668D32" w14:textId="2BED0729" w:rsidR="006473CD" w:rsidRPr="006473CD" w:rsidRDefault="00C5308B" w:rsidP="000E617C">
      <w:pPr>
        <w:widowControl w:val="0"/>
        <w:autoSpaceDE w:val="0"/>
        <w:autoSpaceDN w:val="0"/>
        <w:adjustRightInd w:val="0"/>
        <w:ind w:left="640" w:hanging="640"/>
        <w:rPr>
          <w:b/>
          <w:szCs w:val="24"/>
        </w:rPr>
      </w:pPr>
      <w:r>
        <w:rPr>
          <w:b/>
          <w:szCs w:val="24"/>
        </w:rPr>
        <w:fldChar w:fldCharType="end"/>
      </w:r>
    </w:p>
    <w:p w14:paraId="2543726F" w14:textId="77777777" w:rsidR="006473CD" w:rsidRPr="006473CD" w:rsidRDefault="006473CD" w:rsidP="006473CD">
      <w:pPr>
        <w:widowControl w:val="0"/>
        <w:autoSpaceDE w:val="0"/>
        <w:autoSpaceDN w:val="0"/>
        <w:adjustRightInd w:val="0"/>
        <w:ind w:left="640" w:hanging="640"/>
        <w:rPr>
          <w:szCs w:val="24"/>
        </w:rPr>
      </w:pPr>
    </w:p>
    <w:p w14:paraId="2789D9CD" w14:textId="77777777" w:rsidR="006473CD" w:rsidRPr="006473CD" w:rsidRDefault="006473CD" w:rsidP="006473CD">
      <w:pPr>
        <w:rPr>
          <w:color w:val="323031"/>
          <w:szCs w:val="24"/>
        </w:rPr>
      </w:pPr>
      <w:r w:rsidRPr="006473CD">
        <w:rPr>
          <w:color w:val="323031"/>
          <w:szCs w:val="24"/>
        </w:rPr>
        <w:br w:type="page"/>
      </w:r>
    </w:p>
    <w:p w14:paraId="6E756044"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Tables</w:t>
      </w:r>
    </w:p>
    <w:p w14:paraId="27FB05E5" w14:textId="77777777" w:rsidR="006473CD" w:rsidRPr="006473CD" w:rsidRDefault="006473CD" w:rsidP="006473CD">
      <w:pPr>
        <w:rPr>
          <w:color w:val="333333"/>
          <w:szCs w:val="24"/>
          <w:shd w:val="clear" w:color="auto" w:fill="FFFFFF"/>
        </w:rPr>
      </w:pPr>
      <w:r w:rsidRPr="006473CD">
        <w:rPr>
          <w:color w:val="333333"/>
          <w:szCs w:val="24"/>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641DD8F6" w14:textId="77777777" w:rsidR="006473CD" w:rsidRPr="006473CD" w:rsidRDefault="006473CD" w:rsidP="006473CD">
      <w:pPr>
        <w:rPr>
          <w:szCs w:val="24"/>
        </w:rPr>
      </w:pPr>
    </w:p>
    <w:p w14:paraId="68194D1A" w14:textId="77777777" w:rsidR="006473CD" w:rsidRPr="006473CD" w:rsidRDefault="006473CD" w:rsidP="006473CD">
      <w:pPr>
        <w:rPr>
          <w:szCs w:val="24"/>
        </w:rPr>
      </w:pPr>
    </w:p>
    <w:p w14:paraId="2DAFC253"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 and table captions</w:t>
      </w:r>
    </w:p>
    <w:p w14:paraId="4ABEC8DD"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142C908B" w14:textId="77777777" w:rsidR="006473CD" w:rsidRPr="006473CD" w:rsidRDefault="006473CD" w:rsidP="006473CD">
      <w:pPr>
        <w:rPr>
          <w:color w:val="333333"/>
          <w:szCs w:val="24"/>
          <w:shd w:val="clear" w:color="auto" w:fill="FFFFFF"/>
        </w:rPr>
      </w:pPr>
    </w:p>
    <w:p w14:paraId="0CB1D833" w14:textId="77777777" w:rsidR="006473CD" w:rsidRPr="006473CD" w:rsidRDefault="006473CD" w:rsidP="006473CD">
      <w:pPr>
        <w:rPr>
          <w:color w:val="333333"/>
          <w:szCs w:val="24"/>
          <w:shd w:val="clear" w:color="auto" w:fill="FFFFFF"/>
        </w:rPr>
      </w:pPr>
    </w:p>
    <w:p w14:paraId="1DBFDCBE"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Figures</w:t>
      </w:r>
    </w:p>
    <w:p w14:paraId="6484320C" w14:textId="77777777" w:rsidR="006473CD" w:rsidRPr="006473CD" w:rsidRDefault="006473CD" w:rsidP="006473CD">
      <w:pPr>
        <w:rPr>
          <w:szCs w:val="24"/>
        </w:rPr>
      </w:pPr>
      <w:r w:rsidRPr="006473CD">
        <w:rPr>
          <w:szCs w:val="24"/>
        </w:rPr>
        <w:t xml:space="preserve">For final submissions, figures should be uploaded as separate, high resolution, figure files. </w:t>
      </w:r>
    </w:p>
    <w:p w14:paraId="3E80EC12" w14:textId="77777777" w:rsidR="006473CD" w:rsidRPr="006473CD" w:rsidRDefault="006473CD" w:rsidP="006473CD">
      <w:pPr>
        <w:rPr>
          <w:szCs w:val="24"/>
        </w:rPr>
      </w:pPr>
    </w:p>
    <w:p w14:paraId="72ED5616" w14:textId="77777777" w:rsidR="006473CD" w:rsidRPr="006473CD" w:rsidRDefault="006473CD" w:rsidP="006473CD">
      <w:pPr>
        <w:rPr>
          <w:b/>
          <w:szCs w:val="24"/>
        </w:rPr>
      </w:pPr>
    </w:p>
    <w:p w14:paraId="160C8B3F"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Supplementary material</w:t>
      </w:r>
    </w:p>
    <w:p w14:paraId="7A46B019" w14:textId="77777777" w:rsidR="006473CD" w:rsidRDefault="006473CD" w:rsidP="006473CD">
      <w:pPr>
        <w:rPr>
          <w:szCs w:val="24"/>
        </w:rPr>
      </w:pPr>
      <w:r w:rsidRPr="006473CD">
        <w:rPr>
          <w:szCs w:val="24"/>
        </w:rPr>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04DEA27A" w14:textId="77777777" w:rsidR="00F52FD6" w:rsidRDefault="00475689" w:rsidP="00F52FD6">
      <w:pPr>
        <w:jc w:val="center"/>
        <w:rPr>
          <w:szCs w:val="24"/>
        </w:rPr>
      </w:pPr>
      <w:r>
        <w:rPr>
          <w:noProof/>
          <w:szCs w:val="24"/>
          <w:lang w:val="en-US" w:eastAsia="en-US"/>
        </w:rPr>
        <w:drawing>
          <wp:inline distT="0" distB="0" distL="0" distR="0" wp14:anchorId="658660A6" wp14:editId="6F369E1D">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6C0BCB4E" w14:textId="77777777" w:rsidR="00F52FD6" w:rsidRDefault="00F52FD6" w:rsidP="006473CD">
      <w:pPr>
        <w:rPr>
          <w:szCs w:val="24"/>
        </w:rPr>
      </w:pPr>
      <w:r>
        <w:rPr>
          <w:szCs w:val="24"/>
        </w:rPr>
        <w:t>Figure S1. Comparison of pairwise genetic distances between hosts generated from cytochrome oxidase 1 (CO1) sequences and cytochrome B (cytB) sequences plotted against one to one line.</w:t>
      </w:r>
    </w:p>
    <w:p w14:paraId="1B8356E4" w14:textId="77777777" w:rsidR="00F52FD6" w:rsidRPr="006473CD" w:rsidRDefault="00F52FD6" w:rsidP="006473CD">
      <w:pPr>
        <w:rPr>
          <w:szCs w:val="24"/>
        </w:rPr>
      </w:pPr>
    </w:p>
    <w:p w14:paraId="18A91D81" w14:textId="77777777" w:rsidR="00F52FD6" w:rsidRDefault="00475689" w:rsidP="00F52FD6">
      <w:pPr>
        <w:jc w:val="center"/>
        <w:rPr>
          <w:szCs w:val="24"/>
        </w:rPr>
      </w:pPr>
      <w:r>
        <w:rPr>
          <w:noProof/>
          <w:szCs w:val="24"/>
          <w:lang w:val="en-US" w:eastAsia="en-US"/>
        </w:rPr>
        <w:lastRenderedPageBreak/>
        <w:drawing>
          <wp:inline distT="0" distB="0" distL="0" distR="0" wp14:anchorId="1D5CA843" wp14:editId="06AFD135">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2ADDABF1" w14:textId="77777777" w:rsidR="00F52FD6" w:rsidRDefault="00F52FD6" w:rsidP="006473CD">
      <w:pPr>
        <w:rPr>
          <w:szCs w:val="24"/>
        </w:rPr>
      </w:pPr>
      <w:r>
        <w:rPr>
          <w:szCs w:val="24"/>
        </w:rPr>
        <w:t>Figure S2. Distribution of genetic distances from all pairwise comparisons of hosts.</w:t>
      </w:r>
    </w:p>
    <w:p w14:paraId="1519FA5F" w14:textId="77777777" w:rsidR="006473CD" w:rsidRDefault="006473CD" w:rsidP="006473CD">
      <w:pPr>
        <w:rPr>
          <w:szCs w:val="24"/>
        </w:rPr>
      </w:pPr>
    </w:p>
    <w:p w14:paraId="20A6BC5F" w14:textId="77777777" w:rsidR="00CA63A4" w:rsidRDefault="00CA63A4" w:rsidP="00284EB9">
      <w:pPr>
        <w:pStyle w:val="ListParagraph"/>
        <w:numPr>
          <w:ilvl w:val="0"/>
          <w:numId w:val="26"/>
        </w:numPr>
        <w:rPr>
          <w:szCs w:val="24"/>
        </w:rPr>
      </w:pPr>
      <w:r>
        <w:rPr>
          <w:szCs w:val="24"/>
        </w:rPr>
        <w:t xml:space="preserve">Appendix A &amp; B: Additional model derivation detail </w:t>
      </w:r>
    </w:p>
    <w:p w14:paraId="37954248" w14:textId="77777777" w:rsidR="00CA63A4" w:rsidRDefault="00CA63A4" w:rsidP="00284EB9">
      <w:pPr>
        <w:pStyle w:val="ListParagraph"/>
        <w:numPr>
          <w:ilvl w:val="0"/>
          <w:numId w:val="26"/>
        </w:numPr>
        <w:rPr>
          <w:szCs w:val="24"/>
        </w:rPr>
      </w:pPr>
      <w:r>
        <w:rPr>
          <w:szCs w:val="24"/>
        </w:rPr>
        <w:t xml:space="preserve">Appendix C: data </w:t>
      </w:r>
    </w:p>
    <w:p w14:paraId="741C9FB7" w14:textId="77777777" w:rsidR="00CA63A4" w:rsidRPr="00CA63A4" w:rsidRDefault="00CA63A4" w:rsidP="00284EB9">
      <w:pPr>
        <w:pStyle w:val="ListParagraph"/>
        <w:numPr>
          <w:ilvl w:val="0"/>
          <w:numId w:val="26"/>
        </w:numPr>
        <w:rPr>
          <w:szCs w:val="24"/>
        </w:rPr>
      </w:pPr>
      <w:commentRangeStart w:id="488"/>
      <w:r>
        <w:rPr>
          <w:szCs w:val="24"/>
        </w:rPr>
        <w:t>Appendix D: additional results???</w:t>
      </w:r>
      <w:commentRangeEnd w:id="488"/>
      <w:r w:rsidR="00033E3B">
        <w:rPr>
          <w:rStyle w:val="CommentReference"/>
        </w:rPr>
        <w:commentReference w:id="488"/>
      </w:r>
    </w:p>
    <w:p w14:paraId="09282E56" w14:textId="77777777" w:rsidR="00B32AE8" w:rsidRPr="006473CD" w:rsidRDefault="00B32AE8">
      <w:pPr>
        <w:rPr>
          <w:szCs w:val="24"/>
        </w:rPr>
      </w:pPr>
    </w:p>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G Walker" w:date="2016-06-13T17:37:00Z" w:initials="JW">
    <w:p w14:paraId="21F9A0F1" w14:textId="77777777" w:rsidR="00D141B1" w:rsidRDefault="00D141B1">
      <w:pPr>
        <w:pStyle w:val="CommentText"/>
      </w:pPr>
      <w:r>
        <w:rPr>
          <w:rStyle w:val="CommentReference"/>
        </w:rPr>
        <w:annotationRef/>
      </w:r>
      <w:r>
        <w:t>Can everyone double check their affiliations and also add their funding source(s) at the end of the document?</w:t>
      </w:r>
    </w:p>
  </w:comment>
  <w:comment w:id="3" w:author="JG Walker" w:date="2016-06-13T17:37:00Z" w:initials="JW">
    <w:p w14:paraId="00A00A5B" w14:textId="77777777" w:rsidR="00D141B1" w:rsidRPr="005E6190" w:rsidRDefault="00D141B1"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4" w:author="Jo Cable" w:date="2016-06-13T17:37:00Z" w:initials="JC">
    <w:p w14:paraId="16B9FF81" w14:textId="77777777" w:rsidR="00D141B1" w:rsidRDefault="00D141B1">
      <w:pPr>
        <w:pStyle w:val="CommentText"/>
      </w:pPr>
      <w:r>
        <w:rPr>
          <w:rStyle w:val="CommentReference"/>
        </w:rPr>
        <w:annotationRef/>
      </w:r>
      <w:r>
        <w:t>What analysis? Perhaps need to be more specific here</w:t>
      </w:r>
    </w:p>
  </w:comment>
  <w:comment w:id="6" w:author="JG Walker" w:date="2016-06-13T17:37:00Z" w:initials="JW">
    <w:p w14:paraId="788BC56A" w14:textId="77777777" w:rsidR="00D141B1" w:rsidRDefault="00D141B1">
      <w:pPr>
        <w:pStyle w:val="CommentText"/>
      </w:pPr>
      <w:r>
        <w:rPr>
          <w:rStyle w:val="CommentReference"/>
        </w:rPr>
        <w:annotationRef/>
      </w:r>
      <w:r>
        <w:t>I am thinking we should try to bring this back more directly to the theme of the issue of “unpacking the black box” of transmission.</w:t>
      </w:r>
    </w:p>
  </w:comment>
  <w:comment w:id="5" w:author="Clay" w:date="2016-06-13T17:37:00Z" w:initials="C">
    <w:p w14:paraId="252158C6" w14:textId="77777777" w:rsidR="00D141B1" w:rsidRDefault="00D141B1" w:rsidP="006473CD">
      <w:pPr>
        <w:pStyle w:val="CommentText"/>
      </w:pPr>
      <w:r>
        <w:rPr>
          <w:rStyle w:val="CommentReference"/>
        </w:rPr>
        <w:annotationRef/>
      </w:r>
      <w:r>
        <w:t>This last sentence is pretty weak.</w:t>
      </w:r>
    </w:p>
    <w:p w14:paraId="0B577D53" w14:textId="77777777" w:rsidR="00D141B1" w:rsidRDefault="00D141B1" w:rsidP="006473CD">
      <w:pPr>
        <w:pStyle w:val="CommentText"/>
      </w:pPr>
      <w:r>
        <w:t>JC: Agree but always good to return to abstract when doc finished</w:t>
      </w:r>
    </w:p>
  </w:comment>
  <w:comment w:id="10" w:author="JG Walker" w:date="2016-06-13T17:37:00Z" w:initials="JW">
    <w:p w14:paraId="366F8104" w14:textId="77777777" w:rsidR="00D141B1" w:rsidRDefault="00D141B1">
      <w:pPr>
        <w:pStyle w:val="CommentText"/>
      </w:pPr>
      <w:r>
        <w:rPr>
          <w:rStyle w:val="CommentReference"/>
        </w:rPr>
        <w:annotationRef/>
      </w:r>
      <w:r>
        <w:t>I’m thinking that maybe we should eliminate Table 1 and just incorporate the relevant information into the text…</w:t>
      </w:r>
    </w:p>
  </w:comment>
  <w:comment w:id="18" w:author="Mark Viney" w:date="2016-06-23T08:42:00Z" w:initials="MV">
    <w:p w14:paraId="79077ED5" w14:textId="2F0703A5" w:rsidR="00D141B1" w:rsidRDefault="00D141B1">
      <w:pPr>
        <w:pStyle w:val="CommentText"/>
      </w:pPr>
      <w:r>
        <w:rPr>
          <w:rStyle w:val="CommentReference"/>
        </w:rPr>
        <w:annotationRef/>
      </w:r>
      <w:r>
        <w:t>I'd again be careful about a new term</w:t>
      </w:r>
    </w:p>
  </w:comment>
  <w:comment w:id="19" w:author="JG Walker" w:date="2016-06-13T17:37:00Z" w:initials="JW">
    <w:p w14:paraId="6EB54234" w14:textId="77777777" w:rsidR="00D141B1" w:rsidRDefault="00D141B1" w:rsidP="000E25BA">
      <w:pPr>
        <w:pStyle w:val="CommentText"/>
      </w:pPr>
      <w:r>
        <w:rPr>
          <w:rStyle w:val="CommentReference"/>
        </w:rPr>
        <w:annotationRef/>
      </w:r>
      <w:r>
        <w:t xml:space="preserve">Could add more specific citations from Ezenwa 2006: </w:t>
      </w:r>
    </w:p>
    <w:p w14:paraId="3AB9B73B" w14:textId="77777777" w:rsidR="00D141B1" w:rsidRDefault="00D141B1"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Indeed, PSR has been shown to increase with host body size across a range of birds, mammals and fish (Gregory et al. 1991, 1996, Sasal and Morand 1998, Nunn et al. 2003, Vitone et al. 2004),</w:t>
      </w:r>
      <w:r w:rsidRPr="006B1F7A">
        <w:t xml:space="preserve"> thus we expected a positive association between host body mass and PSR. In mammals, body mass is also correlated with host life history, leading to difficulties in testing the indepen- dent effects of these two sets of variables (Morand and Harvey 2000, Nunn et al. 2003). For example, larger- bodied hosts also tend to live longer and could encounter more parasites throughout their lifetimes (Pacala and Dobs</w:t>
      </w:r>
      <w:r>
        <w:t>on 1988, Bell and Burt 1991).</w:t>
      </w:r>
    </w:p>
  </w:comment>
  <w:comment w:id="20" w:author="Mark Viney" w:date="2016-06-23T08:48:00Z" w:initials="MV">
    <w:p w14:paraId="2727E6A4" w14:textId="15522CAE" w:rsidR="00D141B1" w:rsidRDefault="00D141B1">
      <w:pPr>
        <w:pStyle w:val="CommentText"/>
      </w:pPr>
      <w:r>
        <w:rPr>
          <w:rStyle w:val="CommentReference"/>
        </w:rPr>
        <w:annotationRef/>
      </w:r>
      <w:r>
        <w:t xml:space="preserve">Is this from the literature – if so, where's the reference. I think this needs to be epxlained – this is alos now 'range' rather than 'richness' that was in the previous sentence. </w:t>
      </w:r>
    </w:p>
    <w:p w14:paraId="4BF1C653" w14:textId="77777777" w:rsidR="00D141B1" w:rsidRDefault="00D141B1">
      <w:pPr>
        <w:pStyle w:val="CommentText"/>
      </w:pPr>
    </w:p>
    <w:p w14:paraId="6FD578B7" w14:textId="77777777" w:rsidR="00D141B1" w:rsidRDefault="00D141B1">
      <w:pPr>
        <w:pStyle w:val="CommentText"/>
      </w:pPr>
      <w:r>
        <w:t>This comment applies to the rest of this paragraph</w:t>
      </w:r>
    </w:p>
  </w:comment>
  <w:comment w:id="21" w:author="Mark Viney" w:date="2016-06-23T08:47:00Z" w:initials="MV">
    <w:p w14:paraId="45EBCF2B" w14:textId="001E087A" w:rsidR="00D141B1" w:rsidRDefault="00D141B1">
      <w:pPr>
        <w:pStyle w:val="CommentText"/>
      </w:pPr>
      <w:r>
        <w:rPr>
          <w:rStyle w:val="CommentReference"/>
        </w:rPr>
        <w:annotationRef/>
      </w:r>
      <w:r>
        <w:t>What taxa – nematodes?</w:t>
      </w:r>
    </w:p>
  </w:comment>
  <w:comment w:id="22" w:author="Mark Viney" w:date="2016-06-23T08:50:00Z" w:initials="MV">
    <w:p w14:paraId="56126637" w14:textId="6A4A2A72" w:rsidR="00D141B1" w:rsidRDefault="00D141B1">
      <w:pPr>
        <w:pStyle w:val="CommentText"/>
      </w:pPr>
      <w:r>
        <w:rPr>
          <w:rStyle w:val="CommentReference"/>
        </w:rPr>
        <w:annotationRef/>
      </w:r>
      <w:r>
        <w:t>In what sense? Taxonomic, terestrial or marine; tempertare or tropical?</w:t>
      </w:r>
    </w:p>
  </w:comment>
  <w:comment w:id="23" w:author="Mark Viney" w:date="2016-06-23T08:50:00Z" w:initials="MV">
    <w:p w14:paraId="3DA6B0EC" w14:textId="6C12A6A2" w:rsidR="00D141B1" w:rsidRDefault="00D141B1">
      <w:pPr>
        <w:pStyle w:val="CommentText"/>
      </w:pPr>
      <w:r>
        <w:rPr>
          <w:rStyle w:val="CommentReference"/>
        </w:rPr>
        <w:annotationRef/>
      </w:r>
      <w:r>
        <w:t>I don’t understand</w:t>
      </w:r>
    </w:p>
  </w:comment>
  <w:comment w:id="24" w:author="Mark Viney" w:date="2016-06-23T08:50:00Z" w:initials="MV">
    <w:p w14:paraId="7A6D8AB9" w14:textId="7648152E" w:rsidR="00D141B1" w:rsidRDefault="00D141B1">
      <w:pPr>
        <w:pStyle w:val="CommentText"/>
      </w:pPr>
      <w:ins w:id="25" w:author="Mark Viney" w:date="2016-06-23T08:50:00Z">
        <w:r>
          <w:rPr>
            <w:rStyle w:val="CommentReference"/>
          </w:rPr>
          <w:annotationRef/>
        </w:r>
      </w:ins>
      <w:r>
        <w:t>?</w:t>
      </w:r>
    </w:p>
  </w:comment>
  <w:comment w:id="28" w:author="Mark Viney" w:date="2016-06-23T08:55:00Z" w:initials="MV">
    <w:p w14:paraId="0790979F" w14:textId="5660616A" w:rsidR="00D141B1" w:rsidRDefault="00D141B1">
      <w:pPr>
        <w:pStyle w:val="CommentText"/>
      </w:pPr>
      <w:r>
        <w:rPr>
          <w:rStyle w:val="CommentReference"/>
        </w:rPr>
        <w:annotationRef/>
      </w:r>
      <w:r>
        <w:t>?</w:t>
      </w:r>
    </w:p>
  </w:comment>
  <w:comment w:id="53" w:author="JG Walker" w:date="2016-06-13T17:37:00Z" w:initials="JW">
    <w:p w14:paraId="01B73378" w14:textId="77777777" w:rsidR="00D141B1" w:rsidRDefault="00D141B1">
      <w:pPr>
        <w:pStyle w:val="CommentText"/>
      </w:pPr>
      <w:r>
        <w:rPr>
          <w:rStyle w:val="CommentReference"/>
        </w:rPr>
        <w:annotationRef/>
      </w:r>
      <w:r>
        <w:t xml:space="preserve">Should we put any additional justification for looking at parasites of fish? </w:t>
      </w:r>
    </w:p>
    <w:p w14:paraId="6C3E3EAF" w14:textId="77777777" w:rsidR="00D141B1" w:rsidRDefault="00D141B1">
      <w:pPr>
        <w:pStyle w:val="CommentText"/>
      </w:pPr>
    </w:p>
    <w:p w14:paraId="2AF7B358" w14:textId="77777777" w:rsidR="00D141B1" w:rsidRDefault="00D141B1">
      <w:pPr>
        <w:pStyle w:val="CommentText"/>
      </w:pPr>
      <w:r>
        <w:t>Don't think it is needed, but could say within the methods something about searched for pre-exisitng databases and this was the most easily adapted</w:t>
      </w:r>
    </w:p>
  </w:comment>
  <w:comment w:id="54" w:author="Mark Viney" w:date="2016-06-23T08:57:00Z" w:initials="MV">
    <w:p w14:paraId="3548E52A" w14:textId="2BE9A8B0" w:rsidR="00D141B1" w:rsidRDefault="00D141B1">
      <w:pPr>
        <w:pStyle w:val="CommentText"/>
      </w:pPr>
      <w:ins w:id="58" w:author="Mark Viney" w:date="2016-06-23T08:57:00Z">
        <w:r>
          <w:rPr>
            <w:rStyle w:val="CommentReference"/>
          </w:rPr>
          <w:annotationRef/>
        </w:r>
      </w:ins>
      <w:r>
        <w:t>?</w:t>
      </w:r>
    </w:p>
  </w:comment>
  <w:comment w:id="61" w:author="JG Walker" w:date="2016-06-13T17:37:00Z" w:initials="JW">
    <w:p w14:paraId="7BA7F36F" w14:textId="77777777" w:rsidR="00D141B1" w:rsidRDefault="00D141B1">
      <w:pPr>
        <w:pStyle w:val="CommentText"/>
      </w:pPr>
      <w:r>
        <w:rPr>
          <w:rStyle w:val="CommentReference"/>
        </w:rPr>
        <w:annotationRef/>
      </w:r>
      <w:r>
        <w:t>Should we add more traits to the table? There were some others that Amy H put in and explored in the early paper outline.</w:t>
      </w:r>
    </w:p>
    <w:p w14:paraId="7532D990" w14:textId="77777777" w:rsidR="00D141B1" w:rsidRDefault="00D141B1">
      <w:pPr>
        <w:pStyle w:val="CommentText"/>
      </w:pPr>
    </w:p>
    <w:p w14:paraId="3AD16D69" w14:textId="77777777" w:rsidR="00D141B1" w:rsidRDefault="00D141B1">
      <w:pPr>
        <w:pStyle w:val="CommentText"/>
      </w:pPr>
      <w:r>
        <w:t>Or, should we reduce the table to only those traits that are explored in the model, and use this to explain the traits in the database?</w:t>
      </w:r>
    </w:p>
    <w:p w14:paraId="0F5F37FA" w14:textId="77777777" w:rsidR="00D141B1" w:rsidRDefault="00D141B1">
      <w:pPr>
        <w:pStyle w:val="CommentText"/>
      </w:pPr>
    </w:p>
    <w:p w14:paraId="52F33BB3" w14:textId="77777777" w:rsidR="00D141B1" w:rsidRDefault="00D141B1">
      <w:pPr>
        <w:pStyle w:val="CommentText"/>
      </w:pPr>
      <w:r>
        <w:t>In any case, please add additional examples that you know of to column 3.</w:t>
      </w:r>
    </w:p>
  </w:comment>
  <w:comment w:id="62" w:author="Mark Viney" w:date="2016-06-23T08:58:00Z" w:initials="MV">
    <w:p w14:paraId="31A86E3E" w14:textId="6E0B499E" w:rsidR="00D141B1" w:rsidRDefault="00D141B1">
      <w:pPr>
        <w:pStyle w:val="CommentText"/>
      </w:pPr>
      <w:r>
        <w:rPr>
          <w:rStyle w:val="CommentReference"/>
        </w:rPr>
        <w:annotationRef/>
      </w:r>
      <w:r>
        <w:t>What's the asterisk</w:t>
      </w:r>
    </w:p>
  </w:comment>
  <w:comment w:id="63" w:author="JG Walker" w:date="2016-06-20T12:34:00Z" w:initials="JW">
    <w:p w14:paraId="58461F9D" w14:textId="77777777" w:rsidR="00D141B1" w:rsidRDefault="00D141B1">
      <w:pPr>
        <w:pStyle w:val="CommentText"/>
      </w:pPr>
      <w:r>
        <w:rPr>
          <w:rStyle w:val="CommentReference"/>
        </w:rPr>
        <w:annotationRef/>
      </w:r>
      <w:r>
        <w:t>Does anyone know or have this reference?</w:t>
      </w:r>
    </w:p>
    <w:p w14:paraId="15379EDB" w14:textId="77777777" w:rsidR="00D141B1" w:rsidRDefault="00D141B1">
      <w:pPr>
        <w:pStyle w:val="CommentText"/>
      </w:pPr>
    </w:p>
    <w:p w14:paraId="11D602B7" w14:textId="77777777" w:rsidR="00D141B1" w:rsidRDefault="00D141B1">
      <w:pPr>
        <w:pStyle w:val="CommentText"/>
      </w:pPr>
      <w:r>
        <w:t>JC: is it this book?</w:t>
      </w:r>
    </w:p>
    <w:p w14:paraId="5A32E113" w14:textId="77777777" w:rsidR="00D141B1" w:rsidRPr="00FC610B" w:rsidRDefault="00D141B1" w:rsidP="00ED3254">
      <w:pPr>
        <w:spacing w:before="100" w:beforeAutospacing="1" w:after="100" w:afterAutospacing="1"/>
        <w:rPr>
          <w:rFonts w:eastAsia="ＭＳ 明朝"/>
          <w:sz w:val="20"/>
          <w:lang w:eastAsia="en-US"/>
        </w:rPr>
      </w:pPr>
    </w:p>
  </w:comment>
  <w:comment w:id="64" w:author="Amy Hurford" w:date="2016-06-13T17:37:00Z" w:initials="AH">
    <w:p w14:paraId="6CF17163" w14:textId="77777777" w:rsidR="00D141B1" w:rsidRDefault="00D141B1">
      <w:pPr>
        <w:pStyle w:val="CommentText"/>
      </w:pPr>
      <w:r>
        <w:rPr>
          <w:rStyle w:val="CommentReference"/>
        </w:rPr>
        <w:annotationRef/>
      </w:r>
      <w:r>
        <w:t>That is the correct reference (above), but I don’t have the 6</w:t>
      </w:r>
      <w:r w:rsidRPr="00ED3254">
        <w:rPr>
          <w:vertAlign w:val="superscript"/>
        </w:rPr>
        <w:t>th</w:t>
      </w:r>
      <w:r>
        <w:t xml:space="preserve"> ed in my library – I think you can probably get away with just citing [11] Poulin.</w:t>
      </w:r>
    </w:p>
  </w:comment>
  <w:comment w:id="65" w:author="Amy Hurford" w:date="2016-06-13T17:37:00Z" w:initials="AH">
    <w:p w14:paraId="0597DADB" w14:textId="77777777" w:rsidR="00D141B1" w:rsidRDefault="00D141B1">
      <w:pPr>
        <w:pStyle w:val="CommentText"/>
      </w:pPr>
      <w:r>
        <w:rPr>
          <w:rStyle w:val="CommentReference"/>
        </w:rPr>
        <w:annotationRef/>
      </w:r>
      <w:r>
        <w:t>The reference is:</w:t>
      </w:r>
    </w:p>
    <w:p w14:paraId="2DB3A8A6" w14:textId="77777777" w:rsidR="00D141B1" w:rsidRDefault="00D141B1">
      <w:pPr>
        <w:pStyle w:val="CommentText"/>
      </w:pPr>
      <w:r>
        <w:t>Rohde, Klause. 1993. Ecology of marine parasites: an introduction to marine parasitology, 2 ed. CAB International. Wallingford UK. The relevant graph shows a positive relationship between mean annual sea surface temperature and the % of trematode species restricted to 1 or 2 host species. This figure cites Rohde 1980a but that is a paper in German/Russian. The relevant text states that if considering host specificity rather than host range that “host specificity is similarly high at all latitudes for both groups” (both groups = monogeneans and trematodes)  and “although Digenea infect more fish species in cold seas, even there there they show clear preferences for 1 or a few host species”. The relevant pages are 158 and 160.</w:t>
      </w:r>
    </w:p>
    <w:p w14:paraId="6059BEC5" w14:textId="77777777" w:rsidR="00D141B1" w:rsidRDefault="00D141B1">
      <w:pPr>
        <w:pStyle w:val="CommentText"/>
      </w:pPr>
    </w:p>
    <w:p w14:paraId="6DF87CEE" w14:textId="77777777" w:rsidR="00D141B1" w:rsidRDefault="00D141B1">
      <w:pPr>
        <w:pStyle w:val="CommentText"/>
      </w:pPr>
      <w:r>
        <w:t>I believe Clay’s theory and the way we constructed the database doesn’t consider host specificity, but rather just host range i.e., it doesn’t matter how common it is for a species to be infected or not, just can it be infected.</w:t>
      </w:r>
    </w:p>
    <w:p w14:paraId="70DDAFD8" w14:textId="77777777" w:rsidR="00D141B1" w:rsidRDefault="00D141B1">
      <w:pPr>
        <w:pStyle w:val="CommentText"/>
      </w:pPr>
    </w:p>
    <w:p w14:paraId="03AFD534" w14:textId="77777777" w:rsidR="00D141B1" w:rsidRDefault="00D141B1">
      <w:pPr>
        <w:pStyle w:val="CommentText"/>
      </w:pPr>
      <w:r>
        <w:t>I also looked at the 1995 version of this book, but it didn’t have much to say.</w:t>
      </w:r>
    </w:p>
    <w:p w14:paraId="0B92D661" w14:textId="77777777" w:rsidR="00D141B1" w:rsidRDefault="00D141B1">
      <w:pPr>
        <w:pStyle w:val="CommentText"/>
      </w:pPr>
    </w:p>
    <w:p w14:paraId="1B36FA58" w14:textId="77777777" w:rsidR="00D141B1" w:rsidRDefault="00D141B1">
      <w:pPr>
        <w:pStyle w:val="CommentText"/>
      </w:pPr>
      <w:r>
        <w:t xml:space="preserve"> </w:t>
      </w:r>
    </w:p>
  </w:comment>
  <w:comment w:id="66" w:author="JG Walker" w:date="2016-06-13T17:37:00Z" w:initials="JW">
    <w:p w14:paraId="272EB0CD" w14:textId="77777777" w:rsidR="00D141B1" w:rsidRDefault="00D141B1">
      <w:pPr>
        <w:pStyle w:val="CommentText"/>
      </w:pPr>
      <w:r>
        <w:rPr>
          <w:rStyle w:val="CommentReference"/>
        </w:rPr>
        <w:annotationRef/>
      </w:r>
      <w:r>
        <w:t>Does anyone know or have this reference?</w:t>
      </w:r>
    </w:p>
  </w:comment>
  <w:comment w:id="67" w:author="Clay" w:date="2016-06-13T17:37:00Z" w:initials="C">
    <w:p w14:paraId="4541701B" w14:textId="77777777" w:rsidR="00D141B1" w:rsidRDefault="00D141B1">
      <w:pPr>
        <w:pStyle w:val="CommentText"/>
      </w:pPr>
      <w:r>
        <w:rPr>
          <w:rStyle w:val="CommentReference"/>
        </w:rPr>
        <w:annotationRef/>
      </w:r>
      <w:r>
        <w:t>Are there trophically transmitted parasites that are NEVER found in the environment? I assumed that definitive hosts shed into the environment, where intermediate hosts pick up the infection, and then subsequent transmissions are through ingestion. Is that not the case?</w:t>
      </w:r>
    </w:p>
    <w:p w14:paraId="7A768828" w14:textId="77777777" w:rsidR="00D141B1" w:rsidRDefault="00D141B1">
      <w:pPr>
        <w:pStyle w:val="CommentText"/>
      </w:pPr>
    </w:p>
    <w:p w14:paraId="30526A42" w14:textId="77777777" w:rsidR="00D141B1" w:rsidRDefault="00D141B1">
      <w:pPr>
        <w:pStyle w:val="CommentText"/>
      </w:pPr>
      <w:r>
        <w:t>JW: That seems standard to me. I suppose if there were vertical transmission in intermediate hosts they could avoid the environmental transmission part?</w:t>
      </w:r>
    </w:p>
  </w:comment>
  <w:comment w:id="68" w:author="Jo Cable" w:date="2016-06-13T17:37:00Z" w:initials="JC">
    <w:p w14:paraId="64C3260A" w14:textId="77777777" w:rsidR="00D141B1" w:rsidRDefault="00D141B1">
      <w:pPr>
        <w:pStyle w:val="CommentText"/>
      </w:pPr>
      <w:r>
        <w:rPr>
          <w:rStyle w:val="CommentReference"/>
        </w:rPr>
        <w:annotationRef/>
      </w:r>
      <w:r>
        <w:t>Clarify if simple or complex life cycle before going into details of the two parasites</w:t>
      </w:r>
    </w:p>
  </w:comment>
  <w:comment w:id="70" w:author="Jo Cable" w:date="2016-06-13T17:37:00Z" w:initials="JC">
    <w:p w14:paraId="2D973316" w14:textId="77777777" w:rsidR="00D141B1" w:rsidRDefault="00D141B1">
      <w:pPr>
        <w:pStyle w:val="CommentText"/>
      </w:pPr>
      <w:r>
        <w:rPr>
          <w:rStyle w:val="CommentReference"/>
        </w:rPr>
        <w:annotationRef/>
      </w:r>
      <w:r>
        <w:t>Or infect?</w:t>
      </w:r>
    </w:p>
    <w:p w14:paraId="1C8FAA96" w14:textId="77777777" w:rsidR="00D141B1" w:rsidRDefault="00D141B1">
      <w:pPr>
        <w:pStyle w:val="CommentText"/>
      </w:pPr>
    </w:p>
    <w:p w14:paraId="4E8FFCEE" w14:textId="77777777" w:rsidR="00D141B1" w:rsidRDefault="00D141B1">
      <w:pPr>
        <w:pStyle w:val="CommentText"/>
      </w:pPr>
      <w:r>
        <w:t>Invade implies going into new environment to me…or perhaps that is intended?</w:t>
      </w:r>
    </w:p>
    <w:p w14:paraId="04E71865" w14:textId="77777777" w:rsidR="00D141B1" w:rsidRDefault="00D141B1">
      <w:pPr>
        <w:pStyle w:val="CommentText"/>
      </w:pPr>
    </w:p>
    <w:p w14:paraId="309F9DAE" w14:textId="77777777" w:rsidR="00D141B1" w:rsidRDefault="00D141B1">
      <w:pPr>
        <w:pStyle w:val="CommentText"/>
      </w:pPr>
      <w:r>
        <w:t>CEC: “invade” is the term used in the evolutionary game theory literature</w:t>
      </w:r>
    </w:p>
  </w:comment>
  <w:comment w:id="71" w:author="Jo Cable" w:date="2016-06-13T17:37:00Z" w:initials="JC">
    <w:p w14:paraId="7670DE85" w14:textId="77777777" w:rsidR="00D141B1" w:rsidRDefault="00D141B1">
      <w:pPr>
        <w:pStyle w:val="CommentText"/>
      </w:pPr>
      <w:r>
        <w:rPr>
          <w:rStyle w:val="CommentReference"/>
        </w:rPr>
        <w:annotationRef/>
      </w:r>
      <w:r>
        <w:t>Perhaps need to define R0 for the generalist readership of Phil Trans</w:t>
      </w:r>
    </w:p>
  </w:comment>
  <w:comment w:id="72" w:author="Amy Hurford" w:date="2016-06-13T17:37:00Z" w:initials="AH">
    <w:p w14:paraId="63158B00" w14:textId="77777777" w:rsidR="00D141B1" w:rsidRDefault="00D141B1">
      <w:pPr>
        <w:pStyle w:val="CommentText"/>
      </w:pPr>
      <w:r>
        <w:rPr>
          <w:rStyle w:val="CommentReference"/>
        </w:rPr>
        <w:annotationRef/>
      </w:r>
      <w:r>
        <w:t>In response to JC’s comment, I’m happy with R0 defined as is: as invasion fitness. This classic definition of R0, e.g. secondary infections in a wholly suspectible popn isn’t correct in this context since the number of susceptibles is set by the resident parasite equilibrium value for this version of R0.</w:t>
      </w:r>
    </w:p>
  </w:comment>
  <w:comment w:id="76" w:author="Jo Cable" w:date="2016-06-13T17:37:00Z" w:initials="JC">
    <w:p w14:paraId="4C82746A" w14:textId="77777777" w:rsidR="00D141B1" w:rsidRDefault="00D141B1">
      <w:pPr>
        <w:pStyle w:val="CommentText"/>
      </w:pPr>
      <w:r>
        <w:rPr>
          <w:rStyle w:val="CommentReference"/>
        </w:rPr>
        <w:annotationRef/>
      </w:r>
      <w:r>
        <w:t>Assume this is going to change</w:t>
      </w:r>
    </w:p>
    <w:p w14:paraId="43B8D22F" w14:textId="77777777" w:rsidR="00D141B1" w:rsidRDefault="00D141B1">
      <w:pPr>
        <w:pStyle w:val="CommentText"/>
      </w:pPr>
    </w:p>
    <w:p w14:paraId="24644073" w14:textId="77777777" w:rsidR="00D141B1" w:rsidRDefault="00D141B1">
      <w:pPr>
        <w:pStyle w:val="CommentText"/>
      </w:pPr>
      <w:r>
        <w:t>But I guess all this section is Clay short hand and some will be moved to results?</w:t>
      </w:r>
    </w:p>
  </w:comment>
  <w:comment w:id="77" w:author="JG Walker" w:date="2016-06-13T17:37:00Z" w:initials="JW">
    <w:p w14:paraId="35093A6B" w14:textId="77777777" w:rsidR="00D141B1" w:rsidRDefault="00D141B1">
      <w:pPr>
        <w:pStyle w:val="CommentText"/>
      </w:pPr>
      <w:r>
        <w:rPr>
          <w:rStyle w:val="CommentReference"/>
        </w:rPr>
        <w:annotationRef/>
      </w:r>
      <w:r>
        <w:t>Clay, was there another citation here? It was number 28 but not a Mendeley link.</w:t>
      </w:r>
    </w:p>
    <w:p w14:paraId="3E12EF04" w14:textId="77777777" w:rsidR="00D141B1" w:rsidRDefault="00D141B1">
      <w:pPr>
        <w:pStyle w:val="CommentText"/>
      </w:pPr>
    </w:p>
    <w:p w14:paraId="7768459D" w14:textId="77777777" w:rsidR="00D141B1" w:rsidRDefault="00D141B1">
      <w:pPr>
        <w:pStyle w:val="CommentText"/>
      </w:pPr>
      <w:r>
        <w:t xml:space="preserve">Is it just this one which is cited in the next sentence? </w:t>
      </w:r>
    </w:p>
    <w:p w14:paraId="76439E14" w14:textId="77777777" w:rsidR="00D141B1" w:rsidRDefault="00D141B1">
      <w:pPr>
        <w:pStyle w:val="CommentText"/>
      </w:pPr>
    </w:p>
    <w:p w14:paraId="1B1463D2" w14:textId="77777777" w:rsidR="00D141B1" w:rsidRDefault="00D141B1">
      <w:pPr>
        <w:pStyle w:val="CommentText"/>
      </w:pPr>
      <w:r w:rsidRPr="00D47709">
        <w:t xml:space="preserve">Savage, V., Gillooly, J., Woodruff, W., West, G., Allen, A., Enquist, B. J. &amp; Brown, J. H. 2004 The predominance of quarter </w:t>
      </w:r>
      <w:r w:rsidRPr="00D47709">
        <w:rPr>
          <w:rFonts w:ascii="Baoli SC Regular" w:hAnsi="Baoli SC Regular" w:cs="Baoli SC Regular"/>
        </w:rPr>
        <w:t></w:t>
      </w:r>
      <w:r w:rsidRPr="00D47709">
        <w:t xml:space="preserve">power scaling in biology. Functional </w:t>
      </w:r>
      <w:r>
        <w:t xml:space="preserve"> Ecology </w:t>
      </w:r>
      <w:r w:rsidRPr="00D47709">
        <w:t>18, 257–282.</w:t>
      </w:r>
    </w:p>
  </w:comment>
  <w:comment w:id="82" w:author="Clay Cressler" w:date="2016-06-20T12:58:00Z" w:initials="CC">
    <w:p w14:paraId="7846412F" w14:textId="77777777" w:rsidR="00D141B1" w:rsidRPr="00E30056" w:rsidRDefault="00D141B1">
      <w:pPr>
        <w:pStyle w:val="CommentText"/>
      </w:pPr>
      <w:ins w:id="85" w:author="Clay Cressler" w:date="2016-06-20T12:37:00Z">
        <w:r>
          <w:rPr>
            <w:rStyle w:val="CommentReference"/>
          </w:rPr>
          <w:annotationRef/>
        </w:r>
      </w:ins>
      <w:r>
        <w:t xml:space="preserve">Hechinger, R. 2013. A metabolic and body-size scaling framework for parasite within-host abundance, biomass, and energy flux. </w:t>
      </w:r>
      <w:r>
        <w:rPr>
          <w:i/>
        </w:rPr>
        <w:t xml:space="preserve">Am. Nat. </w:t>
      </w:r>
      <w:r>
        <w:t>182: 234-248.</w:t>
      </w:r>
    </w:p>
  </w:comment>
  <w:comment w:id="87" w:author="Amy Hurford" w:date="2016-06-13T17:37:00Z" w:initials="AH">
    <w:p w14:paraId="3A3F965F" w14:textId="77777777" w:rsidR="00D141B1" w:rsidRDefault="00D141B1">
      <w:pPr>
        <w:pStyle w:val="CommentText"/>
      </w:pPr>
      <w:r>
        <w:rPr>
          <w:rStyle w:val="CommentReference"/>
        </w:rPr>
        <w:annotationRef/>
      </w:r>
      <w:r>
        <w:t>How do you get these values of the exponent: ¾ and 5/12? I’m assuming the -3/4 and -1/4 in the previous equation come from reference 19. I seems important to justify this because it’s the only difference between endo and ecto parasites.</w:t>
      </w:r>
    </w:p>
  </w:comment>
  <w:comment w:id="88" w:author="Clay" w:date="2016-06-13T17:37:00Z" w:initials="C">
    <w:p w14:paraId="34787C60" w14:textId="77777777" w:rsidR="00D141B1" w:rsidRDefault="00D141B1">
      <w:pPr>
        <w:pStyle w:val="CommentText"/>
      </w:pPr>
      <w:r>
        <w:rPr>
          <w:rStyle w:val="CommentReference"/>
        </w:rPr>
        <w:annotationRef/>
      </w:r>
      <w:r>
        <w:t>I realize there aren’t very many direct life cycle endoparasites, but we could look at trying to test this prediction.</w:t>
      </w:r>
    </w:p>
  </w:comment>
  <w:comment w:id="89" w:author="Clay" w:date="2016-06-13T17:37:00Z" w:initials="C">
    <w:p w14:paraId="0D483BC1" w14:textId="77777777" w:rsidR="00D141B1" w:rsidRDefault="00D141B1">
      <w:pPr>
        <w:pStyle w:val="CommentText"/>
      </w:pPr>
      <w:r>
        <w:rPr>
          <w:rStyle w:val="CommentReference"/>
        </w:rPr>
        <w:annotationRef/>
      </w:r>
      <w:r>
        <w:t>We could potentially look at this as well. I guess the prediction would be that high variation in host body size would be positively correlated with generalism for ectoparasites?</w:t>
      </w:r>
    </w:p>
  </w:comment>
  <w:comment w:id="436" w:author="Jo Cable" w:date="2016-06-13T17:37:00Z" w:initials="JC">
    <w:p w14:paraId="27291C87" w14:textId="77777777" w:rsidR="00D141B1" w:rsidRDefault="00D141B1">
      <w:pPr>
        <w:pStyle w:val="CommentText"/>
      </w:pPr>
      <w:r>
        <w:rPr>
          <w:rStyle w:val="CommentReference"/>
        </w:rPr>
        <w:annotationRef/>
      </w:r>
      <w:r>
        <w:t xml:space="preserve"> host size need to say where that information came from</w:t>
      </w:r>
    </w:p>
  </w:comment>
  <w:comment w:id="437" w:author="Jo Cable" w:date="2016-06-13T17:37:00Z" w:initials="JC">
    <w:p w14:paraId="6F383078" w14:textId="77777777" w:rsidR="00D141B1" w:rsidRDefault="00D141B1">
      <w:pPr>
        <w:pStyle w:val="CommentText"/>
      </w:pPr>
      <w:r>
        <w:rPr>
          <w:rStyle w:val="CommentReference"/>
        </w:rPr>
        <w:annotationRef/>
      </w:r>
      <w:r>
        <w:t>Why not just say they were totally excluded from all analyses?</w:t>
      </w:r>
    </w:p>
    <w:p w14:paraId="59A86C18" w14:textId="77777777" w:rsidR="00D141B1" w:rsidRDefault="00D141B1">
      <w:pPr>
        <w:pStyle w:val="CommentText"/>
      </w:pPr>
    </w:p>
    <w:p w14:paraId="2D47C257" w14:textId="77777777" w:rsidR="00D141B1" w:rsidRDefault="00D141B1">
      <w:pPr>
        <w:pStyle w:val="CommentText"/>
      </w:pPr>
      <w:r>
        <w:t>So perhaps should comment in the Introduction that problematic to call a parasite a specialist if it hasa single definitve host but multiple intermediate hosts, and for this reason the current study focussed on just the definitve hosts.</w:t>
      </w:r>
    </w:p>
  </w:comment>
  <w:comment w:id="440" w:author="Jo Cable" w:date="2016-06-13T17:37:00Z" w:initials="JC">
    <w:p w14:paraId="34F7537B" w14:textId="77777777" w:rsidR="00D141B1" w:rsidRDefault="00D141B1">
      <w:pPr>
        <w:pStyle w:val="CommentText"/>
      </w:pPr>
      <w:r>
        <w:rPr>
          <w:rStyle w:val="CommentReference"/>
        </w:rPr>
        <w:annotationRef/>
      </w:r>
      <w:r>
        <w:t>How do you allow for the fact that for some species you will have data from all genes cf. another host you might have partial sequence from a single gene?</w:t>
      </w:r>
    </w:p>
    <w:p w14:paraId="0F4A614A" w14:textId="77777777" w:rsidR="00D141B1" w:rsidRDefault="00D141B1">
      <w:pPr>
        <w:pStyle w:val="CommentText"/>
      </w:pPr>
    </w:p>
    <w:p w14:paraId="338311ED" w14:textId="77777777" w:rsidR="00D141B1" w:rsidRDefault="00D141B1">
      <w:pPr>
        <w:pStyle w:val="CommentText"/>
      </w:pPr>
      <w:r>
        <w:t>Ok this is answered in the next paragraph – but I don't understand it</w:t>
      </w:r>
    </w:p>
  </w:comment>
  <w:comment w:id="441" w:author="Jo Cable" w:date="2016-06-13T17:37:00Z" w:initials="JC">
    <w:p w14:paraId="465373DC" w14:textId="77777777" w:rsidR="00D141B1" w:rsidRDefault="00D141B1">
      <w:pPr>
        <w:pStyle w:val="CommentText"/>
      </w:pPr>
      <w:r>
        <w:rPr>
          <w:rStyle w:val="CommentReference"/>
        </w:rPr>
        <w:annotationRef/>
      </w:r>
      <w:r>
        <w:t>?</w:t>
      </w:r>
    </w:p>
  </w:comment>
  <w:comment w:id="443" w:author="Jo Cable" w:date="2016-06-13T17:37:00Z" w:initials="JC">
    <w:p w14:paraId="0A9092B2" w14:textId="77777777" w:rsidR="00D141B1" w:rsidRDefault="00D141B1">
      <w:pPr>
        <w:pStyle w:val="CommentText"/>
      </w:pPr>
      <w:r>
        <w:rPr>
          <w:rStyle w:val="CommentReference"/>
        </w:rPr>
        <w:annotationRef/>
      </w:r>
      <w:r>
        <w:t>because this is a quite lengthy (but needed description) of determining host relatedness (but not key to the paper) it might be worth considering having this as supplementary material</w:t>
      </w:r>
    </w:p>
  </w:comment>
  <w:comment w:id="444" w:author="SJP" w:date="2016-06-13T17:37:00Z" w:initials="MOU">
    <w:p w14:paraId="67586CFC" w14:textId="77777777" w:rsidR="00D141B1" w:rsidRDefault="00D141B1">
      <w:pPr>
        <w:pStyle w:val="CommentText"/>
      </w:pPr>
      <w:r>
        <w:rPr>
          <w:rStyle w:val="CommentReference"/>
        </w:rPr>
        <w:annotationRef/>
      </w:r>
      <w:r>
        <w:rPr>
          <w:rStyle w:val="CommentReference"/>
        </w:rPr>
        <w:annotationRef/>
      </w:r>
      <w:r>
        <w:t>to make things more complicated, Poulin 2011 makes these PS and SPS in the context of parasite specialism</w:t>
      </w:r>
    </w:p>
  </w:comment>
  <w:comment w:id="445" w:author="Jo Cable" w:date="2016-06-13T17:37:00Z" w:initials="JC">
    <w:p w14:paraId="4659F3D6" w14:textId="77777777" w:rsidR="00D141B1" w:rsidRDefault="00D141B1">
      <w:pPr>
        <w:pStyle w:val="CommentText"/>
      </w:pPr>
      <w:r>
        <w:rPr>
          <w:rStyle w:val="CommentReference"/>
        </w:rPr>
        <w:annotationRef/>
      </w:r>
      <w:r>
        <w:t>why not order this after SPD in table</w:t>
      </w:r>
    </w:p>
  </w:comment>
  <w:comment w:id="446" w:author="JG Walker" w:date="2016-06-13T17:37:00Z" w:initials="JW">
    <w:p w14:paraId="03EC2EFD" w14:textId="77777777" w:rsidR="00D141B1" w:rsidRDefault="00D141B1">
      <w:pPr>
        <w:pStyle w:val="CommentText"/>
      </w:pPr>
      <w:r>
        <w:rPr>
          <w:rStyle w:val="CommentReference"/>
        </w:rPr>
        <w:annotationRef/>
      </w:r>
      <w:r>
        <w:t>Possibly only include one of these</w:t>
      </w:r>
    </w:p>
  </w:comment>
  <w:comment w:id="447" w:author="Jo Cable" w:date="2016-06-13T17:37:00Z" w:initials="JC">
    <w:p w14:paraId="16D35603" w14:textId="77777777" w:rsidR="00D141B1" w:rsidRDefault="00D141B1">
      <w:pPr>
        <w:pStyle w:val="CommentText"/>
      </w:pPr>
      <w:r>
        <w:rPr>
          <w:rStyle w:val="CommentReference"/>
        </w:rPr>
        <w:annotationRef/>
      </w:r>
      <w:r>
        <w:t>reminder reader what they are</w:t>
      </w:r>
    </w:p>
  </w:comment>
  <w:comment w:id="448" w:author="Jo Cable" w:date="2016-06-13T17:37:00Z" w:initials="JC">
    <w:p w14:paraId="44976A1C" w14:textId="77777777" w:rsidR="00D141B1" w:rsidRDefault="00D141B1">
      <w:pPr>
        <w:pStyle w:val="CommentText"/>
      </w:pPr>
      <w:r>
        <w:rPr>
          <w:rStyle w:val="CommentReference"/>
        </w:rPr>
        <w:annotationRef/>
      </w:r>
      <w:r>
        <w:t>need to say above that xxx size data only was available in the database</w:t>
      </w:r>
    </w:p>
    <w:p w14:paraId="7FCE96C6" w14:textId="77777777" w:rsidR="00D141B1" w:rsidRDefault="00D141B1">
      <w:pPr>
        <w:pStyle w:val="CommentText"/>
      </w:pPr>
    </w:p>
    <w:p w14:paraId="337B2BA2" w14:textId="77777777" w:rsidR="00D141B1" w:rsidRDefault="00D141B1">
      <w:pPr>
        <w:pStyle w:val="CommentText"/>
      </w:pPr>
      <w:r>
        <w:t>fish length is either standard  length or fork length (only the latter includes the tail fin) but the former is the “standard” measure</w:t>
      </w:r>
    </w:p>
    <w:p w14:paraId="1745A984" w14:textId="77777777" w:rsidR="00D141B1" w:rsidRDefault="00D141B1">
      <w:pPr>
        <w:pStyle w:val="CommentText"/>
      </w:pPr>
    </w:p>
    <w:p w14:paraId="6684E140" w14:textId="77777777" w:rsidR="00D141B1" w:rsidRDefault="00D141B1">
      <w:pPr>
        <w:pStyle w:val="CommentText"/>
      </w:pPr>
      <w:r>
        <w:t xml:space="preserve">JW: Strona refer to it only as “max length” </w:t>
      </w:r>
      <w:hyperlink r:id="rId1" w:history="1">
        <w:r w:rsidRPr="00A94F2E">
          <w:rPr>
            <w:rStyle w:val="Hyperlink"/>
          </w:rPr>
          <w:t>http://www.esapubs.org/archive/ecol/E094/045/metadata.php</w:t>
        </w:r>
      </w:hyperlink>
      <w:r>
        <w:t xml:space="preserve"> </w:t>
      </w:r>
    </w:p>
  </w:comment>
  <w:comment w:id="449" w:author="Jo Cable" w:date="2016-06-13T17:37:00Z" w:initials="JC">
    <w:p w14:paraId="12C24C37" w14:textId="77777777" w:rsidR="00D141B1" w:rsidRDefault="00D141B1">
      <w:pPr>
        <w:pStyle w:val="CommentText"/>
      </w:pPr>
      <w:r>
        <w:rPr>
          <w:rStyle w:val="CommentReference"/>
        </w:rPr>
        <w:annotationRef/>
      </w:r>
      <w:r>
        <w:t>and then averaged for  that species?</w:t>
      </w:r>
    </w:p>
    <w:p w14:paraId="42F2860A" w14:textId="77777777" w:rsidR="00D141B1" w:rsidRDefault="00D141B1">
      <w:pPr>
        <w:pStyle w:val="CommentText"/>
      </w:pPr>
    </w:p>
    <w:p w14:paraId="6D0CFFFA" w14:textId="77777777" w:rsidR="00D141B1" w:rsidRDefault="00D141B1">
      <w:pPr>
        <w:pStyle w:val="CommentText"/>
      </w:pPr>
      <w:r>
        <w:t>JW: no, a parasite found in one region was essentially considered separately from the same parasite found in another region</w:t>
      </w:r>
    </w:p>
  </w:comment>
  <w:comment w:id="450" w:author="Jo Cable" w:date="2016-06-13T17:37:00Z" w:initials="JC">
    <w:p w14:paraId="26C50B90" w14:textId="77777777" w:rsidR="00D141B1" w:rsidRDefault="00D141B1">
      <w:pPr>
        <w:pStyle w:val="CommentText"/>
      </w:pPr>
      <w:r>
        <w:rPr>
          <w:rStyle w:val="CommentReference"/>
        </w:rPr>
        <w:annotationRef/>
      </w:r>
      <w:r>
        <w:t>How do you envisage the results section looking? Re: Clay’s model ?</w:t>
      </w:r>
    </w:p>
  </w:comment>
  <w:comment w:id="451" w:author="Jo Cable" w:date="2016-06-13T17:37:00Z" w:initials="JC">
    <w:p w14:paraId="705962F5" w14:textId="77777777" w:rsidR="00D141B1" w:rsidRDefault="00D141B1">
      <w:pPr>
        <w:pStyle w:val="CommentText"/>
      </w:pPr>
      <w:r>
        <w:rPr>
          <w:rStyle w:val="CommentReference"/>
        </w:rPr>
        <w:annotationRef/>
      </w:r>
      <w:r>
        <w:t>Can you just say it can not be tested?</w:t>
      </w:r>
    </w:p>
  </w:comment>
  <w:comment w:id="452" w:author="Clay" w:date="2016-06-13T17:37:00Z" w:initials="C">
    <w:p w14:paraId="3036546E" w14:textId="77777777" w:rsidR="00D141B1" w:rsidRDefault="00D141B1" w:rsidP="003B121B">
      <w:pPr>
        <w:pStyle w:val="CommentText"/>
      </w:pPr>
      <w:r>
        <w:rPr>
          <w:rStyle w:val="CommentReference"/>
        </w:rPr>
        <w:annotationRef/>
      </w:r>
      <w:r>
        <w:t>Not sure which figure to refer the readers to here and, more importantly, I don’t see how either figure shows any evidence for the prediction.</w:t>
      </w:r>
    </w:p>
    <w:p w14:paraId="2F51CA84" w14:textId="77777777" w:rsidR="00D141B1" w:rsidRDefault="00D141B1" w:rsidP="003B121B">
      <w:pPr>
        <w:pStyle w:val="CommentText"/>
      </w:pPr>
    </w:p>
    <w:p w14:paraId="6FD2F986" w14:textId="77777777" w:rsidR="00D141B1" w:rsidRDefault="00D141B1" w:rsidP="003B121B">
      <w:pPr>
        <w:pStyle w:val="CommentText"/>
      </w:pPr>
      <w:r>
        <w:t>JW: I remade the figures to have the fitted model lines instead of loess (but not for ectos because they are boxplots), but I think these should probably be saved for supplementary. At the moment they are in the Rmd Word doc which I have sent. If anyone can think of a good way to visually present the results let me know and I’ll give it a shot.</w:t>
      </w:r>
    </w:p>
  </w:comment>
  <w:comment w:id="453" w:author="Clay" w:date="2016-06-13T17:37:00Z" w:initials="C">
    <w:p w14:paraId="0BBB8624" w14:textId="77777777" w:rsidR="00D141B1" w:rsidRDefault="00D141B1" w:rsidP="003B121B">
      <w:pPr>
        <w:pStyle w:val="CommentText"/>
      </w:pPr>
      <w:r>
        <w:rPr>
          <w:rStyle w:val="CommentReference"/>
        </w:rPr>
        <w:annotationRef/>
      </w:r>
      <w:r>
        <w:t>These distributions should be shown somewhere.</w:t>
      </w:r>
    </w:p>
    <w:p w14:paraId="3415BB51" w14:textId="77777777" w:rsidR="00D141B1" w:rsidRDefault="00D141B1" w:rsidP="003B121B">
      <w:pPr>
        <w:pStyle w:val="CommentText"/>
      </w:pPr>
    </w:p>
    <w:p w14:paraId="40BFDAA8" w14:textId="77777777" w:rsidR="00D141B1" w:rsidRDefault="00D141B1" w:rsidP="003B121B">
      <w:pPr>
        <w:pStyle w:val="CommentText"/>
      </w:pPr>
      <w:r>
        <w:t>JW: I made some histograms which are color coded in quartiles which could go in the supplementary? Is that the kind of info you are looking for? In the other word doc as above.</w:t>
      </w:r>
    </w:p>
  </w:comment>
  <w:comment w:id="454" w:author="Clay Cressler" w:date="2016-06-20T15:54:00Z" w:initials="CC">
    <w:p w14:paraId="1B343CC5" w14:textId="77777777" w:rsidR="00D141B1" w:rsidRDefault="00D141B1">
      <w:pPr>
        <w:pStyle w:val="CommentText"/>
      </w:pPr>
      <w:r>
        <w:rPr>
          <w:rStyle w:val="CommentReference"/>
        </w:rPr>
        <w:annotationRef/>
      </w:r>
      <w:r>
        <w:t>I agree with Amy here – some figures are essential.</w:t>
      </w:r>
    </w:p>
  </w:comment>
  <w:comment w:id="455" w:author="Amy Hurford" w:date="2016-06-13T17:37:00Z" w:initials="AH">
    <w:p w14:paraId="3E0C0DF6" w14:textId="77777777" w:rsidR="00D141B1" w:rsidRDefault="00D141B1">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457" w:author="Clay" w:date="2016-06-13T17:37:00Z" w:initials="C">
    <w:p w14:paraId="6F805947" w14:textId="77777777" w:rsidR="00D141B1" w:rsidRDefault="00D141B1">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458" w:author="JG Walker" w:date="2016-06-13T17:37:00Z" w:initials="JW">
    <w:p w14:paraId="29EDDA80" w14:textId="77777777" w:rsidR="00D141B1" w:rsidRDefault="00D141B1">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459" w:author="JG Walker" w:date="2016-06-13T17:37:00Z" w:initials="JW">
    <w:p w14:paraId="24E434F2" w14:textId="77777777" w:rsidR="00D141B1" w:rsidRDefault="00D141B1">
      <w:pPr>
        <w:pStyle w:val="CommentText"/>
      </w:pPr>
      <w:r>
        <w:rPr>
          <w:rStyle w:val="CommentReference"/>
        </w:rPr>
        <w:annotationRef/>
      </w:r>
      <w:r>
        <w:t xml:space="preserve">I feel like there should be a latin phrase that means this/something like “on its own” </w:t>
      </w:r>
      <w:r>
        <w:sym w:font="Wingdings" w:char="F04A"/>
      </w:r>
    </w:p>
  </w:comment>
  <w:comment w:id="464" w:author="Clay Cressler" w:date="2016-06-20T19:27:00Z" w:initials="CC">
    <w:p w14:paraId="38D0DA62" w14:textId="6CFAEE72" w:rsidR="00D141B1" w:rsidRPr="003627AC" w:rsidRDefault="00D141B1">
      <w:pPr>
        <w:pStyle w:val="CommentText"/>
      </w:pPr>
      <w:r>
        <w:rPr>
          <w:rStyle w:val="CommentReference"/>
        </w:rPr>
        <w:annotationRef/>
      </w:r>
      <w:r>
        <w:t xml:space="preserve">Gudelj, I., van den Bosch, F., &amp; Gilligan, C. A. 2004. Transmission rates and adaptive evolution of pathogens in heterogeneous plant populations. </w:t>
      </w:r>
      <w:r>
        <w:rPr>
          <w:i/>
        </w:rPr>
        <w:t xml:space="preserve">Proc. R. Soc. B. </w:t>
      </w:r>
      <w:r>
        <w:rPr>
          <w:b/>
        </w:rPr>
        <w:t>271</w:t>
      </w:r>
      <w:r>
        <w:t>: 2187-2194.</w:t>
      </w:r>
    </w:p>
  </w:comment>
  <w:comment w:id="465" w:author="Clay Cressler" w:date="2016-06-20T19:12:00Z" w:initials="CC">
    <w:p w14:paraId="6E34F9F6" w14:textId="7D60C916" w:rsidR="00D141B1" w:rsidRPr="00A51431" w:rsidRDefault="00D141B1">
      <w:pPr>
        <w:pStyle w:val="CommentText"/>
      </w:pPr>
      <w:r>
        <w:rPr>
          <w:rStyle w:val="CommentReference"/>
        </w:rPr>
        <w:annotationRef/>
      </w:r>
      <w:r>
        <w:t xml:space="preserve">Poulin, R. 1998. Large-scale patterns of host use by parasites of freshwater fishes. </w:t>
      </w:r>
      <w:r>
        <w:rPr>
          <w:i/>
        </w:rPr>
        <w:t xml:space="preserve">Ecol. Lett. </w:t>
      </w:r>
      <w:r>
        <w:rPr>
          <w:b/>
        </w:rPr>
        <w:t>1</w:t>
      </w:r>
      <w:r>
        <w:t>: 118-128.</w:t>
      </w:r>
    </w:p>
  </w:comment>
  <w:comment w:id="466" w:author="Clay Cressler" w:date="2016-06-20T19:14:00Z" w:initials="CC">
    <w:p w14:paraId="66032CBD" w14:textId="695D3647" w:rsidR="00D141B1" w:rsidRPr="00A51431" w:rsidRDefault="00D141B1">
      <w:pPr>
        <w:pStyle w:val="CommentText"/>
      </w:pPr>
      <w:r>
        <w:rPr>
          <w:rStyle w:val="CommentReference"/>
        </w:rPr>
        <w:annotationRef/>
      </w:r>
      <w:r>
        <w:t xml:space="preserve">Garamszegi, L. Z. 2006. The evolution of virulence and host specialization in malaria parasites of primates. </w:t>
      </w:r>
      <w:r>
        <w:rPr>
          <w:i/>
        </w:rPr>
        <w:t xml:space="preserve">Ecol. Lett. </w:t>
      </w:r>
      <w:r>
        <w:rPr>
          <w:b/>
        </w:rPr>
        <w:t>9</w:t>
      </w:r>
      <w:r>
        <w:t>: 933-940.</w:t>
      </w:r>
    </w:p>
  </w:comment>
  <w:comment w:id="467" w:author="Clay Cressler" w:date="2016-06-20T19:19:00Z" w:initials="CC">
    <w:p w14:paraId="208E3499" w14:textId="66C12026" w:rsidR="00D141B1" w:rsidRPr="006C3F5A" w:rsidRDefault="00D141B1">
      <w:pPr>
        <w:pStyle w:val="CommentText"/>
      </w:pPr>
      <w:r>
        <w:rPr>
          <w:rStyle w:val="CommentReference"/>
        </w:rPr>
        <w:annotationRef/>
      </w:r>
      <w:r>
        <w:t xml:space="preserve">Ebert, D. 1998. Experimental evolution of parasites. </w:t>
      </w:r>
      <w:r>
        <w:rPr>
          <w:i/>
        </w:rPr>
        <w:t xml:space="preserve">Science </w:t>
      </w:r>
      <w:r>
        <w:rPr>
          <w:b/>
        </w:rPr>
        <w:t>282</w:t>
      </w:r>
      <w:r>
        <w:t>: 1432-1435.</w:t>
      </w:r>
    </w:p>
  </w:comment>
  <w:comment w:id="468" w:author="Clay Cressler" w:date="2016-06-20T19:30:00Z" w:initials="CC">
    <w:p w14:paraId="6E382E02" w14:textId="77777777" w:rsidR="00D141B1" w:rsidRPr="005B51B0" w:rsidRDefault="00D141B1" w:rsidP="003627AC">
      <w:pPr>
        <w:pStyle w:val="CommentText"/>
      </w:pPr>
      <w:r>
        <w:rPr>
          <w:rStyle w:val="CommentReference"/>
        </w:rPr>
        <w:annotationRef/>
      </w:r>
      <w:r>
        <w:t xml:space="preserve">Poulin, R. 2011. </w:t>
      </w:r>
      <w:r>
        <w:rPr>
          <w:i/>
        </w:rPr>
        <w:t>Evolutionary Ecology of Parasites</w:t>
      </w:r>
      <w:r>
        <w:t>. 2</w:t>
      </w:r>
      <w:r w:rsidRPr="005B51B0">
        <w:rPr>
          <w:vertAlign w:val="superscript"/>
        </w:rPr>
        <w:t>nd</w:t>
      </w:r>
      <w:r>
        <w:t xml:space="preserve"> edition. Princeton University Press.</w:t>
      </w:r>
    </w:p>
  </w:comment>
  <w:comment w:id="469" w:author="Clay Cressler" w:date="2016-06-20T19:30:00Z" w:initials="CC">
    <w:p w14:paraId="7C49E7A7" w14:textId="77777777" w:rsidR="00D141B1" w:rsidRPr="007F4B49" w:rsidRDefault="00D141B1" w:rsidP="003627AC">
      <w:pPr>
        <w:pStyle w:val="CommentText"/>
      </w:pPr>
      <w:r>
        <w:rPr>
          <w:rStyle w:val="CommentReference"/>
        </w:rPr>
        <w:annotationRef/>
      </w:r>
      <w:r>
        <w:t xml:space="preserve">Schmid-Hempel, P. 2013. </w:t>
      </w:r>
      <w:r>
        <w:rPr>
          <w:i/>
        </w:rPr>
        <w:t xml:space="preserve">Evolutionary Parasitology. </w:t>
      </w:r>
      <w:r>
        <w:t>Oxford University Press.</w:t>
      </w:r>
    </w:p>
  </w:comment>
  <w:comment w:id="470" w:author="Clay Cressler" w:date="2016-06-20T19:41:00Z" w:initials="CC">
    <w:p w14:paraId="24C97DB3" w14:textId="078FDBEC" w:rsidR="00D141B1" w:rsidRPr="00AD4348" w:rsidRDefault="00D141B1">
      <w:pPr>
        <w:pStyle w:val="CommentText"/>
      </w:pPr>
      <w:r>
        <w:rPr>
          <w:rStyle w:val="CommentReference"/>
        </w:rPr>
        <w:annotationRef/>
      </w:r>
      <w:r>
        <w:t xml:space="preserve">Poulin, R. 1992. Determinants of host-specificity in paraistes of freshwater fishes. </w:t>
      </w:r>
      <w:r>
        <w:rPr>
          <w:i/>
        </w:rPr>
        <w:t xml:space="preserve">Int. J. Parasit. </w:t>
      </w:r>
      <w:r>
        <w:rPr>
          <w:b/>
        </w:rPr>
        <w:t>22</w:t>
      </w:r>
      <w:r>
        <w:t>: 753-758.</w:t>
      </w:r>
    </w:p>
  </w:comment>
  <w:comment w:id="471" w:author="Clay Cressler" w:date="2016-06-20T14:49:00Z" w:initials="CC">
    <w:p w14:paraId="61CFF696" w14:textId="77777777" w:rsidR="00D141B1" w:rsidRDefault="00D141B1" w:rsidP="005B51B0">
      <w:pPr>
        <w:pStyle w:val="CommentText"/>
      </w:pPr>
      <w:r>
        <w:rPr>
          <w:rStyle w:val="CommentReference"/>
        </w:rPr>
        <w:annotationRef/>
      </w:r>
      <w:r>
        <w:t xml:space="preserve">Combes, C. 2001. </w:t>
      </w:r>
      <w:r>
        <w:rPr>
          <w:i/>
        </w:rPr>
        <w:t>Parasitism: The Ecology and Evolution of Intimate Interactions</w:t>
      </w:r>
      <w:r>
        <w:t>. University of Chicago Press</w:t>
      </w:r>
    </w:p>
  </w:comment>
  <w:comment w:id="472" w:author="Clay Cressler" w:date="2016-06-20T14:37:00Z" w:initials="CC">
    <w:p w14:paraId="0233CE0F" w14:textId="77777777" w:rsidR="00D141B1" w:rsidRPr="00915A40" w:rsidRDefault="00D141B1" w:rsidP="006D21D6">
      <w:pPr>
        <w:pStyle w:val="CommentText"/>
      </w:pPr>
      <w:r>
        <w:rPr>
          <w:rStyle w:val="CommentReference"/>
        </w:rPr>
        <w:annotationRef/>
      </w:r>
      <w:r>
        <w:t xml:space="preserve">Ward, S. A. 1992. Assessing functional explanations of host-specificity. </w:t>
      </w:r>
      <w:r>
        <w:rPr>
          <w:i/>
        </w:rPr>
        <w:t xml:space="preserve">Am Nat </w:t>
      </w:r>
      <w:r>
        <w:t>139: 883-891.</w:t>
      </w:r>
    </w:p>
  </w:comment>
  <w:comment w:id="473" w:author="Clay Cressler" w:date="2016-06-20T17:42:00Z" w:initials="CC">
    <w:p w14:paraId="32E450FC" w14:textId="77777777" w:rsidR="00D141B1" w:rsidRPr="00357BBC" w:rsidRDefault="00D141B1" w:rsidP="006B370F">
      <w:pPr>
        <w:pStyle w:val="CommentText"/>
      </w:pPr>
      <w:r>
        <w:rPr>
          <w:rStyle w:val="CommentReference"/>
        </w:rPr>
        <w:annotationRef/>
      </w:r>
      <w:r>
        <w:t xml:space="preserve">Vazquez, D. P., Poulin, R., Krasnov, B. R., &amp; Shenbrot, G. I. 2005. </w:t>
      </w:r>
      <w:r>
        <w:rPr>
          <w:i/>
        </w:rPr>
        <w:t xml:space="preserve">J. Anim. Ecol. </w:t>
      </w:r>
      <w:r>
        <w:rPr>
          <w:b/>
        </w:rPr>
        <w:t>74</w:t>
      </w:r>
      <w:r>
        <w:t>: 946-955.</w:t>
      </w:r>
    </w:p>
  </w:comment>
  <w:comment w:id="477" w:author="Clay Cressler" w:date="2016-06-20T17:54:00Z" w:initials="CC">
    <w:p w14:paraId="5FEB4EFE" w14:textId="77777777" w:rsidR="00D141B1" w:rsidRPr="00915A40" w:rsidRDefault="00D141B1" w:rsidP="00161F5E">
      <w:pPr>
        <w:pStyle w:val="CommentText"/>
      </w:pPr>
      <w:r>
        <w:rPr>
          <w:rStyle w:val="CommentReference"/>
        </w:rPr>
        <w:annotationRef/>
      </w:r>
      <w:r>
        <w:t xml:space="preserve">Krasnov, B. R., S. Morand, D. Mouillot, G. I. Shenbrot, I. S. Khokhlova, and R. Poulin. 2006. Resource predictability and host specificity in fleas: the effect of host body mass. </w:t>
      </w:r>
      <w:r>
        <w:rPr>
          <w:i/>
        </w:rPr>
        <w:t xml:space="preserve">Parasitology </w:t>
      </w:r>
      <w:r>
        <w:t>133: 81-88.</w:t>
      </w:r>
    </w:p>
  </w:comment>
  <w:comment w:id="478" w:author="Clay Cressler" w:date="2016-06-20T18:33:00Z" w:initials="CC">
    <w:p w14:paraId="4D58971B" w14:textId="25830335" w:rsidR="00D141B1" w:rsidRDefault="00D141B1">
      <w:pPr>
        <w:pStyle w:val="CommentText"/>
      </w:pPr>
      <w:r>
        <w:rPr>
          <w:rStyle w:val="CommentReference"/>
        </w:rPr>
        <w:annotationRef/>
      </w:r>
      <w:r>
        <w:t xml:space="preserve">Sasal, P., Trouve, S., Muller-Graf, C. &amp; Morand, S. 1999. Specificity and host predictability: a comparative analysis among monogenean parasites of fish. </w:t>
      </w:r>
      <w:r>
        <w:rPr>
          <w:i/>
        </w:rPr>
        <w:t xml:space="preserve">J. Anim. Ecol. </w:t>
      </w:r>
      <w:r>
        <w:rPr>
          <w:b/>
        </w:rPr>
        <w:t>68</w:t>
      </w:r>
      <w:r>
        <w:t>: 437-444.</w:t>
      </w:r>
    </w:p>
    <w:p w14:paraId="75890B4A" w14:textId="77777777" w:rsidR="00D141B1" w:rsidRDefault="00D141B1">
      <w:pPr>
        <w:pStyle w:val="CommentText"/>
      </w:pPr>
    </w:p>
    <w:p w14:paraId="22271DBF" w14:textId="2879F378" w:rsidR="00D141B1" w:rsidRPr="00C6115E" w:rsidRDefault="00D141B1">
      <w:pPr>
        <w:pStyle w:val="CommentText"/>
      </w:pPr>
      <w:r>
        <w:t xml:space="preserve">Desdevises, Y., Morand, S, &amp; Legendre, P. 2002. Evolution and determinants of host specificity in the genus </w:t>
      </w:r>
      <w:r>
        <w:rPr>
          <w:i/>
        </w:rPr>
        <w:t xml:space="preserve">Lamellodiscus </w:t>
      </w:r>
      <w:r>
        <w:t xml:space="preserve">(Monogenea). </w:t>
      </w:r>
      <w:r>
        <w:rPr>
          <w:i/>
        </w:rPr>
        <w:t xml:space="preserve">Biol. J. Linn. Soc. </w:t>
      </w:r>
      <w:r>
        <w:rPr>
          <w:b/>
        </w:rPr>
        <w:t>77</w:t>
      </w:r>
      <w:r>
        <w:t>: 432-443.</w:t>
      </w:r>
    </w:p>
  </w:comment>
  <w:comment w:id="479" w:author="Clay Cressler" w:date="2016-06-20T20:12:00Z" w:initials="CC">
    <w:p w14:paraId="2E607EA8" w14:textId="46E7C441" w:rsidR="00D141B1" w:rsidRDefault="00D141B1">
      <w:pPr>
        <w:pStyle w:val="CommentText"/>
      </w:pPr>
      <w:r>
        <w:rPr>
          <w:rStyle w:val="CommentReference"/>
        </w:rPr>
        <w:annotationRef/>
      </w:r>
    </w:p>
  </w:comment>
  <w:comment w:id="482" w:author="JG Walker" w:date="2016-06-13T17:37:00Z" w:initials="JW">
    <w:p w14:paraId="0B322984" w14:textId="77777777" w:rsidR="00D141B1" w:rsidRDefault="00D141B1">
      <w:pPr>
        <w:pStyle w:val="CommentText"/>
      </w:pPr>
      <w:r>
        <w:rPr>
          <w:rStyle w:val="CommentReference"/>
        </w:rPr>
        <w:annotationRef/>
      </w:r>
      <w:r>
        <w:t>Undergrads who helped with data entry?? Transmission retreat?</w:t>
      </w:r>
    </w:p>
  </w:comment>
  <w:comment w:id="483" w:author="SJP" w:date="2016-06-13T17:37:00Z" w:initials="MOU">
    <w:p w14:paraId="1E6F7569" w14:textId="77777777" w:rsidR="00D141B1" w:rsidRDefault="00D141B1" w:rsidP="00B34BF1">
      <w:pPr>
        <w:pStyle w:val="CommentText"/>
      </w:pPr>
      <w:r>
        <w:rPr>
          <w:rStyle w:val="CommentReference"/>
        </w:rPr>
        <w:annotationRef/>
      </w:r>
      <w:r>
        <w:t>We threw out the database that she worked on but still might be nice to include.</w:t>
      </w:r>
    </w:p>
  </w:comment>
  <w:comment w:id="484" w:author="JG Walker" w:date="2016-06-13T17:37:00Z" w:initials="JW">
    <w:p w14:paraId="34F8096C" w14:textId="77777777" w:rsidR="00D141B1" w:rsidRDefault="00D141B1">
      <w:pPr>
        <w:pStyle w:val="CommentText"/>
      </w:pPr>
      <w:r>
        <w:rPr>
          <w:rStyle w:val="CommentReference"/>
        </w:rPr>
        <w:annotationRef/>
      </w:r>
      <w:r>
        <w:t>I can create a spreadsheet with the final metrics &amp; traits to include in supplementary?</w:t>
      </w:r>
    </w:p>
  </w:comment>
  <w:comment w:id="485" w:author="JG Walker" w:date="2016-06-13T17:37:00Z" w:initials="JW">
    <w:p w14:paraId="2A8E4AA1" w14:textId="77777777" w:rsidR="00D141B1" w:rsidRPr="006473CD" w:rsidRDefault="00D141B1" w:rsidP="00194D56">
      <w:pPr>
        <w:shd w:val="clear" w:color="auto" w:fill="FFFFFF"/>
        <w:textAlignment w:val="baseline"/>
        <w:rPr>
          <w:color w:val="333333"/>
          <w:szCs w:val="24"/>
        </w:rPr>
      </w:pPr>
      <w:r>
        <w:rPr>
          <w:rStyle w:val="CommentReference"/>
        </w:rPr>
        <w:annotationRef/>
      </w:r>
    </w:p>
    <w:p w14:paraId="2FD1C686" w14:textId="77777777" w:rsidR="00D141B1" w:rsidRDefault="00D141B1" w:rsidP="00194D56">
      <w:pPr>
        <w:pStyle w:val="CommentText"/>
      </w:pPr>
      <w:r w:rsidRPr="006473CD">
        <w:rPr>
          <w:color w:val="333333"/>
          <w:szCs w:val="24"/>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486" w:author="JG Walker" w:date="2016-06-13T17:37:00Z" w:initials="JW">
    <w:p w14:paraId="1DB9D9D3" w14:textId="77777777" w:rsidR="00D141B1" w:rsidRDefault="00D141B1" w:rsidP="00194D56">
      <w:pPr>
        <w:rPr>
          <w:color w:val="333333"/>
          <w:szCs w:val="24"/>
          <w:shd w:val="clear" w:color="auto" w:fill="FFFFFF"/>
        </w:rPr>
      </w:pPr>
      <w:r>
        <w:rPr>
          <w:rStyle w:val="CommentReference"/>
        </w:rPr>
        <w:annotationRef/>
      </w:r>
      <w:r w:rsidRPr="006473CD">
        <w:rPr>
          <w:color w:val="333333"/>
          <w:szCs w:val="24"/>
          <w:shd w:val="clear" w:color="auto" w:fill="FFFFFF"/>
        </w:rPr>
        <w:t>Please list the source of funding for each author.</w:t>
      </w:r>
    </w:p>
    <w:p w14:paraId="7DE630A4" w14:textId="77777777" w:rsidR="00D141B1" w:rsidRDefault="00D141B1">
      <w:pPr>
        <w:pStyle w:val="CommentText"/>
      </w:pPr>
    </w:p>
  </w:comment>
  <w:comment w:id="487" w:author="JG Walker" w:date="2016-06-13T17:37:00Z" w:initials="JW">
    <w:p w14:paraId="02E4FE3D" w14:textId="77777777" w:rsidR="00D141B1" w:rsidRDefault="00D141B1" w:rsidP="006473CD">
      <w:pPr>
        <w:pStyle w:val="CommentText"/>
      </w:pPr>
      <w:r>
        <w:rPr>
          <w:rStyle w:val="CommentReference"/>
        </w:rPr>
        <w:annotationRef/>
      </w:r>
      <w:r>
        <w:t>To format and proofread.</w:t>
      </w:r>
    </w:p>
  </w:comment>
  <w:comment w:id="488" w:author="Amy Hurford" w:date="2016-06-13T17:37:00Z" w:initials="AH">
    <w:p w14:paraId="25FA2AFA" w14:textId="77777777" w:rsidR="00D141B1" w:rsidRDefault="00D141B1">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33F03" w14:textId="77777777" w:rsidR="00D141B1" w:rsidRDefault="00D141B1">
      <w:r>
        <w:separator/>
      </w:r>
    </w:p>
  </w:endnote>
  <w:endnote w:type="continuationSeparator" w:id="0">
    <w:p w14:paraId="5CC49142" w14:textId="77777777" w:rsidR="00D141B1" w:rsidRDefault="00D14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F5168" w14:textId="77777777" w:rsidR="00D141B1" w:rsidRDefault="00D141B1" w:rsidP="00D774E2">
    <w:pPr>
      <w:tabs>
        <w:tab w:val="right" w:pos="9923"/>
      </w:tabs>
      <w:rPr>
        <w:rFonts w:ascii="Arial" w:hAnsi="Arial" w:cs="Arial"/>
        <w:b/>
        <w:sz w:val="17"/>
        <w:szCs w:val="17"/>
      </w:rPr>
    </w:pPr>
  </w:p>
  <w:p w14:paraId="0DE2FBB8" w14:textId="77777777" w:rsidR="00D141B1" w:rsidRPr="004E5F6D" w:rsidRDefault="00D141B1"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1BB34" w14:textId="77777777" w:rsidR="00D141B1" w:rsidRPr="00D3653D" w:rsidRDefault="00D141B1" w:rsidP="00D774E2">
    <w:pPr>
      <w:tabs>
        <w:tab w:val="right" w:pos="9923"/>
      </w:tabs>
      <w:rPr>
        <w:i/>
        <w:color w:val="666666"/>
        <w:sz w:val="18"/>
        <w:szCs w:val="18"/>
      </w:rPr>
    </w:pPr>
  </w:p>
  <w:p w14:paraId="6177978D" w14:textId="77777777" w:rsidR="00D141B1" w:rsidRPr="001B02A0" w:rsidRDefault="00D141B1"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sidR="00437D42">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8176E" w14:textId="77777777" w:rsidR="00D141B1" w:rsidRPr="00F234D5" w:rsidRDefault="00D141B1"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9E065" w14:textId="77777777" w:rsidR="00D141B1" w:rsidRDefault="00D141B1">
      <w:r>
        <w:separator/>
      </w:r>
    </w:p>
  </w:footnote>
  <w:footnote w:type="continuationSeparator" w:id="0">
    <w:p w14:paraId="6B99D1E2" w14:textId="77777777" w:rsidR="00D141B1" w:rsidRDefault="00D141B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F7A16" w14:textId="77777777" w:rsidR="00D141B1" w:rsidRPr="00516B22" w:rsidRDefault="00D141B1" w:rsidP="00D774E2">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R. Soc. open sci.</w:t>
    </w:r>
    <w:r w:rsidRPr="00516B22">
      <w:rPr>
        <w:rFonts w:ascii="Arial" w:hAnsi="Arial"/>
        <w:b/>
        <w:color w:val="000000"/>
        <w:szCs w:val="24"/>
        <w:lang w:val="fr-FR"/>
      </w:rPr>
      <w:t xml:space="preserve"> article template </w:t>
    </w:r>
  </w:p>
  <w:p w14:paraId="535B8851" w14:textId="77777777" w:rsidR="00D141B1" w:rsidRPr="003F3A19" w:rsidRDefault="00D141B1"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79895BAC" w14:textId="77777777" w:rsidR="00D141B1" w:rsidRDefault="00D141B1"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19115" w14:textId="77777777" w:rsidR="00D141B1" w:rsidRPr="00516B22" w:rsidRDefault="00D141B1" w:rsidP="00D774E2">
    <w:pPr>
      <w:spacing w:after="180"/>
      <w:jc w:val="center"/>
      <w:rPr>
        <w:rFonts w:ascii="Arial" w:hAnsi="Arial"/>
        <w:b/>
        <w:color w:val="000000"/>
        <w:szCs w:val="24"/>
        <w:lang w:val="fr-FR"/>
      </w:rPr>
    </w:pPr>
    <w:r>
      <w:rPr>
        <w:rFonts w:ascii="Arial" w:hAnsi="Arial"/>
        <w:b/>
        <w:i/>
        <w:color w:val="000000"/>
        <w:szCs w:val="24"/>
        <w:lang w:val="fr-FR"/>
      </w:rPr>
      <w:t>Phil. Trans. R. Soc. B</w:t>
    </w:r>
    <w:r w:rsidRPr="006848D8">
      <w:rPr>
        <w:rFonts w:ascii="Arial" w:hAnsi="Arial"/>
        <w:b/>
        <w:i/>
        <w:color w:val="000000"/>
        <w:szCs w:val="24"/>
        <w:lang w:val="fr-FR"/>
      </w:rPr>
      <w:t>.</w:t>
    </w:r>
    <w:r w:rsidRPr="00516B22">
      <w:rPr>
        <w:rFonts w:ascii="Arial" w:hAnsi="Arial"/>
        <w:b/>
        <w:color w:val="000000"/>
        <w:szCs w:val="24"/>
        <w:lang w:val="fr-FR"/>
      </w:rPr>
      <w:t xml:space="preserve"> article template </w:t>
    </w:r>
  </w:p>
  <w:p w14:paraId="58479AA2" w14:textId="77777777" w:rsidR="00D141B1" w:rsidRPr="00516B22" w:rsidRDefault="00D141B1" w:rsidP="00D774E2">
    <w:pPr>
      <w:pBdr>
        <w:bottom w:val="single" w:sz="6" w:space="1" w:color="auto"/>
      </w:pBdr>
      <w:tabs>
        <w:tab w:val="right" w:pos="9923"/>
      </w:tabs>
      <w:jc w:val="right"/>
      <w:rPr>
        <w:i/>
        <w:color w:val="000000"/>
        <w:sz w:val="18"/>
        <w:szCs w:val="18"/>
        <w:lang w:val="fr-FR"/>
      </w:rPr>
    </w:pPr>
  </w:p>
  <w:p w14:paraId="4E04280B" w14:textId="77777777" w:rsidR="00D141B1" w:rsidRDefault="00D141B1" w:rsidP="00D774E2">
    <w:pPr>
      <w:pBdr>
        <w:bottom w:val="single" w:sz="6" w:space="1" w:color="auto"/>
      </w:pBdr>
      <w:tabs>
        <w:tab w:val="right" w:pos="9923"/>
      </w:tabs>
      <w:rPr>
        <w:rFonts w:ascii="Arial" w:hAnsi="Arial"/>
        <w:b/>
        <w:i/>
        <w:color w:val="000000"/>
        <w:szCs w:val="24"/>
        <w:lang w:val="fr-FR"/>
      </w:rPr>
    </w:pPr>
    <w:r>
      <w:rPr>
        <w:noProof/>
        <w:lang w:val="en-US" w:eastAsia="en-US"/>
      </w:rPr>
      <w:drawing>
        <wp:anchor distT="0" distB="0" distL="114300" distR="114300" simplePos="0" relativeHeight="251657728" behindDoc="0" locked="0" layoutInCell="1" allowOverlap="1" wp14:anchorId="014A1E8C" wp14:editId="13828DBF">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11D1E" w14:textId="77777777" w:rsidR="00D141B1" w:rsidRPr="00FF0DAA" w:rsidRDefault="00D141B1"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4446C9AF" w14:textId="77777777" w:rsidR="00D141B1" w:rsidRPr="00FF0DAA" w:rsidRDefault="00D141B1" w:rsidP="00D774E2">
    <w:pPr>
      <w:pBdr>
        <w:bottom w:val="single" w:sz="6" w:space="1" w:color="auto"/>
      </w:pBdr>
      <w:tabs>
        <w:tab w:val="right" w:pos="9923"/>
      </w:tabs>
      <w:jc w:val="right"/>
      <w:rPr>
        <w:color w:val="000000"/>
        <w:sz w:val="18"/>
        <w:szCs w:val="18"/>
      </w:rPr>
    </w:pPr>
    <w:r w:rsidRPr="00FF0DAA">
      <w:rPr>
        <w:color w:val="000000"/>
        <w:sz w:val="18"/>
        <w:szCs w:val="18"/>
      </w:rPr>
      <w:t>doi:10.1098/not yet assigned</w:t>
    </w:r>
  </w:p>
  <w:p w14:paraId="6AB42AD8" w14:textId="77777777" w:rsidR="00D141B1" w:rsidRPr="000063D6" w:rsidRDefault="00D141B1"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4B21E" w14:textId="77777777" w:rsidR="00D141B1" w:rsidRDefault="00D141B1"/>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0F42" w14:textId="77777777" w:rsidR="00D141B1" w:rsidRPr="00090077" w:rsidRDefault="00D141B1" w:rsidP="00D774E2">
    <w:pPr>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62231"/>
    <w:rsid w:val="000650C2"/>
    <w:rsid w:val="00076CEE"/>
    <w:rsid w:val="000834B0"/>
    <w:rsid w:val="000B6A1C"/>
    <w:rsid w:val="000C2410"/>
    <w:rsid w:val="000D3361"/>
    <w:rsid w:val="000D7886"/>
    <w:rsid w:val="000E25BA"/>
    <w:rsid w:val="000E3760"/>
    <w:rsid w:val="000E617C"/>
    <w:rsid w:val="0010542B"/>
    <w:rsid w:val="00117852"/>
    <w:rsid w:val="001178B4"/>
    <w:rsid w:val="001243E9"/>
    <w:rsid w:val="00125BA7"/>
    <w:rsid w:val="001401A9"/>
    <w:rsid w:val="00146C34"/>
    <w:rsid w:val="001473DB"/>
    <w:rsid w:val="0015787C"/>
    <w:rsid w:val="00161F5E"/>
    <w:rsid w:val="0017367B"/>
    <w:rsid w:val="00192BA9"/>
    <w:rsid w:val="001937A1"/>
    <w:rsid w:val="00194D56"/>
    <w:rsid w:val="001A04F2"/>
    <w:rsid w:val="001A18BB"/>
    <w:rsid w:val="001A1E01"/>
    <w:rsid w:val="001B1701"/>
    <w:rsid w:val="001C3027"/>
    <w:rsid w:val="001C526B"/>
    <w:rsid w:val="001D033E"/>
    <w:rsid w:val="001E742B"/>
    <w:rsid w:val="001E7B91"/>
    <w:rsid w:val="001F03E9"/>
    <w:rsid w:val="001F5415"/>
    <w:rsid w:val="002152F5"/>
    <w:rsid w:val="002247D6"/>
    <w:rsid w:val="00234865"/>
    <w:rsid w:val="002354A6"/>
    <w:rsid w:val="00246C30"/>
    <w:rsid w:val="0025264C"/>
    <w:rsid w:val="00254332"/>
    <w:rsid w:val="00263FED"/>
    <w:rsid w:val="00284EB9"/>
    <w:rsid w:val="00290387"/>
    <w:rsid w:val="002A7AF6"/>
    <w:rsid w:val="002C1264"/>
    <w:rsid w:val="002D4F81"/>
    <w:rsid w:val="002D71EF"/>
    <w:rsid w:val="002E2D7E"/>
    <w:rsid w:val="002F2736"/>
    <w:rsid w:val="002F4FE0"/>
    <w:rsid w:val="00300BF7"/>
    <w:rsid w:val="003165DF"/>
    <w:rsid w:val="00322E3D"/>
    <w:rsid w:val="00330373"/>
    <w:rsid w:val="00331433"/>
    <w:rsid w:val="00337C99"/>
    <w:rsid w:val="003477E7"/>
    <w:rsid w:val="00351824"/>
    <w:rsid w:val="00352DBD"/>
    <w:rsid w:val="00354210"/>
    <w:rsid w:val="003542CA"/>
    <w:rsid w:val="00357AA8"/>
    <w:rsid w:val="00357BBC"/>
    <w:rsid w:val="003627AC"/>
    <w:rsid w:val="00366BDB"/>
    <w:rsid w:val="00372782"/>
    <w:rsid w:val="00381EC0"/>
    <w:rsid w:val="00383AF5"/>
    <w:rsid w:val="003861EA"/>
    <w:rsid w:val="00396C20"/>
    <w:rsid w:val="003B121B"/>
    <w:rsid w:val="003F0714"/>
    <w:rsid w:val="00400644"/>
    <w:rsid w:val="004027E3"/>
    <w:rsid w:val="004065CB"/>
    <w:rsid w:val="004076D7"/>
    <w:rsid w:val="00415F58"/>
    <w:rsid w:val="00417D0E"/>
    <w:rsid w:val="00420C16"/>
    <w:rsid w:val="00437A17"/>
    <w:rsid w:val="00437D42"/>
    <w:rsid w:val="004525E0"/>
    <w:rsid w:val="00462E14"/>
    <w:rsid w:val="00465865"/>
    <w:rsid w:val="00467DA8"/>
    <w:rsid w:val="004742E6"/>
    <w:rsid w:val="00475689"/>
    <w:rsid w:val="00481CEB"/>
    <w:rsid w:val="0048212F"/>
    <w:rsid w:val="00490105"/>
    <w:rsid w:val="0049150D"/>
    <w:rsid w:val="004B4040"/>
    <w:rsid w:val="004C25C4"/>
    <w:rsid w:val="004D246A"/>
    <w:rsid w:val="004D63A1"/>
    <w:rsid w:val="004D655C"/>
    <w:rsid w:val="004E1607"/>
    <w:rsid w:val="00505B74"/>
    <w:rsid w:val="00517A9B"/>
    <w:rsid w:val="00524287"/>
    <w:rsid w:val="00525D84"/>
    <w:rsid w:val="0053328B"/>
    <w:rsid w:val="005671A0"/>
    <w:rsid w:val="005801E3"/>
    <w:rsid w:val="005859F2"/>
    <w:rsid w:val="005859FD"/>
    <w:rsid w:val="0059086F"/>
    <w:rsid w:val="00591A11"/>
    <w:rsid w:val="00594DD7"/>
    <w:rsid w:val="005A498E"/>
    <w:rsid w:val="005A5223"/>
    <w:rsid w:val="005B325B"/>
    <w:rsid w:val="005B51B0"/>
    <w:rsid w:val="005C2D7F"/>
    <w:rsid w:val="005E3143"/>
    <w:rsid w:val="005E6190"/>
    <w:rsid w:val="006055D7"/>
    <w:rsid w:val="0060593F"/>
    <w:rsid w:val="006078EA"/>
    <w:rsid w:val="00615D9B"/>
    <w:rsid w:val="00621BBF"/>
    <w:rsid w:val="00622E6B"/>
    <w:rsid w:val="0063234F"/>
    <w:rsid w:val="00640BD2"/>
    <w:rsid w:val="006473CD"/>
    <w:rsid w:val="006627E7"/>
    <w:rsid w:val="0067080C"/>
    <w:rsid w:val="00685FDE"/>
    <w:rsid w:val="00692C34"/>
    <w:rsid w:val="006B1194"/>
    <w:rsid w:val="006B1F7A"/>
    <w:rsid w:val="006B370F"/>
    <w:rsid w:val="006B3BBF"/>
    <w:rsid w:val="006B748E"/>
    <w:rsid w:val="006C3F5A"/>
    <w:rsid w:val="006C6017"/>
    <w:rsid w:val="006D21D6"/>
    <w:rsid w:val="006D4C68"/>
    <w:rsid w:val="006D6876"/>
    <w:rsid w:val="006E6ACC"/>
    <w:rsid w:val="006F7032"/>
    <w:rsid w:val="007006D0"/>
    <w:rsid w:val="007057DB"/>
    <w:rsid w:val="007237AD"/>
    <w:rsid w:val="00734F85"/>
    <w:rsid w:val="00752C50"/>
    <w:rsid w:val="00753B9C"/>
    <w:rsid w:val="007573BC"/>
    <w:rsid w:val="00761B04"/>
    <w:rsid w:val="0077133D"/>
    <w:rsid w:val="00787F2D"/>
    <w:rsid w:val="00794533"/>
    <w:rsid w:val="007A505A"/>
    <w:rsid w:val="007D11D1"/>
    <w:rsid w:val="007D3C82"/>
    <w:rsid w:val="007D43FC"/>
    <w:rsid w:val="007D7B7D"/>
    <w:rsid w:val="007E1C3B"/>
    <w:rsid w:val="007E3B82"/>
    <w:rsid w:val="007F4B49"/>
    <w:rsid w:val="0080269C"/>
    <w:rsid w:val="008043C2"/>
    <w:rsid w:val="0081336C"/>
    <w:rsid w:val="00815151"/>
    <w:rsid w:val="00816325"/>
    <w:rsid w:val="008231C6"/>
    <w:rsid w:val="00845852"/>
    <w:rsid w:val="0087542F"/>
    <w:rsid w:val="008841E3"/>
    <w:rsid w:val="0088608A"/>
    <w:rsid w:val="008C3276"/>
    <w:rsid w:val="008D58FF"/>
    <w:rsid w:val="008D73A7"/>
    <w:rsid w:val="008E01F5"/>
    <w:rsid w:val="008E0C63"/>
    <w:rsid w:val="008E5484"/>
    <w:rsid w:val="00905B74"/>
    <w:rsid w:val="009136B4"/>
    <w:rsid w:val="00915A40"/>
    <w:rsid w:val="00926B19"/>
    <w:rsid w:val="009514D7"/>
    <w:rsid w:val="00951B01"/>
    <w:rsid w:val="00961C62"/>
    <w:rsid w:val="00965F0B"/>
    <w:rsid w:val="00975352"/>
    <w:rsid w:val="00976571"/>
    <w:rsid w:val="00980835"/>
    <w:rsid w:val="009872BF"/>
    <w:rsid w:val="0099284C"/>
    <w:rsid w:val="00993853"/>
    <w:rsid w:val="009964AE"/>
    <w:rsid w:val="00996710"/>
    <w:rsid w:val="009A7FDD"/>
    <w:rsid w:val="009B68D1"/>
    <w:rsid w:val="009C45A0"/>
    <w:rsid w:val="009E47A0"/>
    <w:rsid w:val="009E576D"/>
    <w:rsid w:val="00A11F64"/>
    <w:rsid w:val="00A2309A"/>
    <w:rsid w:val="00A30A38"/>
    <w:rsid w:val="00A42B11"/>
    <w:rsid w:val="00A51431"/>
    <w:rsid w:val="00A52D98"/>
    <w:rsid w:val="00A60B34"/>
    <w:rsid w:val="00A65885"/>
    <w:rsid w:val="00A67202"/>
    <w:rsid w:val="00A67299"/>
    <w:rsid w:val="00A71C04"/>
    <w:rsid w:val="00A7488E"/>
    <w:rsid w:val="00A81CEA"/>
    <w:rsid w:val="00A8396A"/>
    <w:rsid w:val="00A87DD3"/>
    <w:rsid w:val="00A9781C"/>
    <w:rsid w:val="00AB1B1C"/>
    <w:rsid w:val="00AB2838"/>
    <w:rsid w:val="00AC4D91"/>
    <w:rsid w:val="00AD4348"/>
    <w:rsid w:val="00AE050E"/>
    <w:rsid w:val="00AE1997"/>
    <w:rsid w:val="00AE2C42"/>
    <w:rsid w:val="00B0189A"/>
    <w:rsid w:val="00B06AA9"/>
    <w:rsid w:val="00B32AE8"/>
    <w:rsid w:val="00B344D6"/>
    <w:rsid w:val="00B34BF1"/>
    <w:rsid w:val="00B477E8"/>
    <w:rsid w:val="00B50217"/>
    <w:rsid w:val="00B53449"/>
    <w:rsid w:val="00B57645"/>
    <w:rsid w:val="00B75723"/>
    <w:rsid w:val="00B96125"/>
    <w:rsid w:val="00BA6DD7"/>
    <w:rsid w:val="00BB40DA"/>
    <w:rsid w:val="00BC70CE"/>
    <w:rsid w:val="00BC7503"/>
    <w:rsid w:val="00BE2A36"/>
    <w:rsid w:val="00C00BBB"/>
    <w:rsid w:val="00C03A9E"/>
    <w:rsid w:val="00C0457E"/>
    <w:rsid w:val="00C054D7"/>
    <w:rsid w:val="00C061B9"/>
    <w:rsid w:val="00C26EA7"/>
    <w:rsid w:val="00C30ACA"/>
    <w:rsid w:val="00C4217E"/>
    <w:rsid w:val="00C5308B"/>
    <w:rsid w:val="00C6115E"/>
    <w:rsid w:val="00C61DD8"/>
    <w:rsid w:val="00C80407"/>
    <w:rsid w:val="00C86E74"/>
    <w:rsid w:val="00C92235"/>
    <w:rsid w:val="00CA465E"/>
    <w:rsid w:val="00CA63A4"/>
    <w:rsid w:val="00CB63FD"/>
    <w:rsid w:val="00CC17CD"/>
    <w:rsid w:val="00CC2C96"/>
    <w:rsid w:val="00CE6E3B"/>
    <w:rsid w:val="00CE7924"/>
    <w:rsid w:val="00D141B1"/>
    <w:rsid w:val="00D335E5"/>
    <w:rsid w:val="00D403BC"/>
    <w:rsid w:val="00D47709"/>
    <w:rsid w:val="00D47BDB"/>
    <w:rsid w:val="00D54EFD"/>
    <w:rsid w:val="00D603F3"/>
    <w:rsid w:val="00D70908"/>
    <w:rsid w:val="00D71F1B"/>
    <w:rsid w:val="00D774E2"/>
    <w:rsid w:val="00D77BE6"/>
    <w:rsid w:val="00D84FD8"/>
    <w:rsid w:val="00D86F34"/>
    <w:rsid w:val="00DA3321"/>
    <w:rsid w:val="00DB0F4D"/>
    <w:rsid w:val="00DB235D"/>
    <w:rsid w:val="00DC2380"/>
    <w:rsid w:val="00DD52AF"/>
    <w:rsid w:val="00DE2747"/>
    <w:rsid w:val="00DF07B1"/>
    <w:rsid w:val="00E03B4B"/>
    <w:rsid w:val="00E051A8"/>
    <w:rsid w:val="00E10E83"/>
    <w:rsid w:val="00E11B97"/>
    <w:rsid w:val="00E30056"/>
    <w:rsid w:val="00E46F3F"/>
    <w:rsid w:val="00E64679"/>
    <w:rsid w:val="00E8246E"/>
    <w:rsid w:val="00E8526D"/>
    <w:rsid w:val="00EA1C81"/>
    <w:rsid w:val="00EA1DC1"/>
    <w:rsid w:val="00EA50D4"/>
    <w:rsid w:val="00EB0425"/>
    <w:rsid w:val="00EB263B"/>
    <w:rsid w:val="00EC0534"/>
    <w:rsid w:val="00EC3869"/>
    <w:rsid w:val="00ED3254"/>
    <w:rsid w:val="00EE0AED"/>
    <w:rsid w:val="00EE44FD"/>
    <w:rsid w:val="00EF4F9D"/>
    <w:rsid w:val="00F07A49"/>
    <w:rsid w:val="00F131C8"/>
    <w:rsid w:val="00F20EA0"/>
    <w:rsid w:val="00F35980"/>
    <w:rsid w:val="00F52FD6"/>
    <w:rsid w:val="00F53A06"/>
    <w:rsid w:val="00F60BA7"/>
    <w:rsid w:val="00F70940"/>
    <w:rsid w:val="00F71A73"/>
    <w:rsid w:val="00F7469B"/>
    <w:rsid w:val="00F7596B"/>
    <w:rsid w:val="00F76646"/>
    <w:rsid w:val="00F87F91"/>
    <w:rsid w:val="00F9382C"/>
    <w:rsid w:val="00F95223"/>
    <w:rsid w:val="00FA03C6"/>
    <w:rsid w:val="00FA166D"/>
    <w:rsid w:val="00FB0950"/>
    <w:rsid w:val="00FB653B"/>
    <w:rsid w:val="00FB7451"/>
    <w:rsid w:val="00FC5B2E"/>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D427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5FD3F-0679-674E-BC45-3D1FAED79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29994</Words>
  <Characters>170967</Characters>
  <Application>Microsoft Macintosh Word</Application>
  <DocSecurity>0</DocSecurity>
  <Lines>1424</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200560</CharactersWithSpaces>
  <SharedDoc>false</SharedDoc>
  <HLinks>
    <vt:vector size="36" baseType="variant">
      <vt:variant>
        <vt:i4>3145758</vt:i4>
      </vt:variant>
      <vt:variant>
        <vt:i4>342</vt:i4>
      </vt:variant>
      <vt:variant>
        <vt:i4>0</vt:i4>
      </vt:variant>
      <vt:variant>
        <vt:i4>5</vt:i4>
      </vt:variant>
      <vt:variant>
        <vt:lpwstr>http://www.ncbi.nlm.nih.gov/pubmed/18716001</vt:lpwstr>
      </vt:variant>
      <vt:variant>
        <vt:lpwstr/>
      </vt:variant>
      <vt:variant>
        <vt:i4>6684691</vt:i4>
      </vt:variant>
      <vt:variant>
        <vt:i4>333</vt:i4>
      </vt:variant>
      <vt:variant>
        <vt:i4>0</vt:i4>
      </vt:variant>
      <vt:variant>
        <vt:i4>5</vt:i4>
      </vt:variant>
      <vt:variant>
        <vt:lpwstr>http://dx.doi.org/10.1017/S0031182015001444</vt:lpwstr>
      </vt:variant>
      <vt:variant>
        <vt:lpwstr/>
      </vt:variant>
      <vt:variant>
        <vt:i4>2424834</vt:i4>
      </vt:variant>
      <vt:variant>
        <vt:i4>282</vt:i4>
      </vt:variant>
      <vt:variant>
        <vt:i4>0</vt:i4>
      </vt:variant>
      <vt:variant>
        <vt:i4>5</vt:i4>
      </vt:variant>
      <vt:variant>
        <vt:lpwstr>http://www.lifewatch.be/data-services/)</vt:lpwstr>
      </vt:variant>
      <vt:variant>
        <vt:lpwstr/>
      </vt:variant>
      <vt:variant>
        <vt:i4>5046332</vt:i4>
      </vt:variant>
      <vt:variant>
        <vt:i4>279</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273</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5</cp:revision>
  <dcterms:created xsi:type="dcterms:W3CDTF">2016-07-08T22:42:00Z</dcterms:created>
  <dcterms:modified xsi:type="dcterms:W3CDTF">2016-07-08T22:49:00Z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