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77777777"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proofErr w:type="spellStart"/>
      <w:proofErr w:type="gramStart"/>
      <w:r w:rsidR="00B57645">
        <w:rPr>
          <w:sz w:val="24"/>
          <w:szCs w:val="24"/>
        </w:rPr>
        <w:t>allometry</w:t>
      </w:r>
      <w:proofErr w:type="spellEnd"/>
      <w:proofErr w:type="gramEnd"/>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0"/>
            <w:r w:rsidRPr="006473CD">
              <w:rPr>
                <w:szCs w:val="24"/>
              </w:rPr>
              <w:t>Name</w:t>
            </w:r>
            <w:commentRangeEnd w:id="0"/>
            <w:r w:rsidR="00194D56">
              <w:rPr>
                <w:rStyle w:val="CommentReference"/>
              </w:rPr>
              <w:commentReference w:id="0"/>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1"/>
      <w:r w:rsidRPr="00EE0AED">
        <w:rPr>
          <w:rFonts w:ascii="Times New Roman" w:hAnsi="Times New Roman"/>
          <w:sz w:val="24"/>
          <w:szCs w:val="24"/>
        </w:rPr>
        <w:lastRenderedPageBreak/>
        <w:t>Summary</w:t>
      </w:r>
      <w:commentRangeEnd w:id="1"/>
      <w:r w:rsidRPr="00EE0AED">
        <w:rPr>
          <w:rStyle w:val="CommentReference"/>
          <w:rFonts w:ascii="Times New Roman" w:hAnsi="Times New Roman"/>
          <w:sz w:val="24"/>
          <w:szCs w:val="24"/>
        </w:rPr>
        <w:commentReference w:id="1"/>
      </w:r>
    </w:p>
    <w:p w14:paraId="6038C751" w14:textId="77777777" w:rsidR="006473CD" w:rsidRPr="006473CD" w:rsidRDefault="006473CD" w:rsidP="006473CD">
      <w:pPr>
        <w:ind w:left="720"/>
        <w:rPr>
          <w:szCs w:val="24"/>
        </w:rPr>
      </w:pPr>
    </w:p>
    <w:p w14:paraId="7D434AF5" w14:textId="77777777" w:rsidR="006473CD" w:rsidRPr="006473CD" w:rsidRDefault="006473CD" w:rsidP="006473CD">
      <w:pPr>
        <w:spacing w:line="276" w:lineRule="auto"/>
        <w:jc w:val="both"/>
        <w:rPr>
          <w:szCs w:val="24"/>
          <w:lang w:val="en-US"/>
        </w:rPr>
      </w:pPr>
      <w:r w:rsidRPr="006473CD">
        <w:rPr>
          <w:szCs w:val="24"/>
          <w:lang w:val="en-US"/>
        </w:rPr>
        <w:t>Parasites vary widely in how many host species they infect, with some parasite species infect</w:t>
      </w:r>
      <w:r w:rsidR="00FB0950">
        <w:rPr>
          <w:szCs w:val="24"/>
          <w:lang w:val="en-US"/>
        </w:rPr>
        <w:t>ing</w:t>
      </w:r>
      <w:r w:rsidRPr="006473CD">
        <w:rPr>
          <w:szCs w:val="24"/>
          <w:lang w:val="en-US"/>
        </w:rPr>
        <w:t xml:space="preserve"> a single species, while others are capable of infecting many. Understanding the factors that drive host-parasite specificity is of basic biological interest, but also directly relevant to predicting disease emergence in new host species, identifying parasites that are likely to have unidentified alternative 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r w:rsidR="00B57645">
        <w:rPr>
          <w:szCs w:val="24"/>
          <w:lang w:val="en-US"/>
        </w:rPr>
        <w:t xml:space="preserve"> </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2"/>
      </w:r>
      <w:r w:rsidRPr="006473CD">
        <w:rPr>
          <w:szCs w:val="24"/>
          <w:lang w:val="en-US"/>
        </w:rPr>
        <w:t xml:space="preserve">some evidence for these simple model </w:t>
      </w:r>
      <w:r w:rsidR="00B57645">
        <w:rPr>
          <w:szCs w:val="24"/>
          <w:lang w:val="en-US"/>
        </w:rPr>
        <w:t>predictions, but also highlight</w:t>
      </w:r>
      <w:r w:rsidRPr="006473CD">
        <w:rPr>
          <w:szCs w:val="24"/>
          <w:lang w:val="en-US"/>
        </w:rPr>
        <w:t xml:space="preserve"> mismatches between theory and data. </w:t>
      </w:r>
      <w:commentRangeStart w:id="3"/>
      <w:r w:rsidRPr="006473CD">
        <w:rPr>
          <w:szCs w:val="24"/>
          <w:lang w:val="en-US"/>
        </w:rPr>
        <w:t xml:space="preserve">By combining these two approaches, we both establish a theoretical basis for interpreting empirical data on host-parasite specificity and identify key areas for future </w:t>
      </w:r>
      <w:commentRangeStart w:id="4"/>
      <w:r w:rsidRPr="006473CD">
        <w:rPr>
          <w:szCs w:val="24"/>
          <w:lang w:val="en-US"/>
        </w:rPr>
        <w:t>work</w:t>
      </w:r>
      <w:commentRangeEnd w:id="4"/>
      <w:r w:rsidR="00062231">
        <w:rPr>
          <w:rStyle w:val="CommentReference"/>
        </w:rPr>
        <w:commentReference w:id="4"/>
      </w:r>
      <w:r w:rsidRPr="006473CD">
        <w:rPr>
          <w:szCs w:val="24"/>
          <w:lang w:val="en-US"/>
        </w:rPr>
        <w:t>.</w:t>
      </w:r>
      <w:commentRangeEnd w:id="3"/>
      <w:r w:rsidRPr="006473CD">
        <w:rPr>
          <w:rStyle w:val="CommentReference"/>
          <w:sz w:val="24"/>
          <w:szCs w:val="24"/>
        </w:rPr>
        <w:commentReference w:id="3"/>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77777777"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E11B97">
        <w:rPr>
          <w:szCs w:val="24"/>
        </w:rPr>
        <w:t>:</w:t>
      </w:r>
      <w:r>
        <w:rPr>
          <w:szCs w:val="24"/>
        </w:rPr>
        <w:t xml:space="preserve"> </w:t>
      </w:r>
      <w:r w:rsidR="006D4C68">
        <w:rPr>
          <w:szCs w:val="24"/>
        </w:rPr>
        <w:t xml:space="preserve">alternative hosts may enable </w:t>
      </w:r>
      <w:r w:rsidR="009E47A0">
        <w:rPr>
          <w:szCs w:val="24"/>
        </w:rPr>
        <w:t xml:space="preserve">parasite </w:t>
      </w:r>
      <w:r w:rsidR="006D4C68">
        <w:rPr>
          <w:szCs w:val="24"/>
        </w:rPr>
        <w:t>persistence</w:t>
      </w:r>
      <w:r w:rsidR="009E47A0">
        <w:rPr>
          <w:szCs w:val="24"/>
        </w:rPr>
        <w:t xml:space="preserve"> in a population</w:t>
      </w:r>
      <w:r w:rsidR="006D4C68">
        <w:rPr>
          <w:szCs w:val="24"/>
        </w:rPr>
        <w:t xml:space="preserve">, with certain reservoir hosts 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hosts,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77777777"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The EID </w:t>
      </w:r>
      <w:r w:rsidRPr="006473CD">
        <w:rPr>
          <w:szCs w:val="24"/>
          <w:lang w:val="en-US"/>
        </w:rPr>
        <w:t>literature</w:t>
      </w:r>
      <w:r w:rsidR="00FB0950">
        <w:rPr>
          <w:szCs w:val="24"/>
          <w:lang w:val="en-US"/>
        </w:rPr>
        <w:t xml:space="preserve">, covering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suggests that most pa</w:t>
      </w:r>
      <w:r w:rsidR="00FB0950">
        <w:rPr>
          <w:szCs w:val="24"/>
          <w:lang w:val="en-US"/>
        </w:rPr>
        <w:t>rasite</w:t>
      </w:r>
      <w:r w:rsidRPr="006473CD">
        <w:rPr>
          <w:szCs w:val="24"/>
          <w:lang w:val="en-US"/>
        </w:rPr>
        <w:t xml:space="preserve">s are generalists: 60% of human infectious diseases are zoonotic and 80% of pathogens of domestic animals infect multiple hosts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However, </w:t>
      </w:r>
      <w:r w:rsidR="00FB0950">
        <w:rPr>
          <w:szCs w:val="24"/>
          <w:lang w:val="en-US"/>
        </w:rPr>
        <w:t xml:space="preserve">theory </w:t>
      </w:r>
      <w:r w:rsidRPr="006473CD">
        <w:rPr>
          <w:szCs w:val="24"/>
          <w:lang w:val="en-US"/>
        </w:rPr>
        <w:t>suggests that parasites are generally resource (host) specialists</w:t>
      </w:r>
      <w:r w:rsidR="00040142">
        <w:rPr>
          <w:szCs w:val="24"/>
          <w:lang w:val="en-US"/>
        </w:rPr>
        <w:t xml:space="preserve">, </w:t>
      </w:r>
      <w:r w:rsidR="00FB0950">
        <w:rPr>
          <w:szCs w:val="24"/>
          <w:lang w:val="en-US"/>
        </w:rPr>
        <w:t xml:space="preserve">with </w:t>
      </w:r>
      <w:r w:rsidR="00040142">
        <w:rPr>
          <w:szCs w:val="24"/>
          <w:lang w:val="en-US"/>
        </w:rPr>
        <w:t>interspecific competition select</w:t>
      </w:r>
      <w:r w:rsidR="00FB0950">
        <w:rPr>
          <w:szCs w:val="24"/>
          <w:lang w:val="en-US"/>
        </w:rPr>
        <w:t>ing</w:t>
      </w:r>
      <w:r w:rsidR="00040142">
        <w:rPr>
          <w:szCs w:val="24"/>
          <w:lang w:val="en-US"/>
        </w:rPr>
        <w:t xml:space="preserve"> for an increase in ecological specialization</w:t>
      </w:r>
      <w:r w:rsidR="00B75723">
        <w:rPr>
          <w:szCs w:val="24"/>
          <w:lang w:val="en-US"/>
        </w:rPr>
        <w:t xml:space="preserve"> (</w:t>
      </w:r>
      <w:r w:rsidR="00040142">
        <w:rPr>
          <w:szCs w:val="24"/>
          <w:lang w:val="en-US"/>
        </w:rPr>
        <w:t>a narrow host range</w:t>
      </w:r>
      <w:r w:rsidR="00B75723">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[7]</w:t>
      </w:r>
      <w:r w:rsidR="00B75723">
        <w:rPr>
          <w:szCs w:val="24"/>
          <w:lang w:val="en-US"/>
        </w:rPr>
        <w:fldChar w:fldCharType="end"/>
      </w:r>
      <w:r w:rsidRPr="006473CD">
        <w:rPr>
          <w:szCs w:val="24"/>
          <w:lang w:val="en-US"/>
        </w:rPr>
        <w:t>.</w:t>
      </w:r>
      <w:r w:rsidR="00E8246E">
        <w:rPr>
          <w:szCs w:val="24"/>
          <w:lang w:val="en-US"/>
        </w:rPr>
        <w:t xml:space="preserve"> </w:t>
      </w:r>
      <w:r w:rsidR="00594DD7">
        <w:rPr>
          <w:szCs w:val="24"/>
          <w:lang w:val="en-US"/>
        </w:rPr>
        <w:t xml:space="preserve">Moreover, studies suggest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r w:rsidR="00B75723">
        <w:rPr>
          <w:szCs w:val="24"/>
          <w:lang w:val="en-US"/>
        </w:rPr>
        <w:t>, despite the ‘dead-end’ theory predicting that parasites that evolve to become more specialist will have reduced potential to infect additional hosts</w:t>
      </w:r>
      <w:r w:rsidR="00594DD7">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"[8,7]", "plainTextFormattedCitation" : "[8,7]", "previouslyFormattedCitation" : "[8,7]"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[8,7]</w:t>
      </w:r>
      <w:r w:rsidR="00B75723">
        <w:rPr>
          <w:szCs w:val="24"/>
          <w:lang w:val="en-US"/>
        </w:rPr>
        <w:fldChar w:fldCharType="end"/>
      </w:r>
      <w:r w:rsidR="00993853">
        <w:rPr>
          <w:szCs w:val="24"/>
          <w:lang w:val="en-US"/>
        </w:rPr>
        <w:t>.</w:t>
      </w:r>
      <w:r w:rsidR="00594DD7">
        <w:rPr>
          <w:szCs w:val="24"/>
          <w:lang w:val="en-US"/>
        </w:rPr>
        <w:t xml:space="preserve"> </w:t>
      </w:r>
      <w:r w:rsidR="00B75723">
        <w:rPr>
          <w:szCs w:val="24"/>
          <w:lang w:val="en-US"/>
        </w:rPr>
        <w:t xml:space="preserve"> There are few examples of studies that examine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 of doves and gill </w:t>
      </w:r>
      <w:proofErr w:type="spellStart"/>
      <w:r w:rsidR="00B75723">
        <w:rPr>
          <w:szCs w:val="24"/>
          <w:lang w:val="en-US"/>
        </w:rPr>
        <w:t>monogeneans</w:t>
      </w:r>
      <w:proofErr w:type="spellEnd"/>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5326CA8B" w14:textId="77777777" w:rsidR="006473CD" w:rsidRDefault="003165DF" w:rsidP="00284EB9">
      <w:pPr>
        <w:spacing w:line="276" w:lineRule="auto"/>
        <w:jc w:val="both"/>
        <w:rPr>
          <w:szCs w:val="24"/>
          <w:lang w:val="en-US"/>
        </w:rPr>
      </w:pPr>
      <w:r>
        <w:rPr>
          <w:lang w:val="en-US"/>
        </w:rPr>
        <w:t xml:space="preserve">Previous </w:t>
      </w:r>
      <w:proofErr w:type="gramStart"/>
      <w:r>
        <w:rPr>
          <w:lang w:val="en-US"/>
        </w:rPr>
        <w:t xml:space="preserve">research on ecological drivers of parasite </w:t>
      </w:r>
      <w:proofErr w:type="spellStart"/>
      <w:r>
        <w:rPr>
          <w:lang w:val="en-US"/>
        </w:rPr>
        <w:t>generalism</w:t>
      </w:r>
      <w:proofErr w:type="spellEnd"/>
      <w:r>
        <w:rPr>
          <w:lang w:val="en-US"/>
        </w:rPr>
        <w:t xml:space="preserve"> or specialism have</w:t>
      </w:r>
      <w:proofErr w:type="gramEnd"/>
      <w:r>
        <w:rPr>
          <w:lang w:val="en-US"/>
        </w:rPr>
        <w:t xml:space="preserve"> examined the relationship between host range and parasite or host traits and environmental factors </w:t>
      </w:r>
      <w:commentRangeStart w:id="5"/>
      <w:r>
        <w:rPr>
          <w:lang w:val="en-US"/>
        </w:rPr>
        <w:t>(Table 1)</w:t>
      </w:r>
      <w:commentRangeEnd w:id="5"/>
      <w:r w:rsidR="000E25BA">
        <w:rPr>
          <w:rStyle w:val="CommentReference"/>
        </w:rPr>
        <w:commentReference w:id="5"/>
      </w:r>
      <w:r>
        <w:rPr>
          <w:lang w:val="en-US"/>
        </w:rPr>
        <w:t>.</w:t>
      </w:r>
      <w:r>
        <w:rPr>
          <w:szCs w:val="24"/>
          <w:lang w:val="en-US"/>
        </w:rPr>
        <w:t xml:space="preserve"> </w:t>
      </w:r>
      <w:r w:rsidR="009964AE">
        <w:rPr>
          <w:szCs w:val="24"/>
          <w:lang w:val="en-US"/>
        </w:rPr>
        <w:t xml:space="preserve">Changes in these traits or factors </w:t>
      </w:r>
      <w:r w:rsidR="006473CD" w:rsidRPr="006473CD">
        <w:rPr>
          <w:szCs w:val="24"/>
          <w:lang w:val="en-US"/>
        </w:rPr>
        <w:t xml:space="preserve">could </w:t>
      </w:r>
      <w:r w:rsidR="009964AE">
        <w:rPr>
          <w:szCs w:val="24"/>
          <w:lang w:val="en-US"/>
        </w:rPr>
        <w:t xml:space="preserve">theoretically </w:t>
      </w:r>
      <w:r w:rsidR="006473CD" w:rsidRPr="006473CD">
        <w:rPr>
          <w:szCs w:val="24"/>
          <w:lang w:val="en-US"/>
        </w:rPr>
        <w:t xml:space="preserve">drive </w:t>
      </w:r>
      <w:r w:rsidR="009964AE">
        <w:rPr>
          <w:szCs w:val="24"/>
          <w:lang w:val="en-US"/>
        </w:rPr>
        <w:t>either</w:t>
      </w:r>
      <w:r w:rsidR="009964AE" w:rsidRPr="006473CD">
        <w:rPr>
          <w:szCs w:val="24"/>
          <w:lang w:val="en-US"/>
        </w:rPr>
        <w:t xml:space="preserve"> </w:t>
      </w:r>
      <w:r w:rsidR="006473CD" w:rsidRPr="006473CD">
        <w:rPr>
          <w:szCs w:val="24"/>
          <w:lang w:val="en-US"/>
        </w:rPr>
        <w:t xml:space="preserve">the persistence (specialism) </w:t>
      </w:r>
      <w:r w:rsidR="00D603F3">
        <w:rPr>
          <w:szCs w:val="24"/>
          <w:lang w:val="en-US"/>
        </w:rPr>
        <w:t>or</w:t>
      </w:r>
      <w:r w:rsidR="00D603F3" w:rsidRPr="006473CD">
        <w:rPr>
          <w:szCs w:val="24"/>
          <w:lang w:val="en-US"/>
        </w:rPr>
        <w:t xml:space="preserve"> </w:t>
      </w:r>
      <w:r w:rsidR="006473CD" w:rsidRPr="006473CD">
        <w:rPr>
          <w:szCs w:val="24"/>
          <w:lang w:val="en-US"/>
        </w:rPr>
        <w:t>diversification (</w:t>
      </w:r>
      <w:proofErr w:type="spellStart"/>
      <w:r w:rsidR="006473CD" w:rsidRPr="006473CD">
        <w:rPr>
          <w:szCs w:val="24"/>
          <w:lang w:val="en-US"/>
        </w:rPr>
        <w:t>generalism</w:t>
      </w:r>
      <w:proofErr w:type="spellEnd"/>
      <w:r w:rsidR="006473CD" w:rsidRPr="006473CD">
        <w:rPr>
          <w:szCs w:val="24"/>
          <w:lang w:val="en-US"/>
        </w:rPr>
        <w:t>) of a parasite within its host(s</w:t>
      </w:r>
      <w:r w:rsidR="00D603F3">
        <w:rPr>
          <w:szCs w:val="24"/>
          <w:lang w:val="en-US"/>
        </w:rPr>
        <w:t>)</w:t>
      </w:r>
      <w:r w:rsidR="00C26EA7">
        <w:rPr>
          <w:szCs w:val="24"/>
          <w:lang w:val="en-US"/>
        </w:rPr>
        <w:t xml:space="preserve">, or lead to new species evolving </w:t>
      </w:r>
      <w:r w:rsidR="00C26EA7">
        <w:rPr>
          <w:szCs w:val="24"/>
          <w:lang w:val="en-US"/>
        </w:rPr>
        <w:fldChar w:fldCharType="begin" w:fldLock="1"/>
      </w:r>
      <w:r w:rsidR="000E25BA">
        <w:rPr>
          <w:szCs w:val="24"/>
          <w:lang w:val="en-US"/>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sidR="00C26EA7">
        <w:rPr>
          <w:szCs w:val="24"/>
          <w:lang w:val="en-US"/>
        </w:rPr>
        <w:fldChar w:fldCharType="separate"/>
      </w:r>
      <w:r w:rsidR="00C26EA7" w:rsidRPr="00C26EA7">
        <w:rPr>
          <w:noProof/>
          <w:szCs w:val="24"/>
          <w:lang w:val="en-US"/>
        </w:rPr>
        <w:t>[11]</w:t>
      </w:r>
      <w:r w:rsidR="00C26EA7">
        <w:rPr>
          <w:szCs w:val="24"/>
          <w:lang w:val="en-US"/>
        </w:rPr>
        <w:fldChar w:fldCharType="end"/>
      </w:r>
      <w:r w:rsidR="009964AE">
        <w:rPr>
          <w:szCs w:val="24"/>
          <w:lang w:val="en-US"/>
        </w:rPr>
        <w:t>.</w:t>
      </w:r>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host switching,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the role of host body size and environmental temperature on host range evolution. The relationship between host size and parasite richness has been explored in depth, often with reference to island biogeography </w:t>
      </w:r>
      <w:r w:rsidR="000E25BA">
        <w:rPr>
          <w:szCs w:val="24"/>
          <w:lang w:val="en-US"/>
        </w:rPr>
        <w:t xml:space="preserve">theory such that larger-bodied hosts represent larger habitat patches with more niches to support a range of parasite species </w:t>
      </w:r>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r w:rsidR="000E25BA">
        <w:rPr>
          <w:szCs w:val="24"/>
          <w:lang w:val="en-US"/>
        </w:rPr>
        <w:fldChar w:fldCharType="end"/>
      </w:r>
      <w:r w:rsidR="000E25BA">
        <w:rPr>
          <w:szCs w:val="24"/>
          <w:lang w:val="en-US"/>
        </w:rPr>
        <w:t xml:space="preserve">. By this theory, parasite species richness is predicted to increase with host body size, and this relationship has been observed in a variety of </w:t>
      </w:r>
      <w:commentRangeStart w:id="6"/>
      <w:r w:rsidR="000E25BA">
        <w:rPr>
          <w:szCs w:val="24"/>
          <w:lang w:val="en-US"/>
        </w:rPr>
        <w:t>animal</w:t>
      </w:r>
      <w:commentRangeEnd w:id="6"/>
      <w:r w:rsidR="000E25BA">
        <w:rPr>
          <w:rStyle w:val="CommentReference"/>
        </w:rPr>
        <w:commentReference w:id="6"/>
      </w:r>
      <w:r w:rsidR="000E25BA">
        <w:rPr>
          <w:szCs w:val="24"/>
          <w:lang w:val="en-US"/>
        </w:rPr>
        <w:t xml:space="preserve"> hosts </w:t>
      </w:r>
      <w:r w:rsidR="000E25BA">
        <w:rPr>
          <w:szCs w:val="24"/>
          <w:lang w:val="en-US"/>
        </w:rPr>
        <w:fldChar w:fldCharType="begin" w:fldLock="1"/>
      </w:r>
      <w:r w:rsidR="00815151">
        <w:rPr>
          <w:szCs w:val="24"/>
          <w:lang w:val="en-US"/>
        </w:rPr>
        <w: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[14]</w:t>
      </w:r>
      <w:r w:rsidR="000E25BA">
        <w:rPr>
          <w:szCs w:val="24"/>
          <w:lang w:val="en-US"/>
        </w:rPr>
        <w:fldChar w:fldCharType="end"/>
      </w:r>
      <w:r w:rsidR="00815151">
        <w:rPr>
          <w:szCs w:val="24"/>
          <w:lang w:val="en-US"/>
        </w:rPr>
        <w:t xml:space="preserve">, including for </w:t>
      </w:r>
      <w:proofErr w:type="spellStart"/>
      <w:r w:rsidR="00815151">
        <w:rPr>
          <w:szCs w:val="24"/>
          <w:lang w:val="en-US"/>
        </w:rPr>
        <w:t>ectoparasitic</w:t>
      </w:r>
      <w:proofErr w:type="spellEnd"/>
      <w:r w:rsidR="00815151">
        <w:rPr>
          <w:szCs w:val="24"/>
          <w:lang w:val="en-US"/>
        </w:rPr>
        <w:t xml:space="preserve"> </w:t>
      </w:r>
      <w:proofErr w:type="spellStart"/>
      <w:r w:rsidR="00815151">
        <w:rPr>
          <w:szCs w:val="24"/>
          <w:lang w:val="en-US"/>
        </w:rPr>
        <w:t>monogeneans</w:t>
      </w:r>
      <w:proofErr w:type="spellEnd"/>
      <w:r w:rsidR="00815151">
        <w:rPr>
          <w:szCs w:val="24"/>
          <w:lang w:val="en-US"/>
        </w:rPr>
        <w:t xml:space="preserve"> of freshwater fish </w:t>
      </w:r>
      <w:r w:rsidR="00815151">
        <w:rPr>
          <w:szCs w:val="24"/>
          <w:lang w:val="en-US"/>
        </w:rPr>
        <w:fldChar w:fldCharType="begin" w:fldLock="1"/>
      </w:r>
      <w:r w:rsidR="00417D0E">
        <w:rPr>
          <w:szCs w:val="24"/>
          <w:lang w:val="en-US"/>
        </w:rPr>
        <w: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instrText>
      </w:r>
      <w:r w:rsidR="00815151">
        <w:rPr>
          <w:szCs w:val="24"/>
          <w:lang w:val="en-US"/>
        </w:rPr>
        <w:fldChar w:fldCharType="separate"/>
      </w:r>
      <w:r w:rsidR="00815151" w:rsidRPr="00815151">
        <w:rPr>
          <w:noProof/>
          <w:szCs w:val="24"/>
          <w:lang w:val="en-US"/>
        </w:rPr>
        <w:t>[15]</w:t>
      </w:r>
      <w:r w:rsidR="00815151">
        <w:rPr>
          <w:szCs w:val="24"/>
          <w:lang w:val="en-US"/>
        </w:rPr>
        <w:fldChar w:fldCharType="end"/>
      </w:r>
      <w:r w:rsidR="000E25BA">
        <w:rPr>
          <w:szCs w:val="24"/>
          <w:lang w:val="en-US"/>
        </w:rPr>
        <w:t>.</w:t>
      </w:r>
      <w:r w:rsidR="001A1E01">
        <w:rPr>
          <w:szCs w:val="24"/>
          <w:lang w:val="en-US"/>
        </w:rPr>
        <w:t xml:space="preserve"> </w:t>
      </w:r>
      <w:r w:rsidR="00815151">
        <w:rPr>
          <w:szCs w:val="24"/>
          <w:lang w:val="en-US"/>
        </w:rPr>
        <w:t xml:space="preserve">Temperature is hypothesized to affect the host range of parasites due to temperature-dependent development of parasite free-living stages. Recent studies testing this hypothesis in </w:t>
      </w:r>
      <w:r w:rsidR="00417D0E">
        <w:rPr>
          <w:szCs w:val="24"/>
          <w:lang w:val="en-US"/>
        </w:rPr>
        <w:t xml:space="preserve">gastro-intestinal </w:t>
      </w:r>
      <w:r w:rsidR="00815151">
        <w:rPr>
          <w:szCs w:val="24"/>
          <w:lang w:val="en-US"/>
        </w:rPr>
        <w:t>parasite</w:t>
      </w:r>
      <w:r w:rsidR="00417D0E">
        <w:rPr>
          <w:szCs w:val="24"/>
          <w:lang w:val="en-US"/>
        </w:rPr>
        <w:t>s</w:t>
      </w:r>
      <w:r w:rsidR="00815151">
        <w:rPr>
          <w:szCs w:val="24"/>
          <w:lang w:val="en-US"/>
        </w:rPr>
        <w:t xml:space="preserve"> of primates reached opposite conclusions, with one finding a positive </w:t>
      </w:r>
      <w:r w:rsidR="00417D0E">
        <w:rPr>
          <w:szCs w:val="24"/>
          <w:lang w:val="en-US"/>
        </w:rPr>
        <w:t xml:space="preserve">relationship between parasite species richness and hot weather (with a time lag of 4 weeks) </w:t>
      </w:r>
      <w:r w:rsidR="00417D0E">
        <w:rPr>
          <w:szCs w:val="24"/>
          <w:lang w:val="en-US"/>
        </w:rPr>
        <w:fldChar w:fldCharType="begin" w:fldLock="1"/>
      </w:r>
      <w:r w:rsidR="00525D84">
        <w:rPr>
          <w:szCs w:val="24"/>
          <w:lang w:val="en-US"/>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instrText>
      </w:r>
      <w:r w:rsidR="00417D0E">
        <w:rPr>
          <w:szCs w:val="24"/>
          <w:lang w:val="en-US"/>
        </w:rPr>
        <w:fldChar w:fldCharType="separate"/>
      </w:r>
      <w:r w:rsidR="00417D0E" w:rsidRPr="00417D0E">
        <w:rPr>
          <w:noProof/>
          <w:szCs w:val="24"/>
          <w:lang w:val="en-US"/>
        </w:rPr>
        <w:t>[16]</w:t>
      </w:r>
      <w:r w:rsidR="00417D0E">
        <w:rPr>
          <w:szCs w:val="24"/>
          <w:lang w:val="en-US"/>
        </w:rPr>
        <w:fldChar w:fldCharType="end"/>
      </w:r>
      <w:r w:rsidR="00417D0E">
        <w:rPr>
          <w:szCs w:val="24"/>
          <w:lang w:val="en-US"/>
        </w:rPr>
        <w:t xml:space="preserve"> and the other finding a negative relationship </w:t>
      </w:r>
      <w:r w:rsidR="00525D84">
        <w:rPr>
          <w:szCs w:val="24"/>
          <w:lang w:val="en-US"/>
        </w:rPr>
        <w:fldChar w:fldCharType="begin" w:fldLock="1"/>
      </w:r>
      <w:r w:rsidR="00C61DD8">
        <w:rPr>
          <w:szCs w:val="24"/>
          <w:lang w:val="en-US"/>
        </w:rPr>
        <w: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instrText>
      </w:r>
      <w:r w:rsidR="00525D84">
        <w:rPr>
          <w:szCs w:val="24"/>
          <w:lang w:val="en-US"/>
        </w:rPr>
        <w:fldChar w:fldCharType="separate"/>
      </w:r>
      <w:r w:rsidR="00525D84" w:rsidRPr="00525D84">
        <w:rPr>
          <w:noProof/>
          <w:szCs w:val="24"/>
          <w:lang w:val="en-US"/>
        </w:rPr>
        <w:t>[17]</w:t>
      </w:r>
      <w:r w:rsidR="00525D84">
        <w:rPr>
          <w:szCs w:val="24"/>
          <w:lang w:val="en-US"/>
        </w:rPr>
        <w:fldChar w:fldCharType="end"/>
      </w:r>
      <w:r w:rsidR="00525D84">
        <w:rPr>
          <w:szCs w:val="24"/>
          <w:lang w:val="en-US"/>
        </w:rPr>
        <w:t xml:space="preserve">. </w:t>
      </w:r>
      <w:r w:rsidR="00C61DD8">
        <w:rPr>
          <w:szCs w:val="24"/>
          <w:lang w:val="en-US"/>
        </w:rPr>
        <w:t xml:space="preserve">Richness of metazoan </w:t>
      </w:r>
      <w:proofErr w:type="spellStart"/>
      <w:r w:rsidR="00C61DD8">
        <w:rPr>
          <w:szCs w:val="24"/>
          <w:lang w:val="en-US"/>
        </w:rPr>
        <w:t>ectoparasites</w:t>
      </w:r>
      <w:proofErr w:type="spellEnd"/>
      <w:r w:rsidR="00C61DD8">
        <w:rPr>
          <w:szCs w:val="24"/>
          <w:lang w:val="en-US"/>
        </w:rPr>
        <w:t xml:space="preserve"> on marine fish were observed to correlate with water temperature after controlling for phylogeny and sampling </w:t>
      </w:r>
      <w:r w:rsidR="00C61DD8">
        <w:rPr>
          <w:szCs w:val="24"/>
          <w:lang w:val="en-US"/>
        </w:rPr>
        <w:fldChar w:fldCharType="begin" w:fldLock="1"/>
      </w:r>
      <w:r w:rsidR="0025264C">
        <w:rPr>
          <w:szCs w:val="24"/>
          <w:lang w:val="en-US"/>
        </w:rPr>
        <w: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instrText>
      </w:r>
      <w:r w:rsidR="00C61DD8">
        <w:rPr>
          <w:szCs w:val="24"/>
          <w:lang w:val="en-US"/>
        </w:rPr>
        <w:fldChar w:fldCharType="separate"/>
      </w:r>
      <w:r w:rsidR="00C61DD8" w:rsidRPr="00C61DD8">
        <w:rPr>
          <w:noProof/>
          <w:szCs w:val="24"/>
          <w:lang w:val="en-US"/>
        </w:rPr>
        <w:t>[18]</w:t>
      </w:r>
      <w:r w:rsidR="00C61DD8">
        <w:rPr>
          <w:szCs w:val="24"/>
          <w:lang w:val="en-US"/>
        </w:rPr>
        <w:fldChar w:fldCharType="end"/>
      </w:r>
      <w:r w:rsidR="00A42B11">
        <w:rPr>
          <w:szCs w:val="24"/>
          <w:lang w:val="en-US"/>
        </w:rPr>
        <w:t>.</w:t>
      </w:r>
    </w:p>
    <w:p w14:paraId="1235198E" w14:textId="77777777" w:rsidR="00A42B11" w:rsidRDefault="00A42B11" w:rsidP="00284EB9">
      <w:pPr>
        <w:spacing w:line="276" w:lineRule="auto"/>
        <w:jc w:val="both"/>
        <w:rPr>
          <w:szCs w:val="24"/>
          <w:lang w:val="en-US"/>
        </w:rPr>
      </w:pPr>
    </w:p>
    <w:p w14:paraId="1A221502" w14:textId="77777777" w:rsidR="006473CD" w:rsidRPr="00284EB9" w:rsidRDefault="00A42B11" w:rsidP="004E1607">
      <w:pPr>
        <w:spacing w:line="276" w:lineRule="auto"/>
        <w:jc w:val="both"/>
        <w:rPr>
          <w:szCs w:val="24"/>
          <w:lang w:val="en-US"/>
        </w:rPr>
      </w:pPr>
      <w:r>
        <w:rPr>
          <w:szCs w:val="24"/>
          <w:lang w:val="en-US"/>
        </w:rPr>
        <w:t xml:space="preserve">General predictions regarding correlation of traits with parasite host range may not apply equally across all host-parasite systems, and alternative hypotheses may lead to ambiguous predictions when </w:t>
      </w:r>
      <w:r>
        <w:rPr>
          <w:szCs w:val="24"/>
          <w:lang w:val="en-US"/>
        </w:rPr>
        <w:lastRenderedPageBreak/>
        <w:t xml:space="preserve">interactions between traits are considered. Here, we use a mathematical model based on a framework of ecological theory to derive and justify predictions regarding the relationships between host body size and temperature and the evolution of parasite host range. </w:t>
      </w:r>
      <w:r w:rsidRPr="00284EB9">
        <w:t>Specifically, we</w:t>
      </w:r>
      <w:r w:rsidRPr="00284EB9">
        <w:rPr>
          <w:bCs/>
          <w:color w:val="4F81BD"/>
          <w:szCs w:val="24"/>
        </w:rPr>
        <w:t xml:space="preserve"> </w:t>
      </w:r>
      <w:r w:rsidR="006473CD" w:rsidRPr="006473CD">
        <w:rPr>
          <w:szCs w:val="24"/>
          <w:lang w:val="en-US"/>
        </w:rPr>
        <w:t>develop a simple theoretical framework for studying host range evolution</w:t>
      </w:r>
      <w:r w:rsidR="00E46F3F">
        <w:rPr>
          <w:szCs w:val="24"/>
          <w:lang w:val="en-US"/>
        </w:rPr>
        <w:t xml:space="preserve"> in a heterogeneous host population when there is a cost of </w:t>
      </w:r>
      <w:proofErr w:type="spellStart"/>
      <w:r w:rsidR="00E46F3F">
        <w:rPr>
          <w:szCs w:val="24"/>
          <w:lang w:val="en-US"/>
        </w:rPr>
        <w:t>generalism</w:t>
      </w:r>
      <w:proofErr w:type="spellEnd"/>
      <w:r w:rsidR="00E46F3F">
        <w:rPr>
          <w:szCs w:val="24"/>
          <w:lang w:val="en-US"/>
        </w:rPr>
        <w:t xml:space="preserve">. 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 to investigate how variation in host body size and temperature affect whether specialism or </w:t>
      </w:r>
      <w:proofErr w:type="spellStart"/>
      <w:r w:rsidR="006473CD" w:rsidRPr="006473CD">
        <w:rPr>
          <w:szCs w:val="24"/>
          <w:lang w:val="en-US"/>
        </w:rPr>
        <w:t>generalism</w:t>
      </w:r>
      <w:proofErr w:type="spellEnd"/>
      <w:r w:rsidR="006473CD" w:rsidRPr="006473CD">
        <w:rPr>
          <w:szCs w:val="24"/>
          <w:lang w:val="en-US"/>
        </w:rPr>
        <w:t xml:space="preserve"> is the evolutionarily stable parasite strategy.</w:t>
      </w:r>
      <w:r>
        <w:rPr>
          <w:szCs w:val="24"/>
          <w:lang w:val="en-US"/>
        </w:rPr>
        <w:t xml:space="preserve"> </w:t>
      </w:r>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w:t>
      </w:r>
      <w:commentRangeStart w:id="7"/>
      <w:r w:rsidR="006473CD" w:rsidRPr="006473CD">
        <w:rPr>
          <w:szCs w:val="24"/>
          <w:lang w:val="en-US"/>
        </w:rPr>
        <w:t>fish</w:t>
      </w:r>
      <w:commentRangeEnd w:id="7"/>
      <w:r w:rsidR="00D603F3">
        <w:rPr>
          <w:rStyle w:val="CommentReference"/>
        </w:rPr>
        <w:commentReference w:id="7"/>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 predictions arising from these models. </w:t>
      </w:r>
      <w:r>
        <w:rPr>
          <w:szCs w:val="24"/>
          <w:lang w:val="en-US"/>
        </w:rPr>
        <w:t xml:space="preserve"> 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288CBEF3" w14:textId="77777777" w:rsidR="006473CD" w:rsidRPr="006473CD" w:rsidRDefault="006473CD" w:rsidP="00EE0AED">
      <w:pPr>
        <w:spacing w:line="276" w:lineRule="auto"/>
        <w:rPr>
          <w:szCs w:val="24"/>
        </w:rPr>
      </w:pPr>
    </w:p>
    <w:p w14:paraId="3A864639" w14:textId="77777777" w:rsidR="004E1607" w:rsidRDefault="004E1607">
      <w:pPr>
        <w:rPr>
          <w:b/>
          <w:bCs/>
          <w:color w:val="4F81BD"/>
          <w:szCs w:val="24"/>
        </w:rPr>
      </w:pPr>
      <w:bookmarkStart w:id="8" w:name="_Ref324956350"/>
      <w:r>
        <w:rPr>
          <w:szCs w:val="24"/>
        </w:rPr>
        <w:br w:type="page"/>
      </w:r>
    </w:p>
    <w:p w14:paraId="4C40B94B" w14:textId="77777777"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9"/>
      <w:r w:rsidR="004027E3">
        <w:rPr>
          <w:sz w:val="24"/>
          <w:szCs w:val="24"/>
        </w:rPr>
        <w:t>by</w:t>
      </w:r>
      <w:commentRangeEnd w:id="9"/>
      <w:r w:rsidR="004027E3">
        <w:rPr>
          <w:rStyle w:val="CommentReference"/>
          <w:b w:val="0"/>
          <w:bCs w:val="0"/>
          <w:color w:val="auto"/>
        </w:rPr>
        <w:commentReference w:id="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56C06719" w14:textId="77777777" w:rsidTr="00D774E2">
        <w:tc>
          <w:tcPr>
            <w:tcW w:w="2421" w:type="dxa"/>
            <w:shd w:val="clear" w:color="auto" w:fill="auto"/>
          </w:tcPr>
          <w:p w14:paraId="68879D24" w14:textId="77777777"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35A463F1" w14:textId="77777777" w:rsidR="006473CD" w:rsidRPr="006473CD" w:rsidRDefault="006473CD" w:rsidP="00D774E2">
            <w:pPr>
              <w:rPr>
                <w:i/>
                <w:color w:val="000000"/>
                <w:szCs w:val="24"/>
              </w:rPr>
            </w:pPr>
            <w:proofErr w:type="spellStart"/>
            <w:r w:rsidRPr="006473CD">
              <w:rPr>
                <w:i/>
                <w:color w:val="000000"/>
                <w:szCs w:val="24"/>
              </w:rPr>
              <w:t>Endoparasite</w:t>
            </w:r>
            <w:proofErr w:type="spellEnd"/>
            <w:r w:rsidRPr="006473CD">
              <w:rPr>
                <w:i/>
                <w:color w:val="000000"/>
                <w:szCs w:val="24"/>
              </w:rPr>
              <w:t xml:space="preserve"> </w:t>
            </w:r>
            <w:r w:rsidRPr="006473CD">
              <w:rPr>
                <w:color w:val="000000"/>
                <w:szCs w:val="24"/>
              </w:rPr>
              <w:t xml:space="preserve">lives inside the host, </w:t>
            </w:r>
            <w:proofErr w:type="spellStart"/>
            <w:r w:rsidRPr="006473CD">
              <w:rPr>
                <w:i/>
                <w:color w:val="000000"/>
                <w:szCs w:val="24"/>
              </w:rPr>
              <w:t>Ectoparasite</w:t>
            </w:r>
            <w:proofErr w:type="spellEnd"/>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77777777"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171D367F" w14:textId="77777777" w:rsidR="002F4FE0" w:rsidRPr="006473CD" w:rsidRDefault="00E03B4B" w:rsidP="002F4FE0">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7777777" w:rsidR="00C0457E" w:rsidRDefault="006473CD" w:rsidP="00D774E2">
            <w:pPr>
              <w:rPr>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commentRangeStart w:id="10"/>
            <w:r w:rsidRPr="006473CD">
              <w:rPr>
                <w:color w:val="000000"/>
                <w:szCs w:val="24"/>
                <w:lang w:val="en-US"/>
              </w:rPr>
              <w:t>Nobel 1989</w:t>
            </w:r>
            <w:commentRangeEnd w:id="10"/>
            <w:r w:rsidR="00C0457E">
              <w:rPr>
                <w:rStyle w:val="CommentReference"/>
              </w:rPr>
              <w:commentReference w:id="10"/>
            </w:r>
            <w:r w:rsidRPr="006473CD">
              <w:rPr>
                <w:color w:val="000000"/>
                <w:szCs w:val="24"/>
                <w:lang w:val="en-US"/>
              </w:rPr>
              <w:t xml:space="preserve"> </w:t>
            </w:r>
            <w:commentRangeStart w:id="11"/>
            <w:r w:rsidRPr="006473CD">
              <w:rPr>
                <w:color w:val="000000"/>
                <w:szCs w:val="24"/>
                <w:lang w:val="en-US"/>
              </w:rPr>
              <w:t>cited</w:t>
            </w:r>
            <w:commentRangeEnd w:id="11"/>
            <w:r w:rsidR="00ED3254">
              <w:rPr>
                <w:rStyle w:val="CommentReference"/>
              </w:rPr>
              <w:commentReference w:id="11"/>
            </w:r>
            <w:r w:rsidRPr="006473CD">
              <w:rPr>
                <w:color w:val="000000"/>
                <w:szCs w:val="24"/>
                <w:lang w:val="en-US"/>
              </w:rPr>
              <w:t xml:space="preserve"> in 11]</w:t>
            </w:r>
            <w:r w:rsidR="00C0457E">
              <w:rPr>
                <w:color w:val="000000"/>
                <w:szCs w:val="24"/>
                <w:lang w:val="en-US"/>
              </w:rPr>
              <w:t>.</w:t>
            </w:r>
          </w:p>
          <w:p w14:paraId="1CDB4284" w14:textId="77777777"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4AA93DB2" w14:textId="77777777" w:rsidTr="00D774E2">
        <w:tc>
          <w:tcPr>
            <w:tcW w:w="2421" w:type="dxa"/>
            <w:shd w:val="clear" w:color="auto" w:fill="auto"/>
          </w:tcPr>
          <w:p w14:paraId="0DE49072" w14:textId="77777777"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77777777"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4AADA41A" w14:textId="77777777" w:rsidR="007D7B7D" w:rsidRDefault="006473CD" w:rsidP="00D774E2">
            <w:pPr>
              <w:rPr>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w:t>
            </w:r>
            <w:proofErr w:type="spellStart"/>
            <w:r w:rsidRPr="006473CD">
              <w:rPr>
                <w:color w:val="000000"/>
                <w:szCs w:val="24"/>
                <w:lang w:val="en-US"/>
              </w:rPr>
              <w:t>generalism</w:t>
            </w:r>
            <w:proofErr w:type="spellEnd"/>
            <w:r w:rsidRPr="006473CD">
              <w:rPr>
                <w:color w:val="000000"/>
                <w:szCs w:val="24"/>
                <w:lang w:val="en-US"/>
              </w:rPr>
              <w:t xml:space="preserve">. </w:t>
            </w:r>
          </w:p>
          <w:p w14:paraId="027D43DA"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w:t>
            </w:r>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are more </w:t>
            </w:r>
            <w:proofErr w:type="gramStart"/>
            <w:r w:rsidRPr="006473CD">
              <w:rPr>
                <w:color w:val="000000"/>
                <w:szCs w:val="24"/>
                <w:lang w:val="en-US"/>
              </w:rPr>
              <w:t>host</w:t>
            </w:r>
            <w:proofErr w:type="gramEnd"/>
            <w:r w:rsidRPr="006473CD">
              <w:rPr>
                <w:color w:val="000000"/>
                <w:szCs w:val="24"/>
                <w:lang w:val="en-US"/>
              </w:rPr>
              <w:t xml:space="preserve"> specific than those that parasitize fish in </w:t>
            </w:r>
            <w:commentRangeStart w:id="12"/>
            <w:r w:rsidRPr="006473CD">
              <w:rPr>
                <w:color w:val="000000"/>
                <w:szCs w:val="24"/>
                <w:lang w:val="en-US"/>
              </w:rPr>
              <w:t xml:space="preserve">colder seas </w:t>
            </w:r>
            <w:commentRangeEnd w:id="12"/>
            <w:r w:rsidR="00ED3254">
              <w:rPr>
                <w:rStyle w:val="CommentReference"/>
              </w:rPr>
              <w:commentReference w:id="12"/>
            </w:r>
            <w:commentRangeStart w:id="13"/>
            <w:r w:rsidRPr="006473CD">
              <w:rPr>
                <w:color w:val="000000"/>
                <w:szCs w:val="24"/>
                <w:lang w:val="en-US"/>
              </w:rPr>
              <w:t xml:space="preserve">(Rohde 1993-book). </w:t>
            </w:r>
            <w:commentRangeEnd w:id="13"/>
            <w:r w:rsidR="007D7B7D">
              <w:rPr>
                <w:rStyle w:val="CommentReference"/>
              </w:rPr>
              <w:commentReference w:id="13"/>
            </w:r>
          </w:p>
          <w:p w14:paraId="1AA0C3D6" w14:textId="77777777" w:rsidR="006473CD" w:rsidRPr="006473CD" w:rsidRDefault="006473CD" w:rsidP="007D7B7D">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77777777"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187A08CF" w14:textId="77777777" w:rsidR="00D47BDB" w:rsidRDefault="00D47BDB" w:rsidP="00D47BDB">
            <w:pPr>
              <w:rPr>
                <w:color w:val="000000"/>
                <w:szCs w:val="24"/>
                <w:lang w:val="en-US"/>
              </w:rPr>
            </w:pPr>
            <w:r>
              <w:rPr>
                <w:color w:val="000000"/>
                <w:szCs w:val="24"/>
                <w:lang w:val="en-US"/>
              </w:rPr>
              <w:t xml:space="preserve">In </w:t>
            </w:r>
            <w:proofErr w:type="spellStart"/>
            <w:r>
              <w:rPr>
                <w:color w:val="000000"/>
                <w:szCs w:val="24"/>
                <w:lang w:val="en-US"/>
              </w:rPr>
              <w:t>monogeneans</w:t>
            </w:r>
            <w:proofErr w:type="spellEnd"/>
            <w:r>
              <w:rPr>
                <w:color w:val="000000"/>
                <w:szCs w:val="24"/>
                <w:lang w:val="en-US"/>
              </w:rPr>
              <w:t xml:space="preserve">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1CB0A985" w14:textId="77777777" w:rsidR="006B1F7A" w:rsidRPr="006473CD" w:rsidRDefault="006B1F7A" w:rsidP="00D47BDB">
            <w:pPr>
              <w:rPr>
                <w:color w:val="000000"/>
                <w:szCs w:val="24"/>
              </w:rPr>
            </w:pPr>
            <w:proofErr w:type="spellStart"/>
            <w:r>
              <w:rPr>
                <w:color w:val="000000"/>
                <w:szCs w:val="24"/>
                <w:lang w:val="en-US"/>
              </w:rPr>
              <w:t>Guegan</w:t>
            </w:r>
            <w:proofErr w:type="spellEnd"/>
            <w:r>
              <w:rPr>
                <w:color w:val="000000"/>
                <w:szCs w:val="24"/>
                <w:lang w:val="en-US"/>
              </w:rPr>
              <w:t xml:space="preserve"> 1992 found strong association between host body size and parasite richness in tropical freshwater fish</w:t>
            </w:r>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77777777"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14"/>
      </w:r>
      <w:commentRangeStart w:id="15"/>
      <w:r w:rsidRPr="006473CD">
        <w:rPr>
          <w:szCs w:val="24"/>
        </w:rPr>
        <w:t>The</w:t>
      </w:r>
      <w:commentRangeEnd w:id="15"/>
      <w:r w:rsidR="00322E3D">
        <w:rPr>
          <w:rStyle w:val="CommentReference"/>
        </w:rPr>
        <w:commentReference w:id="15"/>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E92DC4"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E92DC4"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E92DC4"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E92DC4"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E92DC4"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E92DC4"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E92DC4"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Note that the mortality and shedding rates are assumed to be independent of which parasite strain the host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parasite. The </w:t>
      </w:r>
      <w:proofErr w:type="spellStart"/>
      <w:r w:rsidRPr="006473CD">
        <w:rPr>
          <w:szCs w:val="24"/>
        </w:rPr>
        <w:t>Jacobian</w:t>
      </w:r>
      <w:proofErr w:type="spellEnd"/>
      <w:r w:rsidRPr="006473CD">
        <w:rPr>
          <w:szCs w:val="24"/>
        </w:rPr>
        <w:t xml:space="preserve">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16"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17"/>
      <w:r w:rsidRPr="006473CD">
        <w:rPr>
          <w:szCs w:val="24"/>
        </w:rPr>
        <w:t>to invade</w:t>
      </w:r>
      <w:commentRangeEnd w:id="17"/>
      <w:r w:rsidR="00125BA7">
        <w:rPr>
          <w:rStyle w:val="CommentReference"/>
        </w:rPr>
        <w:commentReference w:id="17"/>
      </w:r>
      <w:r w:rsidRPr="006473CD">
        <w:rPr>
          <w:szCs w:val="24"/>
        </w:rPr>
        <w:t xml:space="preserve">, each generalist parasite in the environment must be expected to produce more than one new generalist parasite in the environment; that is a successfully invading generalist’s </w:t>
      </w:r>
      <w:commentRangeStart w:id="18"/>
      <w:r w:rsidRPr="006473CD">
        <w:rPr>
          <w:i/>
          <w:szCs w:val="24"/>
        </w:rPr>
        <w:t>R</w:t>
      </w:r>
      <w:r w:rsidRPr="006473CD">
        <w:rPr>
          <w:szCs w:val="24"/>
          <w:vertAlign w:val="subscript"/>
        </w:rPr>
        <w:t>0</w:t>
      </w:r>
      <w:r w:rsidRPr="006473CD">
        <w:rPr>
          <w:szCs w:val="24"/>
        </w:rPr>
        <w:t xml:space="preserve"> </w:t>
      </w:r>
      <w:commentRangeEnd w:id="18"/>
      <w:r w:rsidR="00125BA7">
        <w:rPr>
          <w:rStyle w:val="CommentReference"/>
        </w:rPr>
        <w:commentReference w:id="18"/>
      </w:r>
      <w:commentRangeStart w:id="19"/>
      <w:r w:rsidRPr="006473CD">
        <w:rPr>
          <w:szCs w:val="24"/>
        </w:rPr>
        <w:t>will</w:t>
      </w:r>
      <w:commentRangeEnd w:id="19"/>
      <w:r w:rsidR="00B0189A">
        <w:rPr>
          <w:rStyle w:val="CommentReference"/>
        </w:rPr>
        <w:commentReference w:id="19"/>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20" w:author="Clay Cressler" w:date="2016-06-20T12:18:00Z">
        <w:r w:rsidRPr="006473CD" w:rsidDel="00400644">
          <w:rPr>
            <w:szCs w:val="24"/>
          </w:rPr>
          <w:delText>this form of</w:delText>
        </w:r>
      </w:del>
      <w:ins w:id="21"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22"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E92DC4"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23"/>
      <w:r w:rsidRPr="006473CD">
        <w:rPr>
          <w:szCs w:val="24"/>
        </w:rPr>
        <w:t>dix A), as the model in its current state does not include any biologically relevant trade-offs that constrain the relationships between parameters. It is also challenging to connect the parameters of such a general model with empirical data on host-parasite associations.</w:t>
      </w:r>
      <w:commentRangeEnd w:id="23"/>
      <w:r w:rsidR="00622E6B">
        <w:rPr>
          <w:rStyle w:val="CommentReference"/>
        </w:rPr>
        <w:commentReference w:id="23"/>
      </w:r>
    </w:p>
    <w:p w14:paraId="16DFB9A4" w14:textId="77777777" w:rsidR="006473CD" w:rsidRPr="006473CD" w:rsidRDefault="006473CD" w:rsidP="00EE0AED">
      <w:pPr>
        <w:spacing w:line="276" w:lineRule="auto"/>
        <w:rPr>
          <w:szCs w:val="24"/>
        </w:rPr>
      </w:pPr>
    </w:p>
    <w:p w14:paraId="1FE18918" w14:textId="77777777"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24"/>
      <w:r w:rsidRPr="006473CD">
        <w:rPr>
          <w:szCs w:val="24"/>
        </w:rPr>
        <w:t>temperature</w:t>
      </w:r>
      <w:commentRangeEnd w:id="24"/>
      <w:r w:rsidR="00D47709">
        <w:rPr>
          <w:rStyle w:val="CommentReference"/>
        </w:rPr>
        <w:commentReference w:id="24"/>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r w:rsidR="00D47709">
        <w:rPr>
          <w:szCs w:val="24"/>
        </w:rPr>
        <w:fldChar w:fldCharType="begin" w:fldLock="1"/>
      </w:r>
      <w:r w:rsidR="0025264C">
        <w:rPr>
          <w:szCs w:val="24"/>
        </w:rPr>
        <w:instrText>ADDIN CSL_CITATION { "citationItems" : [ { "id" : "ITEM-1", "itemData" : { "author" : [ { "dropping-particle" : "", "family" : "Savage", "given" : "V M", "non-dropping-particle" : "", "parse-names" : false, "suffix" : "" }, { "dropping-particle" : "", "family" : "Gillooly", "given" : "J F", "non-dropping-particle" : "", "parse-names" : false, "suffix" : "" }, { "dropping-particle" : "", "family" : "Woodruff", "given" : "W H", "non-dropping-particle" : "", "parse-names" : false, "suffix" : "" }, { "dropping-particle" : "", "family" : "West", "given" : "G B", "non-dropping-particle" : "", "parse-names" : false, "suffix" : "" }, { "dropping-particle" : "", "family" : "Allen", "given" : "A P", "non-dropping-particle" : "", "parse-names" : false, "suffix" : "" }, { "dropping-particle" : "", "family" : "Enquist", "given" : "Brian J", "non-dropping-particle" : "", "parse-names" : false, "suffix" : "" }, { "dropping-particle" : "", "family" : "Brown", "given" : "James H", "non-dropping-particle" : "", "parse-names" : false, "suffix" : "" } ], "container-title" : "Functional Ecology", "id" : "ITEM-1", "issue" : "1932", "issued" : { "date-parts" : [ [ "2004" ] ] }, "page" : "257-282", "title" : "The predominance of quarter-power scaling in biology", "type" : "article-journal", "volume" : "18" }, "uris" : [ "http://www.mendeley.com/documents/?uuid=80df1f9d-f576-446e-b1d1-36f9220d00fe" ] } ], "mendeley" : { "formattedCitation" : "[28]", "plainTextFormattedCitation" : "[28]", "previouslyFormattedCitation" : "[28]" }, "properties" : { "noteIndex" : 0 }, "schema" : "https://github.com/citation-style-language/schema/raw/master/csl-citation.json" }</w:instrText>
      </w:r>
      <w:r w:rsidR="00D47709">
        <w:rPr>
          <w:szCs w:val="24"/>
        </w:rPr>
        <w:fldChar w:fldCharType="separate"/>
      </w:r>
      <w:r w:rsidR="00C61DD8" w:rsidRPr="00C61DD8">
        <w:rPr>
          <w:noProof/>
          <w:szCs w:val="24"/>
        </w:rPr>
        <w:t>[28]</w:t>
      </w:r>
      <w:r w:rsidR="00D47709">
        <w:rPr>
          <w:szCs w:val="24"/>
        </w:rPr>
        <w:fldChar w:fldCharType="end"/>
      </w:r>
      <w:r w:rsidRPr="006473CD">
        <w:rPr>
          <w:szCs w:val="24"/>
        </w:rPr>
        <w:t xml:space="preserve"> as</w:t>
      </w:r>
    </w:p>
    <w:p w14:paraId="2A552042" w14:textId="77777777" w:rsidR="006473CD" w:rsidRPr="00475689" w:rsidRDefault="00E92DC4"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77777777" w:rsidR="006473CD" w:rsidRPr="006473CD" w:rsidRDefault="006473CD" w:rsidP="006473CD">
      <w:pPr>
        <w:rPr>
          <w:szCs w:val="24"/>
        </w:rPr>
      </w:pPr>
      <w:r w:rsidRPr="006473CD">
        <w:rPr>
          <w:szCs w:val="24"/>
        </w:rPr>
        <w:lastRenderedPageBreak/>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25" w:author="Clay Cressler" w:date="2016-06-20T12:35:00Z">
        <w:r w:rsidR="008E01F5">
          <w:rPr>
            <w:szCs w:val="24"/>
          </w:rPr>
          <w:t xml:space="preserve"> (see </w:t>
        </w:r>
      </w:ins>
      <w:ins w:id="26" w:author="Clay Cressler" w:date="2016-06-20T12:57:00Z">
        <w:r w:rsidR="00E30056">
          <w:rPr>
            <w:szCs w:val="24"/>
          </w:rPr>
          <w:t>Hechinger 2013</w:t>
        </w:r>
      </w:ins>
      <w:commentRangeStart w:id="27"/>
      <w:ins w:id="28" w:author="Clay Cressler" w:date="2016-06-20T12:36:00Z">
        <w:r w:rsidR="008E01F5">
          <w:rPr>
            <w:szCs w:val="24"/>
          </w:rPr>
          <w:t xml:space="preserve"> </w:t>
        </w:r>
      </w:ins>
      <w:commentRangeEnd w:id="27"/>
      <w:ins w:id="29" w:author="Clay Cressler" w:date="2016-06-20T12:37:00Z">
        <w:r w:rsidR="001C526B">
          <w:rPr>
            <w:rStyle w:val="CommentReference"/>
          </w:rPr>
          <w:commentReference w:id="27"/>
        </w:r>
      </w:ins>
      <w:ins w:id="31" w:author="Clay Cressler" w:date="2016-06-20T12:36:00Z">
        <w:r w:rsidR="008E01F5">
          <w:rPr>
            <w:szCs w:val="24"/>
          </w:rPr>
          <w:t>for details)</w:t>
        </w:r>
      </w:ins>
      <w:r w:rsidRPr="006473CD">
        <w:rPr>
          <w:szCs w:val="24"/>
        </w:rPr>
        <w:t>. We assume that shedding rate scales linearly with parasite abundance, giving</w:t>
      </w:r>
    </w:p>
    <w:p w14:paraId="0D3B8FB1" w14:textId="77777777" w:rsidR="006473CD" w:rsidRPr="00475689" w:rsidRDefault="00E92DC4"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E92DC4"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32"/>
      <w:r w:rsidRPr="006473CD">
        <w:rPr>
          <w:szCs w:val="24"/>
        </w:rPr>
        <w:t>We</w:t>
      </w:r>
      <w:commentRangeEnd w:id="32"/>
      <w:r w:rsidR="00F07A49">
        <w:rPr>
          <w:rStyle w:val="CommentReference"/>
        </w:rPr>
        <w:commentReference w:id="32"/>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33"/>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33"/>
      <w:r w:rsidR="00965F0B" w:rsidRPr="00EE0AED">
        <w:rPr>
          <w:rStyle w:val="CommentReference"/>
          <w:b/>
        </w:rPr>
        <w:commentReference w:id="33"/>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mass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E92DC4"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E92DC4"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E92DC4"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increasing the difference in mass between hosts are given by the derivatives</w:t>
      </w:r>
    </w:p>
    <w:p w14:paraId="4CC06CCE" w14:textId="77777777" w:rsidR="006473CD" w:rsidRPr="00475689" w:rsidRDefault="00E92DC4"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E92DC4"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w:t>
      </w:r>
      <w:proofErr w:type="spellStart"/>
      <w:r w:rsidRPr="006473CD">
        <w:rPr>
          <w:szCs w:val="24"/>
        </w:rPr>
        <w:t>endoparasites</w:t>
      </w:r>
      <w:proofErr w:type="spellEnd"/>
      <w:r w:rsidRPr="006473CD">
        <w:rPr>
          <w:szCs w:val="24"/>
        </w:rPr>
        <w:t xml:space="preserve">, whenever </w:t>
      </w:r>
    </w:p>
    <w:p w14:paraId="009BD44B" w14:textId="3A869F78"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27</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3/2</m:t>
              </m:r>
            </m:sup>
          </m:sSup>
          <m:r>
            <w:rPr>
              <w:rFonts w:ascii="Cambria Math" w:hAnsi="Cambria Math"/>
              <w:szCs w:val="24"/>
            </w:rPr>
            <m:t>.</m:t>
          </m:r>
        </m:oMath>
      </m:oMathPara>
    </w:p>
    <w:p w14:paraId="752BE7C2"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34"/>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34"/>
      <w:r w:rsidR="00383AF5">
        <w:rPr>
          <w:rStyle w:val="CommentReference"/>
        </w:rPr>
        <w:commentReference w:id="34"/>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1EDFE417" w14:textId="77777777" w:rsidR="006473CD" w:rsidRDefault="006473CD" w:rsidP="006473CD">
      <w:pPr>
        <w:rPr>
          <w:ins w:id="35" w:author="Clay Cressler" w:date="2016-06-20T10:59:00Z"/>
          <w:b/>
          <w:szCs w:val="24"/>
        </w:rPr>
      </w:pPr>
    </w:p>
    <w:p w14:paraId="0E3E1B1A" w14:textId="77777777" w:rsidR="00400644" w:rsidRDefault="00A65885" w:rsidP="006473CD">
      <w:pPr>
        <w:rPr>
          <w:ins w:id="36" w:author="Clay Cressler" w:date="2016-06-20T12:16:00Z"/>
          <w:szCs w:val="24"/>
        </w:rPr>
      </w:pPr>
      <w:ins w:id="37" w:author="Clay Cressler" w:date="2016-06-20T10:59:00Z">
        <w:r w:rsidRPr="00A65885">
          <w:rPr>
            <w:szCs w:val="24"/>
          </w:rPr>
          <w:t xml:space="preserve">In Appendix A, we consider several variants of this model, to investigate the sensitivity of </w:t>
        </w:r>
      </w:ins>
      <w:ins w:id="38" w:author="Clay Cressler" w:date="2016-06-20T11:00:00Z">
        <w:r w:rsidRPr="00A65885">
          <w:rPr>
            <w:szCs w:val="24"/>
          </w:rPr>
          <w:t>our</w:t>
        </w:r>
      </w:ins>
      <w:ins w:id="39" w:author="Clay Cressler" w:date="2016-06-20T10:59:00Z">
        <w:r w:rsidRPr="00A65885">
          <w:rPr>
            <w:szCs w:val="24"/>
          </w:rPr>
          <w:t xml:space="preserve"> predictions to the assumptions made</w:t>
        </w:r>
      </w:ins>
      <w:ins w:id="40" w:author="Clay Cressler" w:date="2016-06-20T11:00:00Z">
        <w:r>
          <w:rPr>
            <w:szCs w:val="24"/>
          </w:rPr>
          <w:t xml:space="preserve"> by this model. In particular, we considered</w:t>
        </w:r>
      </w:ins>
      <w:ins w:id="41" w:author="Clay Cressler" w:date="2016-06-20T11:51:00Z">
        <w:r w:rsidR="00845852">
          <w:rPr>
            <w:szCs w:val="24"/>
          </w:rPr>
          <w:t xml:space="preserve"> models that differed in () key ways: </w:t>
        </w:r>
      </w:ins>
      <w:ins w:id="42" w:author="Clay Cressler" w:date="2016-06-20T11:52:00Z">
        <w:r w:rsidR="00845852">
          <w:rPr>
            <w:szCs w:val="24"/>
          </w:rPr>
          <w:t xml:space="preserve">the number of </w:t>
        </w:r>
      </w:ins>
      <w:ins w:id="43" w:author="Clay Cressler" w:date="2016-06-20T11:51:00Z">
        <w:r w:rsidR="00845852">
          <w:rPr>
            <w:szCs w:val="24"/>
          </w:rPr>
          <w:t xml:space="preserve">specialist parasites; the effect of parasitism on host population growth; </w:t>
        </w:r>
      </w:ins>
      <w:ins w:id="44" w:author="Clay Cressler" w:date="2016-06-20T11:53:00Z">
        <w:r w:rsidR="00845852">
          <w:rPr>
            <w:szCs w:val="24"/>
          </w:rPr>
          <w:t xml:space="preserve">the control of parasite transmission; and the parasite’s </w:t>
        </w:r>
      </w:ins>
      <w:ins w:id="45" w:author="Clay Cressler" w:date="2016-06-20T12:15:00Z">
        <w:r w:rsidR="002247D6">
          <w:rPr>
            <w:szCs w:val="24"/>
          </w:rPr>
          <w:t>life cycle</w:t>
        </w:r>
      </w:ins>
      <w:ins w:id="46"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47" w:author="Clay Cressler" w:date="2016-06-20T11:56:00Z">
        <w:r w:rsidR="00A11F64">
          <w:rPr>
            <w:szCs w:val="24"/>
          </w:rPr>
          <w:t xml:space="preserve"> </w:t>
        </w:r>
      </w:ins>
      <w:ins w:id="48" w:author="Clay Cressler" w:date="2016-06-20T11:53:00Z">
        <w:r w:rsidR="00845852">
          <w:rPr>
            <w:szCs w:val="24"/>
          </w:rPr>
          <w:t>regulated by the parasite</w:t>
        </w:r>
      </w:ins>
      <w:ins w:id="49" w:author="Clay Cressler" w:date="2016-06-20T11:57:00Z">
        <w:r w:rsidR="00A11F64">
          <w:rPr>
            <w:szCs w:val="24"/>
          </w:rPr>
          <w:t xml:space="preserve"> (</w:t>
        </w:r>
      </w:ins>
      <w:ins w:id="50" w:author="Clay Cressler" w:date="2016-06-20T11:59:00Z">
        <w:r w:rsidR="00A11F64">
          <w:rPr>
            <w:szCs w:val="24"/>
          </w:rPr>
          <w:t>for example</w:t>
        </w:r>
      </w:ins>
      <w:ins w:id="51"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52" w:author="Clay Cressler" w:date="2016-06-20T11:57:00Z">
        <w:r w:rsidR="00A11F64">
          <w:rPr>
            <w:szCs w:val="24"/>
          </w:rPr>
          <w:t xml:space="preserve">specialist parasite </w:t>
        </w:r>
      </w:ins>
      <w:ins w:id="53" w:author="Clay Cressler" w:date="2016-06-20T11:58:00Z">
        <w:r w:rsidR="00A11F64">
          <w:rPr>
            <w:szCs w:val="24"/>
          </w:rPr>
          <w:t>is presen</w:t>
        </w:r>
      </w:ins>
      <w:ins w:id="54" w:author="Clay Cressler" w:date="2016-06-20T11:59:00Z">
        <w:r w:rsidR="00A11F64">
          <w:rPr>
            <w:szCs w:val="24"/>
          </w:rPr>
          <w:t>t). We therefore also investigated a model where total host population size is constant</w:t>
        </w:r>
      </w:ins>
      <w:ins w:id="55" w:author="Clay Cressler" w:date="2016-06-20T12:00:00Z">
        <w:r w:rsidR="00A11F64">
          <w:rPr>
            <w:szCs w:val="24"/>
          </w:rPr>
          <w:t xml:space="preserve">. In the model above, we assumed that the parasite has complete control of the infection process. </w:t>
        </w:r>
      </w:ins>
      <w:ins w:id="56" w:author="Clay Cressler" w:date="2016-06-20T12:02:00Z">
        <w:r w:rsidR="00A11F64">
          <w:rPr>
            <w:szCs w:val="24"/>
          </w:rPr>
          <w:t>For example</w:t>
        </w:r>
      </w:ins>
      <w:ins w:id="57" w:author="Clay Cressler" w:date="2016-06-20T12:00:00Z">
        <w:r w:rsidR="00A11F64">
          <w:rPr>
            <w:szCs w:val="24"/>
          </w:rPr>
          <w:t xml:space="preserve">, the specialist parasite is removed </w:t>
        </w:r>
      </w:ins>
      <w:ins w:id="58" w:author="Clay Cressler" w:date="2016-06-20T12:01:00Z">
        <w:r w:rsidR="00A11F64">
          <w:rPr>
            <w:szCs w:val="24"/>
          </w:rPr>
          <w:t xml:space="preserve">from the environment only by susceptible primary hosts. This assumes </w:t>
        </w:r>
      </w:ins>
      <w:ins w:id="59" w:author="Clay Cressler" w:date="2016-06-20T12:02:00Z">
        <w:r w:rsidR="00A11F64">
          <w:rPr>
            <w:szCs w:val="24"/>
          </w:rPr>
          <w:t xml:space="preserve">active host seeking by the parasite and that the parasite can detect and avoid already-infected hosts. </w:t>
        </w:r>
      </w:ins>
      <w:ins w:id="60"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61"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w:t>
        </w:r>
      </w:ins>
      <w:ins w:id="62" w:author="Clay Cressler" w:date="2016-06-20T12:07:00Z">
        <w:r w:rsidR="002247D6" w:rsidRPr="00FC610B">
          <w:rPr>
            <w:rFonts w:ascii="Cambria Math" w:hAnsi="Cambria Math"/>
            <w:szCs w:val="24"/>
          </w:rPr>
          <w:t>(</w:t>
        </w:r>
      </w:ins>
      <w:ins w:id="63" w:author="Clay Cressler" w:date="2016-06-20T12:06:00Z">
        <w:r w:rsidR="002247D6" w:rsidRPr="00FC610B">
          <w:rPr>
            <w:rFonts w:ascii="Cambria Math" w:hAnsi="Cambria Math"/>
            <w:szCs w:val="24"/>
          </w:rPr>
          <w:t>𝑆1</w:t>
        </w:r>
      </w:ins>
      <w:ins w:id="64" w:author="Clay Cressler" w:date="2016-06-20T12:07:00Z">
        <w:r w:rsidR="002247D6" w:rsidRPr="00FC610B">
          <w:rPr>
            <w:rFonts w:ascii="Cambria Math" w:hAnsi="Cambria Math"/>
            <w:szCs w:val="24"/>
          </w:rPr>
          <w:t>+𝐼1,𝑠)</w:t>
        </w:r>
      </w:ins>
      <w:ins w:id="65" w:author="Clay Cressler" w:date="2016-06-20T12:06:00Z">
        <w:r w:rsidR="002247D6" w:rsidRPr="00FC610B">
          <w:rPr>
            <w:rFonts w:ascii="Cambria Math" w:hAnsi="Cambria Math"/>
            <w:szCs w:val="24"/>
          </w:rPr>
          <w:t>𝑃𝑔</w:t>
        </w:r>
      </w:ins>
      <w:ins w:id="66"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67"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𝛽(𝑆1+𝐼1,𝑠+𝑆2+𝐼2</w:t>
        </w:r>
      </w:ins>
      <w:ins w:id="68" w:author="Clay Cressler" w:date="2016-06-20T12:09:00Z">
        <w:r w:rsidR="002247D6" w:rsidRPr="00FC610B">
          <w:rPr>
            <w:rFonts w:ascii="Cambria Math" w:hAnsi="Cambria Math"/>
            <w:szCs w:val="24"/>
          </w:rPr>
          <w:t>,𝑔</w:t>
        </w:r>
      </w:ins>
      <w:ins w:id="69" w:author="Clay Cressler" w:date="2016-06-20T12:08:00Z">
        <w:r w:rsidR="002247D6" w:rsidRPr="00FC610B">
          <w:rPr>
            <w:rFonts w:ascii="Cambria Math" w:hAnsi="Cambria Math"/>
            <w:szCs w:val="24"/>
          </w:rPr>
          <w:t>)𝑃𝑔</w:t>
        </w:r>
      </w:ins>
      <w:ins w:id="70" w:author="Clay Cressler" w:date="2016-06-20T12:09:00Z">
        <w:r w:rsidR="002247D6" w:rsidRPr="00FC610B">
          <w:rPr>
            <w:rFonts w:ascii="Cambria Math" w:hAnsi="Cambria Math"/>
            <w:szCs w:val="24"/>
          </w:rPr>
          <w:t xml:space="preserve">). </w:t>
        </w:r>
        <w:r w:rsidR="002247D6">
          <w:rPr>
            <w:szCs w:val="24"/>
          </w:rPr>
          <w:t xml:space="preserve"> Finally, we also </w:t>
        </w:r>
        <w:r w:rsidR="002247D6">
          <w:rPr>
            <w:szCs w:val="24"/>
          </w:rPr>
          <w:lastRenderedPageBreak/>
          <w:t xml:space="preserve">considered how the predictions change for a </w:t>
        </w:r>
        <w:proofErr w:type="spellStart"/>
        <w:r w:rsidR="002247D6">
          <w:rPr>
            <w:szCs w:val="24"/>
          </w:rPr>
          <w:t>trophically</w:t>
        </w:r>
        <w:proofErr w:type="spellEnd"/>
        <w:r w:rsidR="002247D6">
          <w:rPr>
            <w:szCs w:val="24"/>
          </w:rPr>
          <w:t xml:space="preserve">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71" w:author="Clay Cressler" w:date="2016-06-20T12:16:00Z"/>
          <w:szCs w:val="24"/>
        </w:rPr>
      </w:pPr>
    </w:p>
    <w:p w14:paraId="16FA9D92" w14:textId="77777777" w:rsidR="00845852" w:rsidRDefault="00400644" w:rsidP="006473CD">
      <w:pPr>
        <w:rPr>
          <w:ins w:id="72" w:author="Clay Cressler" w:date="2016-06-20T12:12:00Z"/>
          <w:szCs w:val="24"/>
        </w:rPr>
      </w:pPr>
      <w:ins w:id="73"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74" w:author="Clay Cressler" w:date="2016-06-20T12:18:00Z">
        <w:r>
          <w:rPr>
            <w:szCs w:val="24"/>
          </w:rPr>
          <w:t xml:space="preserve">Eq. (1) above. The models differ in how that </w:t>
        </w:r>
      </w:ins>
      <w:ins w:id="75"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76" w:author="Clay Cressler" w:date="2016-06-20T12:09:00Z">
        <w:r w:rsidR="002247D6">
          <w:rPr>
            <w:szCs w:val="24"/>
          </w:rPr>
          <w:t xml:space="preserve">Table 2 shows </w:t>
        </w:r>
      </w:ins>
      <w:ins w:id="77"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78" w:author="Clay Cressler" w:date="2016-06-20T12:09:00Z">
        <w:r w:rsidR="002247D6">
          <w:rPr>
            <w:szCs w:val="24"/>
          </w:rPr>
          <w:t xml:space="preserve">our predictions for how host body size and </w:t>
        </w:r>
        <w:proofErr w:type="gramStart"/>
        <w:r w:rsidR="002247D6">
          <w:rPr>
            <w:szCs w:val="24"/>
          </w:rPr>
          <w:t>temperature affect</w:t>
        </w:r>
        <w:proofErr w:type="gramEnd"/>
        <w:r w:rsidR="002247D6">
          <w:rPr>
            <w:szCs w:val="24"/>
          </w:rPr>
          <w:t xml:space="preserve"> the likelihood that a generalist parasite can invade</w:t>
        </w:r>
      </w:ins>
      <w:ins w:id="79" w:author="Clay Cressler" w:date="2016-06-20T12:29:00Z">
        <w:r w:rsidR="00A67299">
          <w:rPr>
            <w:szCs w:val="24"/>
          </w:rPr>
          <w:t>.</w:t>
        </w:r>
      </w:ins>
    </w:p>
    <w:p w14:paraId="277B9EDE" w14:textId="77777777" w:rsidR="002247D6" w:rsidRDefault="002247D6" w:rsidP="006473CD">
      <w:pPr>
        <w:rPr>
          <w:ins w:id="80" w:author="Clay Cressler" w:date="2016-06-20T12:12:00Z"/>
          <w:szCs w:val="24"/>
        </w:rPr>
      </w:pPr>
    </w:p>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156"/>
        <w:gridCol w:w="1026"/>
        <w:gridCol w:w="1164"/>
        <w:gridCol w:w="1068"/>
        <w:gridCol w:w="2252"/>
        <w:gridCol w:w="1083"/>
        <w:gridCol w:w="1171"/>
      </w:tblGrid>
      <w:tr w:rsidR="00400644" w:rsidRPr="00FC610B" w14:paraId="438E6755" w14:textId="77777777" w:rsidTr="00FC610B">
        <w:trPr>
          <w:ins w:id="81" w:author="Clay Cressler" w:date="2016-06-20T12:12:00Z"/>
        </w:trPr>
        <w:tc>
          <w:tcPr>
            <w:tcW w:w="1170" w:type="dxa"/>
            <w:shd w:val="clear" w:color="auto" w:fill="auto"/>
          </w:tcPr>
          <w:p w14:paraId="4C8A604C" w14:textId="77777777" w:rsidR="002247D6" w:rsidRPr="00FC610B" w:rsidRDefault="002247D6" w:rsidP="006473CD">
            <w:pPr>
              <w:rPr>
                <w:ins w:id="82" w:author="Clay Cressler" w:date="2016-06-20T12:12:00Z"/>
                <w:sz w:val="20"/>
                <w:szCs w:val="24"/>
              </w:rPr>
            </w:pPr>
            <w:ins w:id="83" w:author="Clay Cressler" w:date="2016-06-20T12:13:00Z">
              <w:r w:rsidRPr="00FC610B">
                <w:rPr>
                  <w:sz w:val="20"/>
                  <w:szCs w:val="24"/>
                </w:rPr>
                <w:t>Number of specialist parasites</w:t>
              </w:r>
            </w:ins>
          </w:p>
        </w:tc>
        <w:tc>
          <w:tcPr>
            <w:tcW w:w="1224" w:type="dxa"/>
            <w:shd w:val="clear" w:color="auto" w:fill="auto"/>
          </w:tcPr>
          <w:p w14:paraId="739D1F8B" w14:textId="77777777" w:rsidR="002247D6" w:rsidRPr="00FC610B" w:rsidRDefault="002247D6" w:rsidP="006473CD">
            <w:pPr>
              <w:rPr>
                <w:ins w:id="84" w:author="Clay Cressler" w:date="2016-06-20T12:12:00Z"/>
                <w:sz w:val="20"/>
                <w:szCs w:val="24"/>
              </w:rPr>
            </w:pPr>
            <w:ins w:id="85" w:author="Clay Cressler" w:date="2016-06-20T12:15:00Z">
              <w:r w:rsidRPr="00FC610B">
                <w:rPr>
                  <w:sz w:val="20"/>
                  <w:szCs w:val="24"/>
                </w:rPr>
                <w:t>Parasite regulates</w:t>
              </w:r>
            </w:ins>
            <w:ins w:id="86" w:author="Clay Cressler" w:date="2016-06-20T12:13:00Z">
              <w:r w:rsidRPr="00FC610B">
                <w:rPr>
                  <w:sz w:val="20"/>
                  <w:szCs w:val="24"/>
                </w:rPr>
                <w:t xml:space="preserve"> population growth</w:t>
              </w:r>
            </w:ins>
            <w:ins w:id="87" w:author="Clay Cressler" w:date="2016-06-20T12:15:00Z">
              <w:r w:rsidRPr="00FC610B">
                <w:rPr>
                  <w:sz w:val="20"/>
                  <w:szCs w:val="24"/>
                </w:rPr>
                <w:t>?</w:t>
              </w:r>
            </w:ins>
          </w:p>
        </w:tc>
        <w:tc>
          <w:tcPr>
            <w:tcW w:w="1117" w:type="dxa"/>
            <w:shd w:val="clear" w:color="auto" w:fill="auto"/>
          </w:tcPr>
          <w:p w14:paraId="6DD012D3" w14:textId="77777777" w:rsidR="002247D6" w:rsidRPr="00FC610B" w:rsidRDefault="002247D6" w:rsidP="006473CD">
            <w:pPr>
              <w:rPr>
                <w:ins w:id="88" w:author="Clay Cressler" w:date="2016-06-20T12:12:00Z"/>
                <w:sz w:val="20"/>
                <w:szCs w:val="24"/>
              </w:rPr>
            </w:pPr>
            <w:ins w:id="89" w:author="Clay Cressler" w:date="2016-06-20T12:13:00Z">
              <w:r w:rsidRPr="00FC610B">
                <w:rPr>
                  <w:sz w:val="20"/>
                  <w:szCs w:val="24"/>
                </w:rPr>
                <w:t>Active or passive host seeking</w:t>
              </w:r>
            </w:ins>
            <w:ins w:id="90" w:author="Clay Cressler" w:date="2016-06-20T12:15:00Z">
              <w:r w:rsidRPr="00FC610B">
                <w:rPr>
                  <w:sz w:val="20"/>
                  <w:szCs w:val="24"/>
                </w:rPr>
                <w:t>?</w:t>
              </w:r>
            </w:ins>
          </w:p>
        </w:tc>
        <w:tc>
          <w:tcPr>
            <w:tcW w:w="1230" w:type="dxa"/>
            <w:shd w:val="clear" w:color="auto" w:fill="auto"/>
          </w:tcPr>
          <w:p w14:paraId="626F2841" w14:textId="77777777" w:rsidR="002247D6" w:rsidRPr="00FC610B" w:rsidRDefault="002247D6" w:rsidP="006473CD">
            <w:pPr>
              <w:rPr>
                <w:ins w:id="91" w:author="Clay Cressler" w:date="2016-06-20T12:12:00Z"/>
                <w:sz w:val="20"/>
                <w:szCs w:val="24"/>
              </w:rPr>
            </w:pPr>
            <w:ins w:id="92" w:author="Clay Cressler" w:date="2016-06-20T12:13:00Z">
              <w:r w:rsidRPr="00FC610B">
                <w:rPr>
                  <w:sz w:val="20"/>
                  <w:szCs w:val="24"/>
                </w:rPr>
                <w:t>Avoidance of already infected hosts</w:t>
              </w:r>
            </w:ins>
            <w:ins w:id="93" w:author="Clay Cressler" w:date="2016-06-20T12:15:00Z">
              <w:r w:rsidRPr="00FC610B">
                <w:rPr>
                  <w:sz w:val="20"/>
                  <w:szCs w:val="24"/>
                </w:rPr>
                <w:t>?</w:t>
              </w:r>
            </w:ins>
          </w:p>
        </w:tc>
        <w:tc>
          <w:tcPr>
            <w:tcW w:w="1247" w:type="dxa"/>
            <w:shd w:val="clear" w:color="auto" w:fill="auto"/>
          </w:tcPr>
          <w:p w14:paraId="5D682C57" w14:textId="77777777" w:rsidR="002247D6" w:rsidRPr="00FC610B" w:rsidRDefault="002247D6" w:rsidP="006473CD">
            <w:pPr>
              <w:rPr>
                <w:ins w:id="94" w:author="Clay Cressler" w:date="2016-06-20T12:12:00Z"/>
                <w:sz w:val="20"/>
                <w:szCs w:val="24"/>
              </w:rPr>
            </w:pPr>
            <w:ins w:id="95" w:author="Clay Cressler" w:date="2016-06-20T12:15:00Z">
              <w:r w:rsidRPr="00FC610B">
                <w:rPr>
                  <w:sz w:val="20"/>
                  <w:szCs w:val="24"/>
                </w:rPr>
                <w:t>Parasite life cycle</w:t>
              </w:r>
            </w:ins>
          </w:p>
        </w:tc>
        <w:tc>
          <w:tcPr>
            <w:tcW w:w="1663" w:type="dxa"/>
            <w:shd w:val="clear" w:color="auto" w:fill="auto"/>
          </w:tcPr>
          <w:p w14:paraId="0079E093" w14:textId="77777777" w:rsidR="002247D6" w:rsidRPr="00FC610B" w:rsidRDefault="002247D6" w:rsidP="002247D6">
            <w:pPr>
              <w:rPr>
                <w:ins w:id="96" w:author="Clay Cressler" w:date="2016-06-20T12:12:00Z"/>
                <w:sz w:val="20"/>
                <w:szCs w:val="24"/>
              </w:rPr>
            </w:pPr>
            <w:ins w:id="97" w:author="Clay Cressler" w:date="2016-06-20T12:14: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4" w:type="dxa"/>
            <w:shd w:val="clear" w:color="auto" w:fill="auto"/>
          </w:tcPr>
          <w:p w14:paraId="5EA90825" w14:textId="77777777" w:rsidR="002247D6" w:rsidRPr="00FC610B" w:rsidRDefault="002247D6" w:rsidP="002247D6">
            <w:pPr>
              <w:rPr>
                <w:ins w:id="98" w:author="Clay Cressler" w:date="2016-06-20T12:12:00Z"/>
                <w:sz w:val="20"/>
                <w:szCs w:val="24"/>
              </w:rPr>
            </w:pPr>
            <w:ins w:id="99" w:author="Clay Cressler" w:date="2016-06-20T12:14: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15AA5BBF" w14:textId="77777777" w:rsidR="002247D6" w:rsidRPr="00FC610B" w:rsidRDefault="002247D6" w:rsidP="002247D6">
            <w:pPr>
              <w:rPr>
                <w:ins w:id="100" w:author="Clay Cressler" w:date="2016-06-20T12:14:00Z"/>
                <w:sz w:val="20"/>
                <w:szCs w:val="24"/>
              </w:rPr>
            </w:pPr>
            <w:ins w:id="101" w:author="Clay Cressler" w:date="2016-06-20T12:14:00Z">
              <w:r w:rsidRPr="00FC610B">
                <w:rPr>
                  <w:sz w:val="20"/>
                  <w:szCs w:val="24"/>
                </w:rPr>
                <w:t>Effect of increased temperature</w:t>
              </w:r>
            </w:ins>
          </w:p>
        </w:tc>
      </w:tr>
      <w:tr w:rsidR="00400644" w:rsidRPr="00FC610B" w14:paraId="3DABAFCB" w14:textId="77777777" w:rsidTr="00FC610B">
        <w:trPr>
          <w:ins w:id="102" w:author="Clay Cressler" w:date="2016-06-20T12:12:00Z"/>
        </w:trPr>
        <w:tc>
          <w:tcPr>
            <w:tcW w:w="1170" w:type="dxa"/>
            <w:shd w:val="clear" w:color="auto" w:fill="auto"/>
          </w:tcPr>
          <w:p w14:paraId="491F0384" w14:textId="77777777" w:rsidR="002247D6" w:rsidRPr="00FC610B" w:rsidRDefault="002247D6" w:rsidP="006473CD">
            <w:pPr>
              <w:rPr>
                <w:ins w:id="103" w:author="Clay Cressler" w:date="2016-06-20T12:12:00Z"/>
                <w:sz w:val="20"/>
                <w:szCs w:val="24"/>
              </w:rPr>
            </w:pPr>
            <w:ins w:id="104" w:author="Clay Cressler" w:date="2016-06-20T12:14:00Z">
              <w:r w:rsidRPr="00FC610B">
                <w:rPr>
                  <w:sz w:val="20"/>
                  <w:szCs w:val="24"/>
                </w:rPr>
                <w:t>1</w:t>
              </w:r>
            </w:ins>
          </w:p>
        </w:tc>
        <w:tc>
          <w:tcPr>
            <w:tcW w:w="1224" w:type="dxa"/>
            <w:shd w:val="clear" w:color="auto" w:fill="auto"/>
          </w:tcPr>
          <w:p w14:paraId="45D6BE69" w14:textId="77777777" w:rsidR="002247D6" w:rsidRPr="00FC610B" w:rsidRDefault="002247D6" w:rsidP="006473CD">
            <w:pPr>
              <w:rPr>
                <w:ins w:id="105" w:author="Clay Cressler" w:date="2016-06-20T12:12:00Z"/>
                <w:sz w:val="20"/>
                <w:szCs w:val="24"/>
              </w:rPr>
            </w:pPr>
            <w:ins w:id="106" w:author="Clay Cressler" w:date="2016-06-20T12:15:00Z">
              <w:r w:rsidRPr="00FC610B">
                <w:rPr>
                  <w:sz w:val="20"/>
                  <w:szCs w:val="24"/>
                </w:rPr>
                <w:t>Yes</w:t>
              </w:r>
            </w:ins>
          </w:p>
        </w:tc>
        <w:tc>
          <w:tcPr>
            <w:tcW w:w="1117" w:type="dxa"/>
            <w:shd w:val="clear" w:color="auto" w:fill="auto"/>
          </w:tcPr>
          <w:p w14:paraId="5A53ABB8" w14:textId="77777777" w:rsidR="002247D6" w:rsidRPr="00FC610B" w:rsidRDefault="002247D6" w:rsidP="006473CD">
            <w:pPr>
              <w:rPr>
                <w:ins w:id="107" w:author="Clay Cressler" w:date="2016-06-20T12:12:00Z"/>
                <w:sz w:val="20"/>
                <w:szCs w:val="24"/>
              </w:rPr>
            </w:pPr>
            <w:ins w:id="108" w:author="Clay Cressler" w:date="2016-06-20T12:15:00Z">
              <w:r w:rsidRPr="00FC610B">
                <w:rPr>
                  <w:sz w:val="20"/>
                  <w:szCs w:val="24"/>
                </w:rPr>
                <w:t>Active</w:t>
              </w:r>
            </w:ins>
          </w:p>
        </w:tc>
        <w:tc>
          <w:tcPr>
            <w:tcW w:w="1230" w:type="dxa"/>
            <w:shd w:val="clear" w:color="auto" w:fill="auto"/>
          </w:tcPr>
          <w:p w14:paraId="56EF890F" w14:textId="77777777" w:rsidR="002247D6" w:rsidRPr="00FC610B" w:rsidRDefault="002247D6" w:rsidP="006473CD">
            <w:pPr>
              <w:rPr>
                <w:ins w:id="109" w:author="Clay Cressler" w:date="2016-06-20T12:12:00Z"/>
                <w:sz w:val="20"/>
                <w:szCs w:val="24"/>
              </w:rPr>
            </w:pPr>
            <w:ins w:id="110" w:author="Clay Cressler" w:date="2016-06-20T12:15:00Z">
              <w:r w:rsidRPr="00FC610B">
                <w:rPr>
                  <w:sz w:val="20"/>
                  <w:szCs w:val="24"/>
                </w:rPr>
                <w:t>Yes</w:t>
              </w:r>
            </w:ins>
          </w:p>
        </w:tc>
        <w:tc>
          <w:tcPr>
            <w:tcW w:w="1247" w:type="dxa"/>
            <w:shd w:val="clear" w:color="auto" w:fill="auto"/>
          </w:tcPr>
          <w:p w14:paraId="3E69EEC6" w14:textId="77777777" w:rsidR="002247D6" w:rsidRPr="00FC610B" w:rsidRDefault="002247D6" w:rsidP="006473CD">
            <w:pPr>
              <w:rPr>
                <w:ins w:id="111" w:author="Clay Cressler" w:date="2016-06-20T12:12:00Z"/>
                <w:sz w:val="20"/>
                <w:szCs w:val="24"/>
              </w:rPr>
            </w:pPr>
            <w:ins w:id="112" w:author="Clay Cressler" w:date="2016-06-20T12:15:00Z">
              <w:r w:rsidRPr="00FC610B">
                <w:rPr>
                  <w:sz w:val="20"/>
                  <w:szCs w:val="24"/>
                </w:rPr>
                <w:t>Direct</w:t>
              </w:r>
            </w:ins>
          </w:p>
        </w:tc>
        <w:tc>
          <w:tcPr>
            <w:tcW w:w="1663" w:type="dxa"/>
            <w:shd w:val="clear" w:color="auto" w:fill="auto"/>
          </w:tcPr>
          <w:p w14:paraId="00F9F21B" w14:textId="77777777" w:rsidR="002247D6" w:rsidRPr="00475689" w:rsidRDefault="00E92DC4" w:rsidP="006473CD">
            <w:pPr>
              <w:rPr>
                <w:ins w:id="113" w:author="Clay Cressler" w:date="2016-06-20T12:12:00Z"/>
                <w:sz w:val="20"/>
                <w:szCs w:val="24"/>
              </w:rPr>
            </w:pPr>
            <m:oMathPara>
              <m:oMath>
                <m:f>
                  <m:fPr>
                    <m:ctrlPr>
                      <w:ins w:id="114" w:author="Clay Cressler" w:date="2016-06-20T12:20:00Z">
                        <w:rPr>
                          <w:rFonts w:ascii="Cambria Math" w:hAnsi="Cambria Math"/>
                          <w:i/>
                          <w:szCs w:val="24"/>
                        </w:rPr>
                      </w:ins>
                    </m:ctrlPr>
                  </m:fPr>
                  <m:num>
                    <w:ins w:id="115" w:author="Clay Cressler" w:date="2016-06-20T12:20:00Z">
                      <m:r>
                        <w:rPr>
                          <w:rFonts w:ascii="Cambria Math" w:hAnsi="Cambria Math"/>
                          <w:szCs w:val="24"/>
                        </w:rPr>
                        <m:t>a</m:t>
                      </m:r>
                    </w:ins>
                    <m:sSub>
                      <m:sSubPr>
                        <m:ctrlPr>
                          <w:ins w:id="116" w:author="Clay Cressler" w:date="2016-06-20T12:20:00Z">
                            <w:rPr>
                              <w:rFonts w:ascii="Cambria Math" w:hAnsi="Cambria Math"/>
                              <w:i/>
                              <w:szCs w:val="24"/>
                            </w:rPr>
                          </w:ins>
                        </m:ctrlPr>
                      </m:sSubPr>
                      <m:e>
                        <w:ins w:id="117" w:author="Clay Cressler" w:date="2016-06-20T12:20:00Z">
                          <m:r>
                            <w:rPr>
                              <w:rFonts w:ascii="Cambria Math" w:hAnsi="Cambria Math"/>
                              <w:szCs w:val="24"/>
                            </w:rPr>
                            <m:t>λ</m:t>
                          </m:r>
                        </w:ins>
                      </m:e>
                      <m:sub>
                        <w:ins w:id="118" w:author="Clay Cressler" w:date="2016-06-20T12:20:00Z">
                          <m:r>
                            <w:rPr>
                              <w:rFonts w:ascii="Cambria Math" w:hAnsi="Cambria Math"/>
                              <w:szCs w:val="24"/>
                            </w:rPr>
                            <m:t>1</m:t>
                          </m:r>
                        </w:ins>
                      </m:sub>
                    </m:sSub>
                    <w:ins w:id="119" w:author="Clay Cressler" w:date="2016-06-20T12:20:00Z">
                      <m:r>
                        <w:rPr>
                          <w:rFonts w:ascii="Cambria Math" w:hAnsi="Cambria Math"/>
                          <w:szCs w:val="24"/>
                        </w:rPr>
                        <m:t>-</m:t>
                      </m:r>
                    </w:ins>
                    <m:sSub>
                      <m:sSubPr>
                        <m:ctrlPr>
                          <w:ins w:id="120" w:author="Clay Cressler" w:date="2016-06-20T12:20:00Z">
                            <w:rPr>
                              <w:rFonts w:ascii="Cambria Math" w:hAnsi="Cambria Math"/>
                              <w:i/>
                              <w:szCs w:val="24"/>
                            </w:rPr>
                          </w:ins>
                        </m:ctrlPr>
                      </m:sSubPr>
                      <m:e>
                        <w:ins w:id="121" w:author="Clay Cressler" w:date="2016-06-20T12:20:00Z">
                          <m:r>
                            <w:rPr>
                              <w:rFonts w:ascii="Cambria Math" w:hAnsi="Cambria Math"/>
                              <w:szCs w:val="24"/>
                            </w:rPr>
                            <m:t>μ</m:t>
                          </m:r>
                        </w:ins>
                      </m:e>
                      <m:sub>
                        <w:ins w:id="122" w:author="Clay Cressler" w:date="2016-06-20T12:20:00Z">
                          <m:r>
                            <w:rPr>
                              <w:rFonts w:ascii="Cambria Math" w:hAnsi="Cambria Math"/>
                              <w:szCs w:val="24"/>
                            </w:rPr>
                            <m:t>1</m:t>
                          </m:r>
                        </w:ins>
                      </m:sub>
                    </m:sSub>
                  </m:num>
                  <m:den>
                    <m:sSub>
                      <m:sSubPr>
                        <m:ctrlPr>
                          <w:ins w:id="123" w:author="Clay Cressler" w:date="2016-06-20T12:20:00Z">
                            <w:rPr>
                              <w:rFonts w:ascii="Cambria Math" w:hAnsi="Cambria Math"/>
                              <w:i/>
                              <w:szCs w:val="24"/>
                            </w:rPr>
                          </w:ins>
                        </m:ctrlPr>
                      </m:sSubPr>
                      <m:e>
                        <w:ins w:id="124" w:author="Clay Cressler" w:date="2016-06-20T12:20:00Z">
                          <m:r>
                            <w:rPr>
                              <w:rFonts w:ascii="Cambria Math" w:hAnsi="Cambria Math"/>
                              <w:szCs w:val="24"/>
                            </w:rPr>
                            <m:t>λ</m:t>
                          </m:r>
                        </w:ins>
                      </m:e>
                      <m:sub>
                        <w:ins w:id="125" w:author="Clay Cressler" w:date="2016-06-20T12:20:00Z">
                          <m:r>
                            <w:rPr>
                              <w:rFonts w:ascii="Cambria Math" w:hAnsi="Cambria Math"/>
                              <w:szCs w:val="24"/>
                            </w:rPr>
                            <m:t>1</m:t>
                          </m:r>
                        </w:ins>
                      </m:sub>
                    </m:sSub>
                    <w:ins w:id="126" w:author="Clay Cressler" w:date="2016-06-20T12:20:00Z">
                      <m:r>
                        <w:rPr>
                          <w:rFonts w:ascii="Cambria Math" w:hAnsi="Cambria Math"/>
                          <w:szCs w:val="24"/>
                        </w:rPr>
                        <m:t>-</m:t>
                      </m:r>
                    </w:ins>
                    <m:sSub>
                      <m:sSubPr>
                        <m:ctrlPr>
                          <w:ins w:id="127" w:author="Clay Cressler" w:date="2016-06-20T12:20:00Z">
                            <w:rPr>
                              <w:rFonts w:ascii="Cambria Math" w:hAnsi="Cambria Math"/>
                              <w:i/>
                              <w:szCs w:val="24"/>
                            </w:rPr>
                          </w:ins>
                        </m:ctrlPr>
                      </m:sSubPr>
                      <m:e>
                        <w:ins w:id="128" w:author="Clay Cressler" w:date="2016-06-20T12:20:00Z">
                          <m:r>
                            <w:rPr>
                              <w:rFonts w:ascii="Cambria Math" w:hAnsi="Cambria Math"/>
                              <w:szCs w:val="24"/>
                            </w:rPr>
                            <m:t>μ</m:t>
                          </m:r>
                        </w:ins>
                      </m:e>
                      <m:sub>
                        <w:ins w:id="129" w:author="Clay Cressler" w:date="2016-06-20T12:20:00Z">
                          <m:r>
                            <w:rPr>
                              <w:rFonts w:ascii="Cambria Math" w:hAnsi="Cambria Math"/>
                              <w:szCs w:val="24"/>
                            </w:rPr>
                            <m:t>1</m:t>
                          </m:r>
                        </w:ins>
                      </m:sub>
                    </m:sSub>
                  </m:den>
                </m:f>
                <w:ins w:id="130" w:author="Clay Cressler" w:date="2016-06-20T12:20:00Z">
                  <m:r>
                    <w:rPr>
                      <w:rFonts w:ascii="Cambria Math" w:hAnsi="Cambria Math"/>
                      <w:szCs w:val="24"/>
                    </w:rPr>
                    <m:t>+</m:t>
                  </m:r>
                </w:ins>
                <m:f>
                  <m:fPr>
                    <m:ctrlPr>
                      <w:ins w:id="131" w:author="Clay Cressler" w:date="2016-06-20T12:20:00Z">
                        <w:rPr>
                          <w:rFonts w:ascii="Cambria Math" w:hAnsi="Cambria Math"/>
                          <w:i/>
                          <w:szCs w:val="24"/>
                        </w:rPr>
                      </w:ins>
                    </m:ctrlPr>
                  </m:fPr>
                  <m:num>
                    <w:ins w:id="132" w:author="Clay Cressler" w:date="2016-06-20T12:20:00Z">
                      <m:r>
                        <w:rPr>
                          <w:rFonts w:ascii="Cambria Math" w:hAnsi="Cambria Math"/>
                          <w:szCs w:val="24"/>
                        </w:rPr>
                        <m:t>β</m:t>
                      </m:r>
                    </w:ins>
                    <m:sSub>
                      <m:sSubPr>
                        <m:ctrlPr>
                          <w:ins w:id="133" w:author="Clay Cressler" w:date="2016-06-20T12:20:00Z">
                            <w:rPr>
                              <w:rFonts w:ascii="Cambria Math" w:hAnsi="Cambria Math"/>
                              <w:i/>
                              <w:szCs w:val="24"/>
                            </w:rPr>
                          </w:ins>
                        </m:ctrlPr>
                      </m:sSubPr>
                      <m:e>
                        <w:ins w:id="134" w:author="Clay Cressler" w:date="2016-06-20T12:20:00Z">
                          <m:r>
                            <w:rPr>
                              <w:rFonts w:ascii="Cambria Math" w:hAnsi="Cambria Math"/>
                              <w:szCs w:val="24"/>
                            </w:rPr>
                            <m:t>K</m:t>
                          </m:r>
                        </w:ins>
                      </m:e>
                      <m:sub>
                        <w:ins w:id="135" w:author="Clay Cressler" w:date="2016-06-20T12:20:00Z">
                          <m:r>
                            <w:rPr>
                              <w:rFonts w:ascii="Cambria Math" w:hAnsi="Cambria Math"/>
                              <w:szCs w:val="24"/>
                            </w:rPr>
                            <m:t>2</m:t>
                          </m:r>
                        </w:ins>
                      </m:sub>
                    </m:sSub>
                    <m:d>
                      <m:dPr>
                        <m:ctrlPr>
                          <w:ins w:id="136" w:author="Clay Cressler" w:date="2016-06-20T12:20:00Z">
                            <w:rPr>
                              <w:rFonts w:ascii="Cambria Math" w:hAnsi="Cambria Math"/>
                              <w:i/>
                              <w:szCs w:val="24"/>
                            </w:rPr>
                          </w:ins>
                        </m:ctrlPr>
                      </m:dPr>
                      <m:e>
                        <w:ins w:id="137" w:author="Clay Cressler" w:date="2016-06-20T12:20:00Z">
                          <m:r>
                            <w:rPr>
                              <w:rFonts w:ascii="Cambria Math" w:hAnsi="Cambria Math"/>
                              <w:szCs w:val="24"/>
                            </w:rPr>
                            <m:t>a</m:t>
                          </m:r>
                        </w:ins>
                        <m:sSub>
                          <m:sSubPr>
                            <m:ctrlPr>
                              <w:ins w:id="138" w:author="Clay Cressler" w:date="2016-06-20T12:20:00Z">
                                <w:rPr>
                                  <w:rFonts w:ascii="Cambria Math" w:hAnsi="Cambria Math"/>
                                  <w:i/>
                                  <w:szCs w:val="24"/>
                                </w:rPr>
                              </w:ins>
                            </m:ctrlPr>
                          </m:sSubPr>
                          <m:e>
                            <w:ins w:id="139" w:author="Clay Cressler" w:date="2016-06-20T12:20:00Z">
                              <m:r>
                                <w:rPr>
                                  <w:rFonts w:ascii="Cambria Math" w:hAnsi="Cambria Math"/>
                                  <w:szCs w:val="24"/>
                                </w:rPr>
                                <m:t>λ</m:t>
                              </m:r>
                            </w:ins>
                          </m:e>
                          <m:sub>
                            <w:ins w:id="140" w:author="Clay Cressler" w:date="2016-06-20T12:20:00Z">
                              <m:r>
                                <w:rPr>
                                  <w:rFonts w:ascii="Cambria Math" w:hAnsi="Cambria Math"/>
                                  <w:szCs w:val="24"/>
                                </w:rPr>
                                <m:t>2</m:t>
                              </m:r>
                            </w:ins>
                          </m:sub>
                        </m:sSub>
                        <w:ins w:id="141" w:author="Clay Cressler" w:date="2016-06-20T12:20:00Z">
                          <m:r>
                            <w:rPr>
                              <w:rFonts w:ascii="Cambria Math" w:hAnsi="Cambria Math"/>
                              <w:szCs w:val="24"/>
                            </w:rPr>
                            <m:t>-</m:t>
                          </m:r>
                        </w:ins>
                        <m:sSub>
                          <m:sSubPr>
                            <m:ctrlPr>
                              <w:ins w:id="142" w:author="Clay Cressler" w:date="2016-06-20T12:20:00Z">
                                <w:rPr>
                                  <w:rFonts w:ascii="Cambria Math" w:hAnsi="Cambria Math"/>
                                  <w:i/>
                                  <w:szCs w:val="24"/>
                                </w:rPr>
                              </w:ins>
                            </m:ctrlPr>
                          </m:sSubPr>
                          <m:e>
                            <w:ins w:id="143" w:author="Clay Cressler" w:date="2016-06-20T12:20:00Z">
                              <m:r>
                                <w:rPr>
                                  <w:rFonts w:ascii="Cambria Math" w:hAnsi="Cambria Math"/>
                                  <w:szCs w:val="24"/>
                                </w:rPr>
                                <m:t>μ</m:t>
                              </m:r>
                            </w:ins>
                          </m:e>
                          <m:sub>
                            <w:ins w:id="144" w:author="Clay Cressler" w:date="2016-06-20T12:20:00Z">
                              <m:r>
                                <w:rPr>
                                  <w:rFonts w:ascii="Cambria Math" w:hAnsi="Cambria Math"/>
                                  <w:szCs w:val="24"/>
                                </w:rPr>
                                <m:t>2</m:t>
                              </m:r>
                            </w:ins>
                          </m:sub>
                        </m:sSub>
                      </m:e>
                    </m:d>
                  </m:num>
                  <m:den>
                    <m:sSub>
                      <m:sSubPr>
                        <m:ctrlPr>
                          <w:ins w:id="145" w:author="Clay Cressler" w:date="2016-06-20T12:20:00Z">
                            <w:rPr>
                              <w:rFonts w:ascii="Cambria Math" w:hAnsi="Cambria Math"/>
                              <w:i/>
                              <w:szCs w:val="24"/>
                            </w:rPr>
                          </w:ins>
                        </m:ctrlPr>
                      </m:sSubPr>
                      <m:e>
                        <w:ins w:id="146" w:author="Clay Cressler" w:date="2016-06-20T12:20:00Z">
                          <m:r>
                            <w:rPr>
                              <w:rFonts w:ascii="Cambria Math" w:hAnsi="Cambria Math"/>
                              <w:szCs w:val="24"/>
                            </w:rPr>
                            <m:t>μ</m:t>
                          </m:r>
                        </w:ins>
                      </m:e>
                      <m:sub>
                        <w:ins w:id="147" w:author="Clay Cressler" w:date="2016-06-20T12:20:00Z">
                          <m:r>
                            <w:rPr>
                              <w:rFonts w:ascii="Cambria Math" w:hAnsi="Cambria Math"/>
                              <w:szCs w:val="24"/>
                            </w:rPr>
                            <m:t>2</m:t>
                          </m:r>
                        </w:ins>
                      </m:sub>
                    </m:sSub>
                    <w:ins w:id="148" w:author="Clay Cressler" w:date="2016-06-20T12:20:00Z">
                      <m:r>
                        <w:rPr>
                          <w:rFonts w:ascii="Cambria Math" w:hAnsi="Cambria Math"/>
                          <w:szCs w:val="24"/>
                        </w:rPr>
                        <m:t>γ</m:t>
                      </m:r>
                    </w:ins>
                  </m:den>
                </m:f>
              </m:oMath>
            </m:oMathPara>
          </w:p>
        </w:tc>
        <w:tc>
          <w:tcPr>
            <w:tcW w:w="1174" w:type="dxa"/>
            <w:shd w:val="clear" w:color="auto" w:fill="auto"/>
          </w:tcPr>
          <w:p w14:paraId="0FC9B6ED" w14:textId="77777777" w:rsidR="002247D6" w:rsidRPr="00FC610B" w:rsidRDefault="00400644" w:rsidP="006473CD">
            <w:pPr>
              <w:rPr>
                <w:ins w:id="149" w:author="Clay Cressler" w:date="2016-06-20T12:12:00Z"/>
                <w:sz w:val="20"/>
                <w:szCs w:val="24"/>
              </w:rPr>
            </w:pPr>
            <w:ins w:id="150" w:author="Clay Cressler" w:date="2016-06-20T12:20:00Z">
              <w:r w:rsidRPr="00FC610B">
                <w:rPr>
                  <w:sz w:val="20"/>
                  <w:szCs w:val="24"/>
                </w:rPr>
                <w:t>Increase</w:t>
              </w:r>
            </w:ins>
          </w:p>
        </w:tc>
        <w:tc>
          <w:tcPr>
            <w:tcW w:w="1171" w:type="dxa"/>
            <w:shd w:val="clear" w:color="auto" w:fill="auto"/>
          </w:tcPr>
          <w:p w14:paraId="487B4FA8" w14:textId="77777777" w:rsidR="002247D6" w:rsidRPr="00FC610B" w:rsidRDefault="00400644" w:rsidP="006473CD">
            <w:pPr>
              <w:rPr>
                <w:ins w:id="151" w:author="Clay Cressler" w:date="2016-06-20T12:14:00Z"/>
                <w:sz w:val="20"/>
                <w:szCs w:val="24"/>
              </w:rPr>
            </w:pPr>
            <w:ins w:id="152" w:author="Clay Cressler" w:date="2016-06-20T12:20:00Z">
              <w:r w:rsidRPr="00FC610B">
                <w:rPr>
                  <w:sz w:val="20"/>
                  <w:szCs w:val="24"/>
                </w:rPr>
                <w:t>Decrease</w:t>
              </w:r>
            </w:ins>
          </w:p>
        </w:tc>
      </w:tr>
      <w:tr w:rsidR="00400644" w:rsidRPr="00FC610B" w14:paraId="2E075DA4" w14:textId="77777777" w:rsidTr="00FC610B">
        <w:trPr>
          <w:ins w:id="153" w:author="Clay Cressler" w:date="2016-06-20T12:12:00Z"/>
        </w:trPr>
        <w:tc>
          <w:tcPr>
            <w:tcW w:w="1170" w:type="dxa"/>
            <w:shd w:val="clear" w:color="auto" w:fill="auto"/>
          </w:tcPr>
          <w:p w14:paraId="7E83D31D" w14:textId="77777777" w:rsidR="00400644" w:rsidRPr="00FC610B" w:rsidRDefault="00400644" w:rsidP="006473CD">
            <w:pPr>
              <w:rPr>
                <w:ins w:id="154" w:author="Clay Cressler" w:date="2016-06-20T12:12:00Z"/>
                <w:sz w:val="20"/>
                <w:szCs w:val="24"/>
              </w:rPr>
            </w:pPr>
            <w:ins w:id="155" w:author="Clay Cressler" w:date="2016-06-20T12:20:00Z">
              <w:r w:rsidRPr="00FC610B">
                <w:rPr>
                  <w:sz w:val="20"/>
                  <w:szCs w:val="24"/>
                </w:rPr>
                <w:t>2</w:t>
              </w:r>
            </w:ins>
          </w:p>
        </w:tc>
        <w:tc>
          <w:tcPr>
            <w:tcW w:w="1224" w:type="dxa"/>
            <w:shd w:val="clear" w:color="auto" w:fill="auto"/>
          </w:tcPr>
          <w:p w14:paraId="2246ED9B" w14:textId="77777777" w:rsidR="00400644" w:rsidRPr="00FC610B" w:rsidRDefault="00400644" w:rsidP="006473CD">
            <w:pPr>
              <w:rPr>
                <w:ins w:id="156" w:author="Clay Cressler" w:date="2016-06-20T12:12:00Z"/>
                <w:sz w:val="20"/>
                <w:szCs w:val="24"/>
              </w:rPr>
            </w:pPr>
            <w:ins w:id="157" w:author="Clay Cressler" w:date="2016-06-20T12:20:00Z">
              <w:r w:rsidRPr="00FC610B">
                <w:rPr>
                  <w:sz w:val="20"/>
                  <w:szCs w:val="24"/>
                </w:rPr>
                <w:t>Yes</w:t>
              </w:r>
            </w:ins>
          </w:p>
        </w:tc>
        <w:tc>
          <w:tcPr>
            <w:tcW w:w="1117" w:type="dxa"/>
            <w:shd w:val="clear" w:color="auto" w:fill="auto"/>
          </w:tcPr>
          <w:p w14:paraId="161626B5" w14:textId="77777777" w:rsidR="00400644" w:rsidRPr="00FC610B" w:rsidRDefault="00400644" w:rsidP="006473CD">
            <w:pPr>
              <w:rPr>
                <w:ins w:id="158" w:author="Clay Cressler" w:date="2016-06-20T12:12:00Z"/>
                <w:sz w:val="20"/>
                <w:szCs w:val="24"/>
              </w:rPr>
            </w:pPr>
            <w:ins w:id="159" w:author="Clay Cressler" w:date="2016-06-20T12:20:00Z">
              <w:r w:rsidRPr="00FC610B">
                <w:rPr>
                  <w:sz w:val="20"/>
                  <w:szCs w:val="24"/>
                </w:rPr>
                <w:t>Active</w:t>
              </w:r>
            </w:ins>
          </w:p>
        </w:tc>
        <w:tc>
          <w:tcPr>
            <w:tcW w:w="1230" w:type="dxa"/>
            <w:shd w:val="clear" w:color="auto" w:fill="auto"/>
          </w:tcPr>
          <w:p w14:paraId="6AD7A799" w14:textId="77777777" w:rsidR="00400644" w:rsidRPr="00FC610B" w:rsidRDefault="00400644" w:rsidP="006473CD">
            <w:pPr>
              <w:rPr>
                <w:ins w:id="160" w:author="Clay Cressler" w:date="2016-06-20T12:12:00Z"/>
                <w:sz w:val="20"/>
                <w:szCs w:val="24"/>
              </w:rPr>
            </w:pPr>
            <w:ins w:id="161" w:author="Clay Cressler" w:date="2016-06-20T12:20:00Z">
              <w:r w:rsidRPr="00FC610B">
                <w:rPr>
                  <w:sz w:val="20"/>
                  <w:szCs w:val="24"/>
                </w:rPr>
                <w:t>Yes</w:t>
              </w:r>
            </w:ins>
          </w:p>
        </w:tc>
        <w:tc>
          <w:tcPr>
            <w:tcW w:w="1247" w:type="dxa"/>
            <w:shd w:val="clear" w:color="auto" w:fill="auto"/>
          </w:tcPr>
          <w:p w14:paraId="6E457B1C" w14:textId="77777777" w:rsidR="00400644" w:rsidRPr="00FC610B" w:rsidRDefault="00400644" w:rsidP="006473CD">
            <w:pPr>
              <w:rPr>
                <w:ins w:id="162" w:author="Clay Cressler" w:date="2016-06-20T12:12:00Z"/>
                <w:sz w:val="20"/>
                <w:szCs w:val="24"/>
              </w:rPr>
            </w:pPr>
            <w:ins w:id="163" w:author="Clay Cressler" w:date="2016-06-20T12:20:00Z">
              <w:r w:rsidRPr="00FC610B">
                <w:rPr>
                  <w:sz w:val="20"/>
                  <w:szCs w:val="24"/>
                </w:rPr>
                <w:t>Direct</w:t>
              </w:r>
            </w:ins>
          </w:p>
        </w:tc>
        <w:tc>
          <w:tcPr>
            <w:tcW w:w="1663" w:type="dxa"/>
            <w:shd w:val="clear" w:color="auto" w:fill="auto"/>
          </w:tcPr>
          <w:p w14:paraId="7A90DBFA" w14:textId="77777777" w:rsidR="00400644" w:rsidRPr="00475689" w:rsidRDefault="00E92DC4" w:rsidP="006473CD">
            <w:pPr>
              <w:rPr>
                <w:ins w:id="164" w:author="Clay Cressler" w:date="2016-06-20T12:12:00Z"/>
                <w:sz w:val="20"/>
                <w:szCs w:val="24"/>
              </w:rPr>
            </w:pPr>
            <m:oMathPara>
              <m:oMath>
                <m:f>
                  <m:fPr>
                    <m:ctrlPr>
                      <w:ins w:id="165" w:author="Clay Cressler" w:date="2016-06-20T12:21:00Z">
                        <w:rPr>
                          <w:rFonts w:ascii="Cambria Math" w:hAnsi="Cambria Math"/>
                          <w:i/>
                          <w:szCs w:val="24"/>
                        </w:rPr>
                      </w:ins>
                    </m:ctrlPr>
                  </m:fPr>
                  <m:num>
                    <w:ins w:id="166" w:author="Clay Cressler" w:date="2016-06-20T12:21:00Z">
                      <m:r>
                        <w:rPr>
                          <w:rFonts w:ascii="Cambria Math" w:hAnsi="Cambria Math"/>
                          <w:szCs w:val="24"/>
                        </w:rPr>
                        <m:t>a</m:t>
                      </m:r>
                    </w:ins>
                    <m:sSub>
                      <m:sSubPr>
                        <m:ctrlPr>
                          <w:ins w:id="167" w:author="Clay Cressler" w:date="2016-06-20T12:21:00Z">
                            <w:rPr>
                              <w:rFonts w:ascii="Cambria Math" w:hAnsi="Cambria Math"/>
                              <w:i/>
                              <w:szCs w:val="24"/>
                            </w:rPr>
                          </w:ins>
                        </m:ctrlPr>
                      </m:sSubPr>
                      <m:e>
                        <w:ins w:id="168" w:author="Clay Cressler" w:date="2016-06-20T12:21:00Z">
                          <m:r>
                            <w:rPr>
                              <w:rFonts w:ascii="Cambria Math" w:hAnsi="Cambria Math"/>
                              <w:szCs w:val="24"/>
                            </w:rPr>
                            <m:t>λ</m:t>
                          </m:r>
                        </w:ins>
                      </m:e>
                      <m:sub>
                        <w:ins w:id="169" w:author="Clay Cressler" w:date="2016-06-20T12:21:00Z">
                          <m:r>
                            <w:rPr>
                              <w:rFonts w:ascii="Cambria Math" w:hAnsi="Cambria Math"/>
                              <w:szCs w:val="24"/>
                            </w:rPr>
                            <m:t>1</m:t>
                          </m:r>
                        </w:ins>
                      </m:sub>
                    </m:sSub>
                    <w:ins w:id="170" w:author="Clay Cressler" w:date="2016-06-20T12:21:00Z">
                      <m:r>
                        <w:rPr>
                          <w:rFonts w:ascii="Cambria Math" w:hAnsi="Cambria Math"/>
                          <w:szCs w:val="24"/>
                        </w:rPr>
                        <m:t>-</m:t>
                      </m:r>
                    </w:ins>
                    <m:sSub>
                      <m:sSubPr>
                        <m:ctrlPr>
                          <w:ins w:id="171" w:author="Clay Cressler" w:date="2016-06-20T12:21:00Z">
                            <w:rPr>
                              <w:rFonts w:ascii="Cambria Math" w:hAnsi="Cambria Math"/>
                              <w:i/>
                              <w:szCs w:val="24"/>
                            </w:rPr>
                          </w:ins>
                        </m:ctrlPr>
                      </m:sSubPr>
                      <m:e>
                        <w:ins w:id="172" w:author="Clay Cressler" w:date="2016-06-20T12:21:00Z">
                          <m:r>
                            <w:rPr>
                              <w:rFonts w:ascii="Cambria Math" w:hAnsi="Cambria Math"/>
                              <w:szCs w:val="24"/>
                            </w:rPr>
                            <m:t>μ</m:t>
                          </m:r>
                        </w:ins>
                      </m:e>
                      <m:sub>
                        <w:ins w:id="173" w:author="Clay Cressler" w:date="2016-06-20T12:21:00Z">
                          <m:r>
                            <w:rPr>
                              <w:rFonts w:ascii="Cambria Math" w:hAnsi="Cambria Math"/>
                              <w:szCs w:val="24"/>
                            </w:rPr>
                            <m:t>1</m:t>
                          </m:r>
                        </w:ins>
                      </m:sub>
                    </m:sSub>
                  </m:num>
                  <m:den>
                    <m:sSub>
                      <m:sSubPr>
                        <m:ctrlPr>
                          <w:ins w:id="174" w:author="Clay Cressler" w:date="2016-06-20T12:21:00Z">
                            <w:rPr>
                              <w:rFonts w:ascii="Cambria Math" w:hAnsi="Cambria Math"/>
                              <w:i/>
                              <w:szCs w:val="24"/>
                            </w:rPr>
                          </w:ins>
                        </m:ctrlPr>
                      </m:sSubPr>
                      <m:e>
                        <w:ins w:id="175" w:author="Clay Cressler" w:date="2016-06-20T12:21:00Z">
                          <m:r>
                            <w:rPr>
                              <w:rFonts w:ascii="Cambria Math" w:hAnsi="Cambria Math"/>
                              <w:szCs w:val="24"/>
                            </w:rPr>
                            <m:t>λ</m:t>
                          </m:r>
                        </w:ins>
                      </m:e>
                      <m:sub>
                        <w:ins w:id="176" w:author="Clay Cressler" w:date="2016-06-20T12:21:00Z">
                          <m:r>
                            <w:rPr>
                              <w:rFonts w:ascii="Cambria Math" w:hAnsi="Cambria Math"/>
                              <w:szCs w:val="24"/>
                            </w:rPr>
                            <m:t>1</m:t>
                          </m:r>
                        </w:ins>
                      </m:sub>
                    </m:sSub>
                    <w:ins w:id="177" w:author="Clay Cressler" w:date="2016-06-20T12:21:00Z">
                      <m:r>
                        <w:rPr>
                          <w:rFonts w:ascii="Cambria Math" w:hAnsi="Cambria Math"/>
                          <w:szCs w:val="24"/>
                        </w:rPr>
                        <m:t>-</m:t>
                      </m:r>
                    </w:ins>
                    <m:sSub>
                      <m:sSubPr>
                        <m:ctrlPr>
                          <w:ins w:id="178" w:author="Clay Cressler" w:date="2016-06-20T12:21:00Z">
                            <w:rPr>
                              <w:rFonts w:ascii="Cambria Math" w:hAnsi="Cambria Math"/>
                              <w:i/>
                              <w:szCs w:val="24"/>
                            </w:rPr>
                          </w:ins>
                        </m:ctrlPr>
                      </m:sSubPr>
                      <m:e>
                        <w:ins w:id="179" w:author="Clay Cressler" w:date="2016-06-20T12:21:00Z">
                          <m:r>
                            <w:rPr>
                              <w:rFonts w:ascii="Cambria Math" w:hAnsi="Cambria Math"/>
                              <w:szCs w:val="24"/>
                            </w:rPr>
                            <m:t>μ</m:t>
                          </m:r>
                        </w:ins>
                      </m:e>
                      <m:sub>
                        <w:ins w:id="180" w:author="Clay Cressler" w:date="2016-06-20T12:21:00Z">
                          <m:r>
                            <w:rPr>
                              <w:rFonts w:ascii="Cambria Math" w:hAnsi="Cambria Math"/>
                              <w:szCs w:val="24"/>
                            </w:rPr>
                            <m:t>1</m:t>
                          </m:r>
                        </w:ins>
                      </m:sub>
                    </m:sSub>
                  </m:den>
                </m:f>
                <w:ins w:id="181" w:author="Clay Cressler" w:date="2016-06-20T12:21:00Z">
                  <m:r>
                    <w:rPr>
                      <w:rFonts w:ascii="Cambria Math" w:hAnsi="Cambria Math"/>
                      <w:szCs w:val="24"/>
                    </w:rPr>
                    <m:t>+</m:t>
                  </m:r>
                </w:ins>
                <m:f>
                  <m:fPr>
                    <m:ctrlPr>
                      <w:ins w:id="182" w:author="Clay Cressler" w:date="2016-06-20T12:21:00Z">
                        <w:rPr>
                          <w:rFonts w:ascii="Cambria Math" w:hAnsi="Cambria Math"/>
                          <w:i/>
                          <w:szCs w:val="24"/>
                        </w:rPr>
                      </w:ins>
                    </m:ctrlPr>
                  </m:fPr>
                  <m:num>
                    <w:ins w:id="183" w:author="Clay Cressler" w:date="2016-06-20T12:21:00Z">
                      <m:r>
                        <w:rPr>
                          <w:rFonts w:ascii="Cambria Math" w:hAnsi="Cambria Math"/>
                          <w:szCs w:val="24"/>
                        </w:rPr>
                        <m:t>a</m:t>
                      </m:r>
                    </w:ins>
                    <m:sSub>
                      <m:sSubPr>
                        <m:ctrlPr>
                          <w:ins w:id="184" w:author="Clay Cressler" w:date="2016-06-20T12:21:00Z">
                            <w:rPr>
                              <w:rFonts w:ascii="Cambria Math" w:hAnsi="Cambria Math"/>
                              <w:i/>
                              <w:szCs w:val="24"/>
                            </w:rPr>
                          </w:ins>
                        </m:ctrlPr>
                      </m:sSubPr>
                      <m:e>
                        <w:ins w:id="185" w:author="Clay Cressler" w:date="2016-06-20T12:21:00Z">
                          <m:r>
                            <w:rPr>
                              <w:rFonts w:ascii="Cambria Math" w:hAnsi="Cambria Math"/>
                              <w:szCs w:val="24"/>
                            </w:rPr>
                            <m:t>λ</m:t>
                          </m:r>
                        </w:ins>
                      </m:e>
                      <m:sub>
                        <w:ins w:id="186" w:author="Clay Cressler" w:date="2016-06-20T12:21:00Z">
                          <m:r>
                            <w:rPr>
                              <w:rFonts w:ascii="Cambria Math" w:hAnsi="Cambria Math"/>
                              <w:szCs w:val="24"/>
                            </w:rPr>
                            <m:t>2</m:t>
                          </m:r>
                        </w:ins>
                      </m:sub>
                    </m:sSub>
                    <w:ins w:id="187" w:author="Clay Cressler" w:date="2016-06-20T12:21:00Z">
                      <m:r>
                        <w:rPr>
                          <w:rFonts w:ascii="Cambria Math" w:hAnsi="Cambria Math"/>
                          <w:szCs w:val="24"/>
                        </w:rPr>
                        <m:t>-</m:t>
                      </m:r>
                    </w:ins>
                    <m:sSub>
                      <m:sSubPr>
                        <m:ctrlPr>
                          <w:ins w:id="188" w:author="Clay Cressler" w:date="2016-06-20T12:21:00Z">
                            <w:rPr>
                              <w:rFonts w:ascii="Cambria Math" w:hAnsi="Cambria Math"/>
                              <w:i/>
                              <w:szCs w:val="24"/>
                            </w:rPr>
                          </w:ins>
                        </m:ctrlPr>
                      </m:sSubPr>
                      <m:e>
                        <w:ins w:id="189" w:author="Clay Cressler" w:date="2016-06-20T12:21:00Z">
                          <m:r>
                            <w:rPr>
                              <w:rFonts w:ascii="Cambria Math" w:hAnsi="Cambria Math"/>
                              <w:szCs w:val="24"/>
                            </w:rPr>
                            <m:t>μ</m:t>
                          </m:r>
                        </w:ins>
                      </m:e>
                      <m:sub>
                        <w:ins w:id="190" w:author="Clay Cressler" w:date="2016-06-20T12:21:00Z">
                          <m:r>
                            <w:rPr>
                              <w:rFonts w:ascii="Cambria Math" w:hAnsi="Cambria Math"/>
                              <w:szCs w:val="24"/>
                            </w:rPr>
                            <m:t>2</m:t>
                          </m:r>
                        </w:ins>
                      </m:sub>
                    </m:sSub>
                  </m:num>
                  <m:den>
                    <m:sSub>
                      <m:sSubPr>
                        <m:ctrlPr>
                          <w:ins w:id="191" w:author="Clay Cressler" w:date="2016-06-20T12:21:00Z">
                            <w:rPr>
                              <w:rFonts w:ascii="Cambria Math" w:hAnsi="Cambria Math"/>
                              <w:i/>
                              <w:szCs w:val="24"/>
                            </w:rPr>
                          </w:ins>
                        </m:ctrlPr>
                      </m:sSubPr>
                      <m:e>
                        <w:ins w:id="192" w:author="Clay Cressler" w:date="2016-06-20T12:21:00Z">
                          <m:r>
                            <w:rPr>
                              <w:rFonts w:ascii="Cambria Math" w:hAnsi="Cambria Math"/>
                              <w:szCs w:val="24"/>
                            </w:rPr>
                            <m:t>λ</m:t>
                          </m:r>
                        </w:ins>
                      </m:e>
                      <m:sub>
                        <w:ins w:id="193" w:author="Clay Cressler" w:date="2016-06-20T12:21:00Z">
                          <m:r>
                            <w:rPr>
                              <w:rFonts w:ascii="Cambria Math" w:hAnsi="Cambria Math"/>
                              <w:szCs w:val="24"/>
                            </w:rPr>
                            <m:t>2</m:t>
                          </m:r>
                        </w:ins>
                      </m:sub>
                    </m:sSub>
                    <w:ins w:id="194" w:author="Clay Cressler" w:date="2016-06-20T12:21:00Z">
                      <m:r>
                        <w:rPr>
                          <w:rFonts w:ascii="Cambria Math" w:hAnsi="Cambria Math"/>
                          <w:szCs w:val="24"/>
                        </w:rPr>
                        <m:t>-</m:t>
                      </m:r>
                    </w:ins>
                    <m:sSub>
                      <m:sSubPr>
                        <m:ctrlPr>
                          <w:ins w:id="195" w:author="Clay Cressler" w:date="2016-06-20T12:21:00Z">
                            <w:rPr>
                              <w:rFonts w:ascii="Cambria Math" w:hAnsi="Cambria Math"/>
                              <w:i/>
                              <w:szCs w:val="24"/>
                            </w:rPr>
                          </w:ins>
                        </m:ctrlPr>
                      </m:sSubPr>
                      <m:e>
                        <w:ins w:id="196" w:author="Clay Cressler" w:date="2016-06-20T12:21:00Z">
                          <m:r>
                            <w:rPr>
                              <w:rFonts w:ascii="Cambria Math" w:hAnsi="Cambria Math"/>
                              <w:szCs w:val="24"/>
                            </w:rPr>
                            <m:t>μ</m:t>
                          </m:r>
                        </w:ins>
                      </m:e>
                      <m:sub>
                        <w:ins w:id="197" w:author="Clay Cressler" w:date="2016-06-20T12:21:00Z">
                          <m:r>
                            <w:rPr>
                              <w:rFonts w:ascii="Cambria Math" w:hAnsi="Cambria Math"/>
                              <w:szCs w:val="24"/>
                            </w:rPr>
                            <m:t>2</m:t>
                          </m:r>
                        </w:ins>
                      </m:sub>
                    </m:sSub>
                  </m:den>
                </m:f>
              </m:oMath>
            </m:oMathPara>
          </w:p>
        </w:tc>
        <w:tc>
          <w:tcPr>
            <w:tcW w:w="1174" w:type="dxa"/>
            <w:shd w:val="clear" w:color="auto" w:fill="auto"/>
          </w:tcPr>
          <w:p w14:paraId="2253FAEF" w14:textId="77777777" w:rsidR="00400644" w:rsidRPr="00FC610B" w:rsidRDefault="00400644" w:rsidP="006473CD">
            <w:pPr>
              <w:rPr>
                <w:ins w:id="198" w:author="Clay Cressler" w:date="2016-06-20T12:12:00Z"/>
                <w:sz w:val="20"/>
                <w:szCs w:val="24"/>
              </w:rPr>
            </w:pPr>
            <w:ins w:id="199" w:author="Clay Cressler" w:date="2016-06-20T12:20:00Z">
              <w:r w:rsidRPr="00FC610B">
                <w:rPr>
                  <w:sz w:val="20"/>
                  <w:szCs w:val="24"/>
                </w:rPr>
                <w:t>Increase</w:t>
              </w:r>
            </w:ins>
          </w:p>
        </w:tc>
        <w:tc>
          <w:tcPr>
            <w:tcW w:w="1171" w:type="dxa"/>
            <w:shd w:val="clear" w:color="auto" w:fill="auto"/>
          </w:tcPr>
          <w:p w14:paraId="0ACE7912" w14:textId="77777777" w:rsidR="00400644" w:rsidRPr="00FC610B" w:rsidRDefault="00400644" w:rsidP="006473CD">
            <w:pPr>
              <w:rPr>
                <w:ins w:id="200" w:author="Clay Cressler" w:date="2016-06-20T12:14:00Z"/>
                <w:sz w:val="20"/>
                <w:szCs w:val="24"/>
              </w:rPr>
            </w:pPr>
            <w:ins w:id="201" w:author="Clay Cressler" w:date="2016-06-20T12:21:00Z">
              <w:r w:rsidRPr="00FC610B">
                <w:rPr>
                  <w:sz w:val="20"/>
                  <w:szCs w:val="24"/>
                </w:rPr>
                <w:t>None</w:t>
              </w:r>
            </w:ins>
          </w:p>
        </w:tc>
      </w:tr>
      <w:tr w:rsidR="00400644" w:rsidRPr="00FC610B" w14:paraId="455F5D2D" w14:textId="77777777" w:rsidTr="00FC610B">
        <w:trPr>
          <w:ins w:id="202" w:author="Clay Cressler" w:date="2016-06-20T12:12:00Z"/>
        </w:trPr>
        <w:tc>
          <w:tcPr>
            <w:tcW w:w="1170" w:type="dxa"/>
            <w:shd w:val="clear" w:color="auto" w:fill="auto"/>
          </w:tcPr>
          <w:p w14:paraId="6BA01599" w14:textId="77777777" w:rsidR="00400644" w:rsidRPr="00FC610B" w:rsidRDefault="00400644" w:rsidP="006473CD">
            <w:pPr>
              <w:rPr>
                <w:ins w:id="203" w:author="Clay Cressler" w:date="2016-06-20T12:12:00Z"/>
                <w:sz w:val="20"/>
                <w:szCs w:val="24"/>
              </w:rPr>
            </w:pPr>
            <w:ins w:id="204" w:author="Clay Cressler" w:date="2016-06-20T12:21:00Z">
              <w:r w:rsidRPr="00FC610B">
                <w:rPr>
                  <w:sz w:val="20"/>
                  <w:szCs w:val="24"/>
                </w:rPr>
                <w:t>2</w:t>
              </w:r>
            </w:ins>
          </w:p>
        </w:tc>
        <w:tc>
          <w:tcPr>
            <w:tcW w:w="1224" w:type="dxa"/>
            <w:shd w:val="clear" w:color="auto" w:fill="auto"/>
          </w:tcPr>
          <w:p w14:paraId="7769712F" w14:textId="77777777" w:rsidR="00400644" w:rsidRPr="00FC610B" w:rsidRDefault="00400644" w:rsidP="006473CD">
            <w:pPr>
              <w:rPr>
                <w:ins w:id="205" w:author="Clay Cressler" w:date="2016-06-20T12:12:00Z"/>
                <w:sz w:val="20"/>
                <w:szCs w:val="24"/>
              </w:rPr>
            </w:pPr>
            <w:ins w:id="206" w:author="Clay Cressler" w:date="2016-06-20T12:21:00Z">
              <w:r w:rsidRPr="00FC610B">
                <w:rPr>
                  <w:sz w:val="20"/>
                  <w:szCs w:val="24"/>
                </w:rPr>
                <w:t>No</w:t>
              </w:r>
            </w:ins>
          </w:p>
        </w:tc>
        <w:tc>
          <w:tcPr>
            <w:tcW w:w="1117" w:type="dxa"/>
            <w:shd w:val="clear" w:color="auto" w:fill="auto"/>
          </w:tcPr>
          <w:p w14:paraId="232819C7" w14:textId="77777777" w:rsidR="00400644" w:rsidRPr="00FC610B" w:rsidRDefault="00400644" w:rsidP="006473CD">
            <w:pPr>
              <w:rPr>
                <w:ins w:id="207" w:author="Clay Cressler" w:date="2016-06-20T12:12:00Z"/>
                <w:sz w:val="20"/>
                <w:szCs w:val="24"/>
              </w:rPr>
            </w:pPr>
            <w:ins w:id="208" w:author="Clay Cressler" w:date="2016-06-20T12:21:00Z">
              <w:r w:rsidRPr="00FC610B">
                <w:rPr>
                  <w:sz w:val="20"/>
                  <w:szCs w:val="24"/>
                </w:rPr>
                <w:t>Active</w:t>
              </w:r>
            </w:ins>
          </w:p>
        </w:tc>
        <w:tc>
          <w:tcPr>
            <w:tcW w:w="1230" w:type="dxa"/>
            <w:shd w:val="clear" w:color="auto" w:fill="auto"/>
          </w:tcPr>
          <w:p w14:paraId="5471AAF4" w14:textId="77777777" w:rsidR="00400644" w:rsidRPr="00FC610B" w:rsidRDefault="00400644" w:rsidP="006473CD">
            <w:pPr>
              <w:rPr>
                <w:ins w:id="209" w:author="Clay Cressler" w:date="2016-06-20T12:12:00Z"/>
                <w:sz w:val="20"/>
                <w:szCs w:val="24"/>
              </w:rPr>
            </w:pPr>
            <w:ins w:id="210" w:author="Clay Cressler" w:date="2016-06-20T12:21:00Z">
              <w:r w:rsidRPr="00FC610B">
                <w:rPr>
                  <w:sz w:val="20"/>
                  <w:szCs w:val="24"/>
                </w:rPr>
                <w:t>Yes</w:t>
              </w:r>
            </w:ins>
          </w:p>
        </w:tc>
        <w:tc>
          <w:tcPr>
            <w:tcW w:w="1247" w:type="dxa"/>
            <w:shd w:val="clear" w:color="auto" w:fill="auto"/>
          </w:tcPr>
          <w:p w14:paraId="27B82D4E" w14:textId="77777777" w:rsidR="00400644" w:rsidRPr="00FC610B" w:rsidRDefault="00400644" w:rsidP="006473CD">
            <w:pPr>
              <w:rPr>
                <w:ins w:id="211" w:author="Clay Cressler" w:date="2016-06-20T12:12:00Z"/>
                <w:sz w:val="20"/>
                <w:szCs w:val="24"/>
              </w:rPr>
            </w:pPr>
            <w:ins w:id="212" w:author="Clay Cressler" w:date="2016-06-20T12:21:00Z">
              <w:r w:rsidRPr="00FC610B">
                <w:rPr>
                  <w:sz w:val="20"/>
                  <w:szCs w:val="24"/>
                </w:rPr>
                <w:t>Direct</w:t>
              </w:r>
            </w:ins>
          </w:p>
        </w:tc>
        <w:tc>
          <w:tcPr>
            <w:tcW w:w="1663" w:type="dxa"/>
            <w:shd w:val="clear" w:color="auto" w:fill="auto"/>
          </w:tcPr>
          <w:p w14:paraId="5FAEDAEE" w14:textId="77777777" w:rsidR="00400644" w:rsidRPr="00475689" w:rsidRDefault="00E92DC4" w:rsidP="006473CD">
            <w:pPr>
              <w:rPr>
                <w:ins w:id="213" w:author="Clay Cressler" w:date="2016-06-20T12:12:00Z"/>
                <w:sz w:val="20"/>
                <w:szCs w:val="24"/>
              </w:rPr>
            </w:pPr>
            <m:oMathPara>
              <m:oMath>
                <m:f>
                  <m:fPr>
                    <m:ctrlPr>
                      <w:ins w:id="214" w:author="Clay Cressler" w:date="2016-06-20T12:21:00Z">
                        <w:rPr>
                          <w:rFonts w:ascii="Cambria Math" w:hAnsi="Cambria Math"/>
                          <w:i/>
                          <w:szCs w:val="24"/>
                        </w:rPr>
                      </w:ins>
                    </m:ctrlPr>
                  </m:fPr>
                  <m:num>
                    <w:ins w:id="215" w:author="Clay Cressler" w:date="2016-06-20T12:21:00Z">
                      <m:r>
                        <w:rPr>
                          <w:rFonts w:ascii="Cambria Math" w:hAnsi="Cambria Math"/>
                          <w:szCs w:val="24"/>
                        </w:rPr>
                        <m:t>a</m:t>
                      </m:r>
                    </w:ins>
                    <m:sSub>
                      <m:sSubPr>
                        <m:ctrlPr>
                          <w:ins w:id="216" w:author="Clay Cressler" w:date="2016-06-20T12:21:00Z">
                            <w:rPr>
                              <w:rFonts w:ascii="Cambria Math" w:hAnsi="Cambria Math"/>
                              <w:i/>
                              <w:szCs w:val="24"/>
                            </w:rPr>
                          </w:ins>
                        </m:ctrlPr>
                      </m:sSubPr>
                      <m:e>
                        <w:ins w:id="217" w:author="Clay Cressler" w:date="2016-06-20T12:21:00Z">
                          <m:r>
                            <w:rPr>
                              <w:rFonts w:ascii="Cambria Math" w:hAnsi="Cambria Math"/>
                              <w:szCs w:val="24"/>
                            </w:rPr>
                            <m:t>λ</m:t>
                          </m:r>
                        </w:ins>
                      </m:e>
                      <m:sub>
                        <w:ins w:id="218" w:author="Clay Cressler" w:date="2016-06-20T12:21:00Z">
                          <m:r>
                            <w:rPr>
                              <w:rFonts w:ascii="Cambria Math" w:hAnsi="Cambria Math"/>
                              <w:szCs w:val="24"/>
                            </w:rPr>
                            <m:t>1</m:t>
                          </m:r>
                        </w:ins>
                      </m:sub>
                    </m:sSub>
                    <w:ins w:id="219" w:author="Clay Cressler" w:date="2016-06-20T12:21:00Z">
                      <m:r>
                        <w:rPr>
                          <w:rFonts w:ascii="Cambria Math" w:hAnsi="Cambria Math"/>
                          <w:szCs w:val="24"/>
                        </w:rPr>
                        <m:t>-</m:t>
                      </m:r>
                    </w:ins>
                    <m:sSub>
                      <m:sSubPr>
                        <m:ctrlPr>
                          <w:ins w:id="220" w:author="Clay Cressler" w:date="2016-06-20T12:21:00Z">
                            <w:rPr>
                              <w:rFonts w:ascii="Cambria Math" w:hAnsi="Cambria Math"/>
                              <w:i/>
                              <w:szCs w:val="24"/>
                            </w:rPr>
                          </w:ins>
                        </m:ctrlPr>
                      </m:sSubPr>
                      <m:e>
                        <w:ins w:id="221" w:author="Clay Cressler" w:date="2016-06-20T12:21:00Z">
                          <m:r>
                            <w:rPr>
                              <w:rFonts w:ascii="Cambria Math" w:hAnsi="Cambria Math"/>
                              <w:szCs w:val="24"/>
                            </w:rPr>
                            <m:t>μ</m:t>
                          </m:r>
                        </w:ins>
                      </m:e>
                      <m:sub>
                        <w:ins w:id="222" w:author="Clay Cressler" w:date="2016-06-20T12:21:00Z">
                          <m:r>
                            <w:rPr>
                              <w:rFonts w:ascii="Cambria Math" w:hAnsi="Cambria Math"/>
                              <w:szCs w:val="24"/>
                            </w:rPr>
                            <m:t>1</m:t>
                          </m:r>
                        </w:ins>
                      </m:sub>
                    </m:sSub>
                  </m:num>
                  <m:den>
                    <m:sSub>
                      <m:sSubPr>
                        <m:ctrlPr>
                          <w:ins w:id="223" w:author="Clay Cressler" w:date="2016-06-20T12:21:00Z">
                            <w:rPr>
                              <w:rFonts w:ascii="Cambria Math" w:hAnsi="Cambria Math"/>
                              <w:i/>
                              <w:szCs w:val="24"/>
                            </w:rPr>
                          </w:ins>
                        </m:ctrlPr>
                      </m:sSubPr>
                      <m:e>
                        <w:ins w:id="224" w:author="Clay Cressler" w:date="2016-06-20T12:21:00Z">
                          <m:r>
                            <w:rPr>
                              <w:rFonts w:ascii="Cambria Math" w:hAnsi="Cambria Math"/>
                              <w:szCs w:val="24"/>
                            </w:rPr>
                            <m:t>λ</m:t>
                          </m:r>
                        </w:ins>
                      </m:e>
                      <m:sub>
                        <w:ins w:id="225" w:author="Clay Cressler" w:date="2016-06-20T12:21:00Z">
                          <m:r>
                            <w:rPr>
                              <w:rFonts w:ascii="Cambria Math" w:hAnsi="Cambria Math"/>
                              <w:szCs w:val="24"/>
                            </w:rPr>
                            <m:t>1</m:t>
                          </m:r>
                        </w:ins>
                      </m:sub>
                    </m:sSub>
                    <w:ins w:id="226" w:author="Clay Cressler" w:date="2016-06-20T12:21:00Z">
                      <m:r>
                        <w:rPr>
                          <w:rFonts w:ascii="Cambria Math" w:hAnsi="Cambria Math"/>
                          <w:szCs w:val="24"/>
                        </w:rPr>
                        <m:t>-</m:t>
                      </m:r>
                    </w:ins>
                    <m:sSub>
                      <m:sSubPr>
                        <m:ctrlPr>
                          <w:ins w:id="227" w:author="Clay Cressler" w:date="2016-06-20T12:21:00Z">
                            <w:rPr>
                              <w:rFonts w:ascii="Cambria Math" w:hAnsi="Cambria Math"/>
                              <w:i/>
                              <w:szCs w:val="24"/>
                            </w:rPr>
                          </w:ins>
                        </m:ctrlPr>
                      </m:sSubPr>
                      <m:e>
                        <w:ins w:id="228" w:author="Clay Cressler" w:date="2016-06-20T12:21:00Z">
                          <m:r>
                            <w:rPr>
                              <w:rFonts w:ascii="Cambria Math" w:hAnsi="Cambria Math"/>
                              <w:szCs w:val="24"/>
                            </w:rPr>
                            <m:t>μ</m:t>
                          </m:r>
                        </w:ins>
                      </m:e>
                      <m:sub>
                        <w:ins w:id="229" w:author="Clay Cressler" w:date="2016-06-20T12:21:00Z">
                          <m:r>
                            <w:rPr>
                              <w:rFonts w:ascii="Cambria Math" w:hAnsi="Cambria Math"/>
                              <w:szCs w:val="24"/>
                            </w:rPr>
                            <m:t>1</m:t>
                          </m:r>
                        </w:ins>
                      </m:sub>
                    </m:sSub>
                  </m:den>
                </m:f>
                <w:ins w:id="230" w:author="Clay Cressler" w:date="2016-06-20T12:21:00Z">
                  <m:r>
                    <w:rPr>
                      <w:rFonts w:ascii="Cambria Math" w:hAnsi="Cambria Math"/>
                      <w:szCs w:val="24"/>
                    </w:rPr>
                    <m:t>+</m:t>
                  </m:r>
                </w:ins>
                <m:f>
                  <m:fPr>
                    <m:ctrlPr>
                      <w:ins w:id="231" w:author="Clay Cressler" w:date="2016-06-20T12:21:00Z">
                        <w:rPr>
                          <w:rFonts w:ascii="Cambria Math" w:hAnsi="Cambria Math"/>
                          <w:i/>
                          <w:szCs w:val="24"/>
                        </w:rPr>
                      </w:ins>
                    </m:ctrlPr>
                  </m:fPr>
                  <m:num>
                    <w:ins w:id="232" w:author="Clay Cressler" w:date="2016-06-20T12:21:00Z">
                      <m:r>
                        <w:rPr>
                          <w:rFonts w:ascii="Cambria Math" w:hAnsi="Cambria Math"/>
                          <w:szCs w:val="24"/>
                        </w:rPr>
                        <m:t>a</m:t>
                      </m:r>
                    </w:ins>
                    <m:sSub>
                      <m:sSubPr>
                        <m:ctrlPr>
                          <w:ins w:id="233" w:author="Clay Cressler" w:date="2016-06-20T12:21:00Z">
                            <w:rPr>
                              <w:rFonts w:ascii="Cambria Math" w:hAnsi="Cambria Math"/>
                              <w:i/>
                              <w:szCs w:val="24"/>
                            </w:rPr>
                          </w:ins>
                        </m:ctrlPr>
                      </m:sSubPr>
                      <m:e>
                        <w:ins w:id="234" w:author="Clay Cressler" w:date="2016-06-20T12:21:00Z">
                          <m:r>
                            <w:rPr>
                              <w:rFonts w:ascii="Cambria Math" w:hAnsi="Cambria Math"/>
                              <w:szCs w:val="24"/>
                            </w:rPr>
                            <m:t>λ</m:t>
                          </m:r>
                        </w:ins>
                      </m:e>
                      <m:sub>
                        <w:ins w:id="235" w:author="Clay Cressler" w:date="2016-06-20T12:21:00Z">
                          <m:r>
                            <w:rPr>
                              <w:rFonts w:ascii="Cambria Math" w:hAnsi="Cambria Math"/>
                              <w:szCs w:val="24"/>
                            </w:rPr>
                            <m:t>2</m:t>
                          </m:r>
                        </w:ins>
                      </m:sub>
                    </m:sSub>
                    <w:ins w:id="236" w:author="Clay Cressler" w:date="2016-06-20T12:21:00Z">
                      <m:r>
                        <w:rPr>
                          <w:rFonts w:ascii="Cambria Math" w:hAnsi="Cambria Math"/>
                          <w:szCs w:val="24"/>
                        </w:rPr>
                        <m:t>-</m:t>
                      </m:r>
                    </w:ins>
                    <m:sSub>
                      <m:sSubPr>
                        <m:ctrlPr>
                          <w:ins w:id="237" w:author="Clay Cressler" w:date="2016-06-20T12:21:00Z">
                            <w:rPr>
                              <w:rFonts w:ascii="Cambria Math" w:hAnsi="Cambria Math"/>
                              <w:i/>
                              <w:szCs w:val="24"/>
                            </w:rPr>
                          </w:ins>
                        </m:ctrlPr>
                      </m:sSubPr>
                      <m:e>
                        <w:ins w:id="238" w:author="Clay Cressler" w:date="2016-06-20T12:21:00Z">
                          <m:r>
                            <w:rPr>
                              <w:rFonts w:ascii="Cambria Math" w:hAnsi="Cambria Math"/>
                              <w:szCs w:val="24"/>
                            </w:rPr>
                            <m:t>μ</m:t>
                          </m:r>
                        </w:ins>
                      </m:e>
                      <m:sub>
                        <w:ins w:id="239" w:author="Clay Cressler" w:date="2016-06-20T12:21:00Z">
                          <m:r>
                            <w:rPr>
                              <w:rFonts w:ascii="Cambria Math" w:hAnsi="Cambria Math"/>
                              <w:szCs w:val="24"/>
                            </w:rPr>
                            <m:t>2</m:t>
                          </m:r>
                        </w:ins>
                      </m:sub>
                    </m:sSub>
                  </m:num>
                  <m:den>
                    <m:sSub>
                      <m:sSubPr>
                        <m:ctrlPr>
                          <w:ins w:id="240" w:author="Clay Cressler" w:date="2016-06-20T12:21:00Z">
                            <w:rPr>
                              <w:rFonts w:ascii="Cambria Math" w:hAnsi="Cambria Math"/>
                              <w:i/>
                              <w:szCs w:val="24"/>
                            </w:rPr>
                          </w:ins>
                        </m:ctrlPr>
                      </m:sSubPr>
                      <m:e>
                        <w:ins w:id="241" w:author="Clay Cressler" w:date="2016-06-20T12:21:00Z">
                          <m:r>
                            <w:rPr>
                              <w:rFonts w:ascii="Cambria Math" w:hAnsi="Cambria Math"/>
                              <w:szCs w:val="24"/>
                            </w:rPr>
                            <m:t>λ</m:t>
                          </m:r>
                        </w:ins>
                      </m:e>
                      <m:sub>
                        <w:ins w:id="242" w:author="Clay Cressler" w:date="2016-06-20T12:21:00Z">
                          <m:r>
                            <w:rPr>
                              <w:rFonts w:ascii="Cambria Math" w:hAnsi="Cambria Math"/>
                              <w:szCs w:val="24"/>
                            </w:rPr>
                            <m:t>2</m:t>
                          </m:r>
                        </w:ins>
                      </m:sub>
                    </m:sSub>
                    <w:ins w:id="243" w:author="Clay Cressler" w:date="2016-06-20T12:21:00Z">
                      <m:r>
                        <w:rPr>
                          <w:rFonts w:ascii="Cambria Math" w:hAnsi="Cambria Math"/>
                          <w:szCs w:val="24"/>
                        </w:rPr>
                        <m:t>-</m:t>
                      </m:r>
                    </w:ins>
                    <m:sSub>
                      <m:sSubPr>
                        <m:ctrlPr>
                          <w:ins w:id="244" w:author="Clay Cressler" w:date="2016-06-20T12:21:00Z">
                            <w:rPr>
                              <w:rFonts w:ascii="Cambria Math" w:hAnsi="Cambria Math"/>
                              <w:i/>
                              <w:szCs w:val="24"/>
                            </w:rPr>
                          </w:ins>
                        </m:ctrlPr>
                      </m:sSubPr>
                      <m:e>
                        <w:ins w:id="245" w:author="Clay Cressler" w:date="2016-06-20T12:21:00Z">
                          <m:r>
                            <w:rPr>
                              <w:rFonts w:ascii="Cambria Math" w:hAnsi="Cambria Math"/>
                              <w:szCs w:val="24"/>
                            </w:rPr>
                            <m:t>μ</m:t>
                          </m:r>
                        </w:ins>
                      </m:e>
                      <m:sub>
                        <w:ins w:id="246" w:author="Clay Cressler" w:date="2016-06-20T12:21:00Z">
                          <m:r>
                            <w:rPr>
                              <w:rFonts w:ascii="Cambria Math" w:hAnsi="Cambria Math"/>
                              <w:szCs w:val="24"/>
                            </w:rPr>
                            <m:t>2</m:t>
                          </m:r>
                        </w:ins>
                      </m:sub>
                    </m:sSub>
                  </m:den>
                </m:f>
              </m:oMath>
            </m:oMathPara>
          </w:p>
        </w:tc>
        <w:tc>
          <w:tcPr>
            <w:tcW w:w="1174" w:type="dxa"/>
            <w:shd w:val="clear" w:color="auto" w:fill="auto"/>
          </w:tcPr>
          <w:p w14:paraId="5211D53F" w14:textId="77777777" w:rsidR="00400644" w:rsidRPr="00FC610B" w:rsidRDefault="00400644" w:rsidP="006473CD">
            <w:pPr>
              <w:rPr>
                <w:ins w:id="247" w:author="Clay Cressler" w:date="2016-06-20T12:12:00Z"/>
                <w:sz w:val="20"/>
                <w:szCs w:val="24"/>
              </w:rPr>
            </w:pPr>
            <w:ins w:id="248" w:author="Clay Cressler" w:date="2016-06-20T12:21:00Z">
              <w:r w:rsidRPr="00FC610B">
                <w:rPr>
                  <w:sz w:val="20"/>
                  <w:szCs w:val="24"/>
                </w:rPr>
                <w:t>Increase</w:t>
              </w:r>
            </w:ins>
          </w:p>
        </w:tc>
        <w:tc>
          <w:tcPr>
            <w:tcW w:w="1171" w:type="dxa"/>
            <w:shd w:val="clear" w:color="auto" w:fill="auto"/>
          </w:tcPr>
          <w:p w14:paraId="112EA43C" w14:textId="77777777" w:rsidR="00400644" w:rsidRPr="00FC610B" w:rsidRDefault="00400644" w:rsidP="006473CD">
            <w:pPr>
              <w:rPr>
                <w:ins w:id="249" w:author="Clay Cressler" w:date="2016-06-20T12:14:00Z"/>
                <w:sz w:val="20"/>
                <w:szCs w:val="24"/>
              </w:rPr>
            </w:pPr>
            <w:ins w:id="250" w:author="Clay Cressler" w:date="2016-06-20T12:21:00Z">
              <w:r w:rsidRPr="00FC610B">
                <w:rPr>
                  <w:sz w:val="20"/>
                  <w:szCs w:val="24"/>
                </w:rPr>
                <w:t>None</w:t>
              </w:r>
            </w:ins>
          </w:p>
        </w:tc>
      </w:tr>
      <w:tr w:rsidR="00400644" w:rsidRPr="00FC610B" w14:paraId="522D6362" w14:textId="77777777" w:rsidTr="00FC610B">
        <w:trPr>
          <w:ins w:id="251" w:author="Clay Cressler" w:date="2016-06-20T12:12:00Z"/>
        </w:trPr>
        <w:tc>
          <w:tcPr>
            <w:tcW w:w="1170" w:type="dxa"/>
            <w:shd w:val="clear" w:color="auto" w:fill="auto"/>
          </w:tcPr>
          <w:p w14:paraId="768656D8" w14:textId="77777777" w:rsidR="002247D6" w:rsidRPr="00FC610B" w:rsidRDefault="00400644" w:rsidP="006473CD">
            <w:pPr>
              <w:rPr>
                <w:ins w:id="252" w:author="Clay Cressler" w:date="2016-06-20T12:12:00Z"/>
                <w:sz w:val="20"/>
                <w:szCs w:val="24"/>
              </w:rPr>
            </w:pPr>
            <w:ins w:id="253" w:author="Clay Cressler" w:date="2016-06-20T12:21:00Z">
              <w:r w:rsidRPr="00FC610B">
                <w:rPr>
                  <w:sz w:val="20"/>
                  <w:szCs w:val="24"/>
                </w:rPr>
                <w:t>2</w:t>
              </w:r>
            </w:ins>
          </w:p>
        </w:tc>
        <w:tc>
          <w:tcPr>
            <w:tcW w:w="1224" w:type="dxa"/>
            <w:shd w:val="clear" w:color="auto" w:fill="auto"/>
          </w:tcPr>
          <w:p w14:paraId="1ABE91F5" w14:textId="77777777" w:rsidR="002247D6" w:rsidRPr="00FC610B" w:rsidRDefault="00400644" w:rsidP="006473CD">
            <w:pPr>
              <w:rPr>
                <w:ins w:id="254" w:author="Clay Cressler" w:date="2016-06-20T12:12:00Z"/>
                <w:sz w:val="20"/>
                <w:szCs w:val="24"/>
              </w:rPr>
            </w:pPr>
            <w:ins w:id="255" w:author="Clay Cressler" w:date="2016-06-20T12:21:00Z">
              <w:r w:rsidRPr="00FC610B">
                <w:rPr>
                  <w:sz w:val="20"/>
                  <w:szCs w:val="24"/>
                </w:rPr>
                <w:t>No</w:t>
              </w:r>
            </w:ins>
          </w:p>
        </w:tc>
        <w:tc>
          <w:tcPr>
            <w:tcW w:w="1117" w:type="dxa"/>
            <w:shd w:val="clear" w:color="auto" w:fill="auto"/>
          </w:tcPr>
          <w:p w14:paraId="1BF236A7" w14:textId="77777777" w:rsidR="002247D6" w:rsidRPr="00FC610B" w:rsidRDefault="00400644" w:rsidP="006473CD">
            <w:pPr>
              <w:rPr>
                <w:ins w:id="256" w:author="Clay Cressler" w:date="2016-06-20T12:12:00Z"/>
                <w:sz w:val="20"/>
                <w:szCs w:val="24"/>
              </w:rPr>
            </w:pPr>
            <w:ins w:id="257" w:author="Clay Cressler" w:date="2016-06-20T12:21:00Z">
              <w:r w:rsidRPr="00FC610B">
                <w:rPr>
                  <w:sz w:val="20"/>
                  <w:szCs w:val="24"/>
                </w:rPr>
                <w:t>Active</w:t>
              </w:r>
            </w:ins>
          </w:p>
        </w:tc>
        <w:tc>
          <w:tcPr>
            <w:tcW w:w="1230" w:type="dxa"/>
            <w:shd w:val="clear" w:color="auto" w:fill="auto"/>
          </w:tcPr>
          <w:p w14:paraId="3627658F" w14:textId="77777777" w:rsidR="002247D6" w:rsidRPr="00FC610B" w:rsidRDefault="00400644" w:rsidP="006473CD">
            <w:pPr>
              <w:rPr>
                <w:ins w:id="258" w:author="Clay Cressler" w:date="2016-06-20T12:12:00Z"/>
                <w:sz w:val="20"/>
                <w:szCs w:val="24"/>
              </w:rPr>
            </w:pPr>
            <w:ins w:id="259" w:author="Clay Cressler" w:date="2016-06-20T12:21:00Z">
              <w:r w:rsidRPr="00FC610B">
                <w:rPr>
                  <w:sz w:val="20"/>
                  <w:szCs w:val="24"/>
                </w:rPr>
                <w:t>No</w:t>
              </w:r>
            </w:ins>
          </w:p>
        </w:tc>
        <w:tc>
          <w:tcPr>
            <w:tcW w:w="1247" w:type="dxa"/>
            <w:shd w:val="clear" w:color="auto" w:fill="auto"/>
          </w:tcPr>
          <w:p w14:paraId="206FDDF7" w14:textId="77777777" w:rsidR="002247D6" w:rsidRPr="00FC610B" w:rsidRDefault="00400644" w:rsidP="006473CD">
            <w:pPr>
              <w:rPr>
                <w:ins w:id="260" w:author="Clay Cressler" w:date="2016-06-20T12:12:00Z"/>
                <w:sz w:val="20"/>
                <w:szCs w:val="24"/>
              </w:rPr>
            </w:pPr>
            <w:ins w:id="261" w:author="Clay Cressler" w:date="2016-06-20T12:21:00Z">
              <w:r w:rsidRPr="00FC610B">
                <w:rPr>
                  <w:sz w:val="20"/>
                  <w:szCs w:val="24"/>
                </w:rPr>
                <w:t>Direct</w:t>
              </w:r>
            </w:ins>
          </w:p>
        </w:tc>
        <w:tc>
          <w:tcPr>
            <w:tcW w:w="1663" w:type="dxa"/>
            <w:shd w:val="clear" w:color="auto" w:fill="auto"/>
          </w:tcPr>
          <w:p w14:paraId="7EA31D5A" w14:textId="77777777" w:rsidR="002247D6" w:rsidRPr="00475689" w:rsidRDefault="00475689" w:rsidP="00400644">
            <w:pPr>
              <w:rPr>
                <w:ins w:id="262" w:author="Clay Cressler" w:date="2016-06-20T12:12:00Z"/>
                <w:sz w:val="20"/>
                <w:szCs w:val="24"/>
              </w:rPr>
            </w:pPr>
            <w:ins w:id="263" w:author="Clay Cressler" w:date="2016-06-20T12:22:00Z">
              <m:oMathPara>
                <m:oMath>
                  <m:r>
                    <w:rPr>
                      <w:rFonts w:ascii="Cambria Math" w:hAnsi="Cambria Math"/>
                      <w:szCs w:val="24"/>
                    </w:rPr>
                    <m:t xml:space="preserve">a </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e>
                  </m:d>
                </m:oMath>
              </m:oMathPara>
            </w:ins>
          </w:p>
        </w:tc>
        <w:tc>
          <w:tcPr>
            <w:tcW w:w="1174" w:type="dxa"/>
            <w:shd w:val="clear" w:color="auto" w:fill="auto"/>
          </w:tcPr>
          <w:p w14:paraId="52A9F09E" w14:textId="77777777" w:rsidR="002247D6" w:rsidRPr="00FC610B" w:rsidRDefault="00400644" w:rsidP="006473CD">
            <w:pPr>
              <w:rPr>
                <w:ins w:id="264" w:author="Clay Cressler" w:date="2016-06-20T12:12:00Z"/>
                <w:sz w:val="20"/>
                <w:szCs w:val="24"/>
              </w:rPr>
            </w:pPr>
            <w:ins w:id="265" w:author="Clay Cressler" w:date="2016-06-20T12:22:00Z">
              <w:r w:rsidRPr="00FC610B">
                <w:rPr>
                  <w:sz w:val="20"/>
                  <w:szCs w:val="24"/>
                </w:rPr>
                <w:t>Increase</w:t>
              </w:r>
            </w:ins>
          </w:p>
        </w:tc>
        <w:tc>
          <w:tcPr>
            <w:tcW w:w="1171" w:type="dxa"/>
            <w:shd w:val="clear" w:color="auto" w:fill="auto"/>
          </w:tcPr>
          <w:p w14:paraId="5C80BF07" w14:textId="77777777" w:rsidR="002247D6" w:rsidRPr="00FC610B" w:rsidRDefault="00400644" w:rsidP="006473CD">
            <w:pPr>
              <w:rPr>
                <w:ins w:id="266" w:author="Clay Cressler" w:date="2016-06-20T12:14:00Z"/>
                <w:sz w:val="20"/>
                <w:szCs w:val="24"/>
              </w:rPr>
            </w:pPr>
            <w:ins w:id="267" w:author="Clay Cressler" w:date="2016-06-20T12:22:00Z">
              <w:r w:rsidRPr="00FC610B">
                <w:rPr>
                  <w:sz w:val="20"/>
                  <w:szCs w:val="24"/>
                </w:rPr>
                <w:t>Increase</w:t>
              </w:r>
            </w:ins>
          </w:p>
        </w:tc>
      </w:tr>
      <w:tr w:rsidR="00400644" w:rsidRPr="00FC610B" w14:paraId="1E76258D" w14:textId="77777777" w:rsidTr="00FC610B">
        <w:trPr>
          <w:ins w:id="268" w:author="Clay Cressler" w:date="2016-06-20T12:12:00Z"/>
        </w:trPr>
        <w:tc>
          <w:tcPr>
            <w:tcW w:w="1170" w:type="dxa"/>
            <w:shd w:val="clear" w:color="auto" w:fill="auto"/>
          </w:tcPr>
          <w:p w14:paraId="324A7966" w14:textId="77777777" w:rsidR="002247D6" w:rsidRPr="00FC610B" w:rsidRDefault="00400644" w:rsidP="006473CD">
            <w:pPr>
              <w:rPr>
                <w:ins w:id="269" w:author="Clay Cressler" w:date="2016-06-20T12:12:00Z"/>
                <w:sz w:val="20"/>
                <w:szCs w:val="24"/>
              </w:rPr>
            </w:pPr>
            <w:ins w:id="270" w:author="Clay Cressler" w:date="2016-06-20T12:23:00Z">
              <w:r w:rsidRPr="00FC610B">
                <w:rPr>
                  <w:sz w:val="20"/>
                  <w:szCs w:val="24"/>
                </w:rPr>
                <w:t>2</w:t>
              </w:r>
            </w:ins>
          </w:p>
        </w:tc>
        <w:tc>
          <w:tcPr>
            <w:tcW w:w="1224" w:type="dxa"/>
            <w:shd w:val="clear" w:color="auto" w:fill="auto"/>
          </w:tcPr>
          <w:p w14:paraId="6E200CE0" w14:textId="77777777" w:rsidR="002247D6" w:rsidRPr="00FC610B" w:rsidRDefault="00400644" w:rsidP="006473CD">
            <w:pPr>
              <w:rPr>
                <w:ins w:id="271" w:author="Clay Cressler" w:date="2016-06-20T12:12:00Z"/>
                <w:sz w:val="20"/>
                <w:szCs w:val="24"/>
              </w:rPr>
            </w:pPr>
            <w:ins w:id="272" w:author="Clay Cressler" w:date="2016-06-20T12:23:00Z">
              <w:r w:rsidRPr="00FC610B">
                <w:rPr>
                  <w:sz w:val="20"/>
                  <w:szCs w:val="24"/>
                </w:rPr>
                <w:t>No</w:t>
              </w:r>
            </w:ins>
          </w:p>
        </w:tc>
        <w:tc>
          <w:tcPr>
            <w:tcW w:w="1117" w:type="dxa"/>
            <w:shd w:val="clear" w:color="auto" w:fill="auto"/>
          </w:tcPr>
          <w:p w14:paraId="5E9AF0DF" w14:textId="77777777" w:rsidR="002247D6" w:rsidRPr="00FC610B" w:rsidRDefault="00400644" w:rsidP="006473CD">
            <w:pPr>
              <w:rPr>
                <w:ins w:id="273" w:author="Clay Cressler" w:date="2016-06-20T12:12:00Z"/>
                <w:sz w:val="20"/>
                <w:szCs w:val="24"/>
              </w:rPr>
            </w:pPr>
            <w:ins w:id="274" w:author="Clay Cressler" w:date="2016-06-20T12:23:00Z">
              <w:r w:rsidRPr="00FC610B">
                <w:rPr>
                  <w:sz w:val="20"/>
                  <w:szCs w:val="24"/>
                </w:rPr>
                <w:t>Passive</w:t>
              </w:r>
            </w:ins>
          </w:p>
        </w:tc>
        <w:tc>
          <w:tcPr>
            <w:tcW w:w="1230" w:type="dxa"/>
            <w:shd w:val="clear" w:color="auto" w:fill="auto"/>
          </w:tcPr>
          <w:p w14:paraId="791792D2" w14:textId="77777777" w:rsidR="002247D6" w:rsidRPr="00FC610B" w:rsidRDefault="00400644" w:rsidP="006473CD">
            <w:pPr>
              <w:rPr>
                <w:ins w:id="275" w:author="Clay Cressler" w:date="2016-06-20T12:12:00Z"/>
                <w:sz w:val="20"/>
                <w:szCs w:val="24"/>
              </w:rPr>
            </w:pPr>
            <w:ins w:id="276" w:author="Clay Cressler" w:date="2016-06-20T12:23:00Z">
              <w:r w:rsidRPr="00FC610B">
                <w:rPr>
                  <w:sz w:val="20"/>
                  <w:szCs w:val="24"/>
                </w:rPr>
                <w:t>No</w:t>
              </w:r>
            </w:ins>
          </w:p>
        </w:tc>
        <w:tc>
          <w:tcPr>
            <w:tcW w:w="1247" w:type="dxa"/>
            <w:shd w:val="clear" w:color="auto" w:fill="auto"/>
          </w:tcPr>
          <w:p w14:paraId="18686D24" w14:textId="77777777" w:rsidR="002247D6" w:rsidRPr="00FC610B" w:rsidRDefault="00400644" w:rsidP="006473CD">
            <w:pPr>
              <w:rPr>
                <w:ins w:id="277" w:author="Clay Cressler" w:date="2016-06-20T12:12:00Z"/>
                <w:sz w:val="20"/>
                <w:szCs w:val="24"/>
              </w:rPr>
            </w:pPr>
            <w:ins w:id="278" w:author="Clay Cressler" w:date="2016-06-20T12:23:00Z">
              <w:r w:rsidRPr="00FC610B">
                <w:rPr>
                  <w:sz w:val="20"/>
                  <w:szCs w:val="24"/>
                </w:rPr>
                <w:t>Direct</w:t>
              </w:r>
            </w:ins>
          </w:p>
        </w:tc>
        <w:tc>
          <w:tcPr>
            <w:tcW w:w="1663" w:type="dxa"/>
            <w:shd w:val="clear" w:color="auto" w:fill="auto"/>
          </w:tcPr>
          <w:p w14:paraId="792FB273" w14:textId="77777777" w:rsidR="002247D6" w:rsidRPr="00FC610B" w:rsidRDefault="00475689" w:rsidP="006473CD">
            <w:pPr>
              <w:rPr>
                <w:ins w:id="279" w:author="Clay Cressler" w:date="2016-06-20T12:12:00Z"/>
                <w:rFonts w:ascii="Cambria Math" w:hAnsi="Cambria Math"/>
                <w:sz w:val="20"/>
                <w:szCs w:val="24"/>
                <w:oMath/>
              </w:rPr>
            </w:pPr>
            <w:ins w:id="280" w:author="Clay Cressler" w:date="2016-06-20T12:23:00Z">
              <m:oMathPara>
                <m:oMath>
                  <m:r>
                    <w:rPr>
                      <w:rFonts w:ascii="Cambria Math" w:hAnsi="Cambria Math"/>
                      <w:szCs w:val="24"/>
                    </w:rPr>
                    <m:t>2a</m:t>
                  </m:r>
                </m:oMath>
              </m:oMathPara>
            </w:ins>
          </w:p>
        </w:tc>
        <w:tc>
          <w:tcPr>
            <w:tcW w:w="1174" w:type="dxa"/>
            <w:shd w:val="clear" w:color="auto" w:fill="auto"/>
          </w:tcPr>
          <w:p w14:paraId="35DDE4B5" w14:textId="77777777" w:rsidR="002247D6" w:rsidRPr="00FC610B" w:rsidRDefault="00400644" w:rsidP="006473CD">
            <w:pPr>
              <w:rPr>
                <w:ins w:id="281" w:author="Clay Cressler" w:date="2016-06-20T12:12:00Z"/>
                <w:sz w:val="20"/>
                <w:szCs w:val="24"/>
              </w:rPr>
            </w:pPr>
            <w:ins w:id="282" w:author="Clay Cressler" w:date="2016-06-20T12:23:00Z">
              <w:r w:rsidRPr="00FC610B">
                <w:rPr>
                  <w:sz w:val="20"/>
                  <w:szCs w:val="24"/>
                </w:rPr>
                <w:t>None</w:t>
              </w:r>
            </w:ins>
          </w:p>
        </w:tc>
        <w:tc>
          <w:tcPr>
            <w:tcW w:w="1171" w:type="dxa"/>
            <w:shd w:val="clear" w:color="auto" w:fill="auto"/>
          </w:tcPr>
          <w:p w14:paraId="1C9BC235" w14:textId="77777777" w:rsidR="002247D6" w:rsidRPr="00FC610B" w:rsidRDefault="00400644" w:rsidP="006473CD">
            <w:pPr>
              <w:rPr>
                <w:ins w:id="283" w:author="Clay Cressler" w:date="2016-06-20T12:14:00Z"/>
                <w:sz w:val="20"/>
                <w:szCs w:val="24"/>
              </w:rPr>
            </w:pPr>
            <w:ins w:id="284" w:author="Clay Cressler" w:date="2016-06-20T12:23:00Z">
              <w:r w:rsidRPr="00FC610B">
                <w:rPr>
                  <w:sz w:val="20"/>
                  <w:szCs w:val="24"/>
                </w:rPr>
                <w:t>None</w:t>
              </w:r>
            </w:ins>
          </w:p>
        </w:tc>
      </w:tr>
      <w:tr w:rsidR="00400644" w:rsidRPr="00FC610B" w14:paraId="7DB6BBFB" w14:textId="77777777" w:rsidTr="00FC610B">
        <w:trPr>
          <w:ins w:id="285" w:author="Clay Cressler" w:date="2016-06-20T12:23:00Z"/>
        </w:trPr>
        <w:tc>
          <w:tcPr>
            <w:tcW w:w="1170" w:type="dxa"/>
            <w:shd w:val="clear" w:color="auto" w:fill="auto"/>
          </w:tcPr>
          <w:p w14:paraId="358B51D6" w14:textId="77777777" w:rsidR="00400644" w:rsidRPr="00FC610B" w:rsidRDefault="00400644" w:rsidP="006473CD">
            <w:pPr>
              <w:rPr>
                <w:ins w:id="286" w:author="Clay Cressler" w:date="2016-06-20T12:23:00Z"/>
                <w:sz w:val="20"/>
                <w:szCs w:val="24"/>
              </w:rPr>
            </w:pPr>
            <w:ins w:id="287" w:author="Clay Cressler" w:date="2016-06-20T12:23:00Z">
              <w:r w:rsidRPr="00FC610B">
                <w:rPr>
                  <w:sz w:val="20"/>
                  <w:szCs w:val="24"/>
                </w:rPr>
                <w:t>1</w:t>
              </w:r>
            </w:ins>
          </w:p>
        </w:tc>
        <w:tc>
          <w:tcPr>
            <w:tcW w:w="1224" w:type="dxa"/>
            <w:shd w:val="clear" w:color="auto" w:fill="auto"/>
          </w:tcPr>
          <w:p w14:paraId="3CCF60C0" w14:textId="77777777" w:rsidR="00400644" w:rsidRPr="00FC610B" w:rsidRDefault="00400644" w:rsidP="006473CD">
            <w:pPr>
              <w:rPr>
                <w:ins w:id="288" w:author="Clay Cressler" w:date="2016-06-20T12:23:00Z"/>
                <w:sz w:val="20"/>
                <w:szCs w:val="24"/>
              </w:rPr>
            </w:pPr>
            <w:ins w:id="289" w:author="Clay Cressler" w:date="2016-06-20T12:23:00Z">
              <w:r w:rsidRPr="00FC610B">
                <w:rPr>
                  <w:sz w:val="20"/>
                  <w:szCs w:val="24"/>
                </w:rPr>
                <w:t>Yes</w:t>
              </w:r>
            </w:ins>
          </w:p>
        </w:tc>
        <w:tc>
          <w:tcPr>
            <w:tcW w:w="1117" w:type="dxa"/>
            <w:shd w:val="clear" w:color="auto" w:fill="auto"/>
          </w:tcPr>
          <w:p w14:paraId="7ABF6FB3" w14:textId="737CB943" w:rsidR="00400644" w:rsidRPr="00FC610B" w:rsidRDefault="004D2A36" w:rsidP="006473CD">
            <w:pPr>
              <w:rPr>
                <w:ins w:id="290" w:author="Clay Cressler" w:date="2016-06-20T12:23:00Z"/>
                <w:sz w:val="20"/>
                <w:szCs w:val="24"/>
              </w:rPr>
            </w:pPr>
            <w:r>
              <w:rPr>
                <w:sz w:val="20"/>
                <w:szCs w:val="24"/>
              </w:rPr>
              <w:t>Active</w:t>
            </w:r>
          </w:p>
        </w:tc>
        <w:tc>
          <w:tcPr>
            <w:tcW w:w="1230" w:type="dxa"/>
            <w:shd w:val="clear" w:color="auto" w:fill="auto"/>
          </w:tcPr>
          <w:p w14:paraId="1D2D30F2" w14:textId="77777777" w:rsidR="00400644" w:rsidRPr="00FC610B" w:rsidRDefault="00400644" w:rsidP="006473CD">
            <w:pPr>
              <w:rPr>
                <w:ins w:id="291" w:author="Clay Cressler" w:date="2016-06-20T12:23:00Z"/>
                <w:sz w:val="20"/>
                <w:szCs w:val="24"/>
              </w:rPr>
            </w:pPr>
            <w:ins w:id="292" w:author="Clay Cressler" w:date="2016-06-20T12:23:00Z">
              <w:r w:rsidRPr="00FC610B">
                <w:rPr>
                  <w:sz w:val="20"/>
                  <w:szCs w:val="24"/>
                </w:rPr>
                <w:t>Yes</w:t>
              </w:r>
            </w:ins>
          </w:p>
        </w:tc>
        <w:tc>
          <w:tcPr>
            <w:tcW w:w="1247" w:type="dxa"/>
            <w:shd w:val="clear" w:color="auto" w:fill="auto"/>
          </w:tcPr>
          <w:p w14:paraId="69BB84C2" w14:textId="77777777" w:rsidR="00400644" w:rsidRPr="00FC610B" w:rsidRDefault="00400644" w:rsidP="006473CD">
            <w:pPr>
              <w:rPr>
                <w:ins w:id="293" w:author="Clay Cressler" w:date="2016-06-20T12:23:00Z"/>
                <w:sz w:val="20"/>
                <w:szCs w:val="24"/>
              </w:rPr>
            </w:pPr>
            <w:ins w:id="294" w:author="Clay Cressler" w:date="2016-06-20T12:23:00Z">
              <w:r w:rsidRPr="00FC610B">
                <w:rPr>
                  <w:sz w:val="20"/>
                  <w:szCs w:val="24"/>
                </w:rPr>
                <w:t>Trophic</w:t>
              </w:r>
            </w:ins>
          </w:p>
        </w:tc>
        <w:tc>
          <w:tcPr>
            <w:tcW w:w="1663" w:type="dxa"/>
            <w:shd w:val="clear" w:color="auto" w:fill="auto"/>
          </w:tcPr>
          <w:p w14:paraId="59E1064E" w14:textId="77777777" w:rsidR="00400644" w:rsidRPr="00FC610B" w:rsidRDefault="00400644" w:rsidP="006473CD">
            <w:pPr>
              <w:rPr>
                <w:ins w:id="295" w:author="Clay Cressler" w:date="2016-06-20T12:23:00Z"/>
                <w:sz w:val="20"/>
                <w:szCs w:val="24"/>
              </w:rPr>
            </w:pPr>
            <w:ins w:id="296" w:author="Clay Cressler" w:date="2016-06-20T12:24:00Z">
              <w:r w:rsidRPr="00FC610B">
                <w:rPr>
                  <w:sz w:val="20"/>
                  <w:szCs w:val="24"/>
                </w:rPr>
                <w:t>No simple expression</w:t>
              </w:r>
            </w:ins>
          </w:p>
        </w:tc>
        <w:tc>
          <w:tcPr>
            <w:tcW w:w="1174" w:type="dxa"/>
            <w:shd w:val="clear" w:color="auto" w:fill="auto"/>
          </w:tcPr>
          <w:p w14:paraId="28BBB388" w14:textId="77777777" w:rsidR="00400644" w:rsidRPr="00FC610B" w:rsidRDefault="00400644" w:rsidP="006473CD">
            <w:pPr>
              <w:rPr>
                <w:ins w:id="297" w:author="Clay Cressler" w:date="2016-06-20T12:23:00Z"/>
                <w:sz w:val="20"/>
                <w:szCs w:val="24"/>
              </w:rPr>
            </w:pPr>
            <w:ins w:id="298" w:author="Clay Cressler" w:date="2016-06-20T12:24:00Z">
              <w:r w:rsidRPr="00FC610B">
                <w:rPr>
                  <w:sz w:val="20"/>
                  <w:szCs w:val="24"/>
                </w:rPr>
                <w:t>Increase</w:t>
              </w:r>
            </w:ins>
          </w:p>
        </w:tc>
        <w:tc>
          <w:tcPr>
            <w:tcW w:w="1171" w:type="dxa"/>
            <w:shd w:val="clear" w:color="auto" w:fill="auto"/>
          </w:tcPr>
          <w:p w14:paraId="43E3300A" w14:textId="77777777" w:rsidR="00400644" w:rsidRPr="00FC610B" w:rsidRDefault="00400644" w:rsidP="006473CD">
            <w:pPr>
              <w:rPr>
                <w:ins w:id="299" w:author="Clay Cressler" w:date="2016-06-20T12:23:00Z"/>
                <w:sz w:val="20"/>
                <w:szCs w:val="24"/>
              </w:rPr>
            </w:pPr>
            <w:ins w:id="300" w:author="Clay Cressler" w:date="2016-06-20T12:24:00Z">
              <w:r w:rsidRPr="00FC610B">
                <w:rPr>
                  <w:sz w:val="20"/>
                  <w:szCs w:val="24"/>
                </w:rPr>
                <w:t>Decrease</w:t>
              </w:r>
            </w:ins>
          </w:p>
        </w:tc>
      </w:tr>
      <w:tr w:rsidR="00400644" w:rsidRPr="00FC610B" w14:paraId="24211035" w14:textId="77777777" w:rsidTr="00FC610B">
        <w:trPr>
          <w:ins w:id="301" w:author="Clay Cressler" w:date="2016-06-20T12:23:00Z"/>
        </w:trPr>
        <w:tc>
          <w:tcPr>
            <w:tcW w:w="1170" w:type="dxa"/>
            <w:shd w:val="clear" w:color="auto" w:fill="auto"/>
          </w:tcPr>
          <w:p w14:paraId="66568FE8" w14:textId="77777777" w:rsidR="00400644" w:rsidRPr="00FC610B" w:rsidRDefault="00400644" w:rsidP="006473CD">
            <w:pPr>
              <w:rPr>
                <w:ins w:id="302" w:author="Clay Cressler" w:date="2016-06-20T12:23:00Z"/>
                <w:sz w:val="20"/>
                <w:szCs w:val="24"/>
              </w:rPr>
            </w:pPr>
            <w:ins w:id="303" w:author="Clay Cressler" w:date="2016-06-20T12:24:00Z">
              <w:r w:rsidRPr="00FC610B">
                <w:rPr>
                  <w:sz w:val="20"/>
                  <w:szCs w:val="24"/>
                </w:rPr>
                <w:t>2</w:t>
              </w:r>
            </w:ins>
            <w:bookmarkStart w:id="304" w:name="_GoBack"/>
            <w:bookmarkEnd w:id="304"/>
          </w:p>
        </w:tc>
        <w:tc>
          <w:tcPr>
            <w:tcW w:w="1224" w:type="dxa"/>
            <w:shd w:val="clear" w:color="auto" w:fill="auto"/>
          </w:tcPr>
          <w:p w14:paraId="21DB9DB6" w14:textId="77777777" w:rsidR="00400644" w:rsidRPr="00FC610B" w:rsidRDefault="00A67299" w:rsidP="006473CD">
            <w:pPr>
              <w:rPr>
                <w:ins w:id="305" w:author="Clay Cressler" w:date="2016-06-20T12:23:00Z"/>
                <w:sz w:val="20"/>
                <w:szCs w:val="24"/>
              </w:rPr>
            </w:pPr>
            <w:ins w:id="306" w:author="Clay Cressler" w:date="2016-06-20T12:26:00Z">
              <w:r w:rsidRPr="00FC610B">
                <w:rPr>
                  <w:sz w:val="20"/>
                  <w:szCs w:val="24"/>
                </w:rPr>
                <w:t>No</w:t>
              </w:r>
            </w:ins>
          </w:p>
        </w:tc>
        <w:tc>
          <w:tcPr>
            <w:tcW w:w="1117" w:type="dxa"/>
            <w:shd w:val="clear" w:color="auto" w:fill="auto"/>
          </w:tcPr>
          <w:p w14:paraId="013E0E36" w14:textId="48E76943" w:rsidR="00400644" w:rsidRPr="00FC610B" w:rsidRDefault="004D2A36" w:rsidP="006473CD">
            <w:pPr>
              <w:rPr>
                <w:ins w:id="307" w:author="Clay Cressler" w:date="2016-06-20T12:23:00Z"/>
                <w:sz w:val="20"/>
                <w:szCs w:val="24"/>
              </w:rPr>
            </w:pPr>
            <w:r>
              <w:rPr>
                <w:sz w:val="20"/>
                <w:szCs w:val="24"/>
              </w:rPr>
              <w:t>Active</w:t>
            </w:r>
          </w:p>
        </w:tc>
        <w:tc>
          <w:tcPr>
            <w:tcW w:w="1230" w:type="dxa"/>
            <w:shd w:val="clear" w:color="auto" w:fill="auto"/>
          </w:tcPr>
          <w:p w14:paraId="44B3DED8" w14:textId="77777777" w:rsidR="00400644" w:rsidRPr="00FC610B" w:rsidRDefault="00A67299" w:rsidP="006473CD">
            <w:pPr>
              <w:rPr>
                <w:ins w:id="308" w:author="Clay Cressler" w:date="2016-06-20T12:23:00Z"/>
                <w:sz w:val="20"/>
                <w:szCs w:val="24"/>
              </w:rPr>
            </w:pPr>
            <w:ins w:id="309" w:author="Clay Cressler" w:date="2016-06-20T12:26:00Z">
              <w:r w:rsidRPr="00FC610B">
                <w:rPr>
                  <w:sz w:val="20"/>
                  <w:szCs w:val="24"/>
                </w:rPr>
                <w:t>No</w:t>
              </w:r>
            </w:ins>
          </w:p>
        </w:tc>
        <w:tc>
          <w:tcPr>
            <w:tcW w:w="1247" w:type="dxa"/>
            <w:shd w:val="clear" w:color="auto" w:fill="auto"/>
          </w:tcPr>
          <w:p w14:paraId="4378EB46" w14:textId="77777777" w:rsidR="00A67299" w:rsidRPr="00FC610B" w:rsidRDefault="00A67299" w:rsidP="006473CD">
            <w:pPr>
              <w:rPr>
                <w:ins w:id="310" w:author="Clay Cressler" w:date="2016-06-20T12:23:00Z"/>
                <w:sz w:val="20"/>
                <w:szCs w:val="24"/>
              </w:rPr>
            </w:pPr>
            <w:ins w:id="311" w:author="Clay Cressler" w:date="2016-06-20T12:26:00Z">
              <w:r w:rsidRPr="00FC610B">
                <w:rPr>
                  <w:sz w:val="20"/>
                  <w:szCs w:val="24"/>
                </w:rPr>
                <w:t>Trophic</w:t>
              </w:r>
            </w:ins>
          </w:p>
        </w:tc>
        <w:tc>
          <w:tcPr>
            <w:tcW w:w="1663" w:type="dxa"/>
            <w:shd w:val="clear" w:color="auto" w:fill="auto"/>
          </w:tcPr>
          <w:p w14:paraId="10E6A377" w14:textId="77777777" w:rsidR="00400644" w:rsidRPr="00475689" w:rsidRDefault="00475689" w:rsidP="00A67299">
            <w:pPr>
              <w:rPr>
                <w:ins w:id="312" w:author="Clay Cressler" w:date="2016-06-20T12:23:00Z"/>
                <w:sz w:val="20"/>
                <w:szCs w:val="24"/>
              </w:rPr>
            </w:pPr>
            <w:ins w:id="313" w:author="Clay Cressler" w:date="2016-06-20T12:26:00Z">
              <m:oMathPara>
                <m:oMath>
                  <m:r>
                    <w:rPr>
                      <w:rFonts w:ascii="Cambria Math" w:hAnsi="Cambria Math"/>
                      <w:szCs w:val="24"/>
                    </w:rPr>
                    <m:t>2a</m:t>
                  </m:r>
                </m:oMath>
              </m:oMathPara>
            </w:ins>
          </w:p>
        </w:tc>
        <w:tc>
          <w:tcPr>
            <w:tcW w:w="1174" w:type="dxa"/>
            <w:shd w:val="clear" w:color="auto" w:fill="auto"/>
          </w:tcPr>
          <w:p w14:paraId="7B19C732" w14:textId="77777777" w:rsidR="00400644" w:rsidRPr="00FC610B" w:rsidRDefault="00A67299" w:rsidP="006473CD">
            <w:pPr>
              <w:rPr>
                <w:ins w:id="314" w:author="Clay Cressler" w:date="2016-06-20T12:23:00Z"/>
                <w:sz w:val="20"/>
                <w:szCs w:val="24"/>
              </w:rPr>
            </w:pPr>
            <w:ins w:id="315" w:author="Clay Cressler" w:date="2016-06-20T12:27:00Z">
              <w:r w:rsidRPr="00FC610B">
                <w:rPr>
                  <w:sz w:val="20"/>
                  <w:szCs w:val="24"/>
                </w:rPr>
                <w:t>None</w:t>
              </w:r>
            </w:ins>
          </w:p>
        </w:tc>
        <w:tc>
          <w:tcPr>
            <w:tcW w:w="1171" w:type="dxa"/>
            <w:shd w:val="clear" w:color="auto" w:fill="auto"/>
          </w:tcPr>
          <w:p w14:paraId="26FBC77F" w14:textId="77777777" w:rsidR="00400644" w:rsidRPr="00FC610B" w:rsidRDefault="00A67299" w:rsidP="006473CD">
            <w:pPr>
              <w:rPr>
                <w:ins w:id="316" w:author="Clay Cressler" w:date="2016-06-20T12:23:00Z"/>
                <w:sz w:val="20"/>
                <w:szCs w:val="24"/>
              </w:rPr>
            </w:pPr>
            <w:ins w:id="317" w:author="Clay Cressler" w:date="2016-06-20T12:27:00Z">
              <w:r w:rsidRPr="00FC610B">
                <w:rPr>
                  <w:sz w:val="20"/>
                  <w:szCs w:val="24"/>
                </w:rPr>
                <w:t>None</w:t>
              </w:r>
            </w:ins>
          </w:p>
        </w:tc>
      </w:tr>
    </w:tbl>
    <w:p w14:paraId="23777628" w14:textId="77777777" w:rsidR="002247D6" w:rsidRPr="00A11F64" w:rsidRDefault="002247D6" w:rsidP="006473CD">
      <w:pPr>
        <w:rPr>
          <w:ins w:id="318" w:author="Clay Cressler" w:date="2016-06-20T11:51:00Z"/>
          <w:szCs w:val="24"/>
        </w:rPr>
      </w:pPr>
    </w:p>
    <w:p w14:paraId="38FC9926" w14:textId="77777777" w:rsidR="00A65885" w:rsidRPr="00A65885" w:rsidRDefault="00A67299" w:rsidP="006473CD">
      <w:pPr>
        <w:rPr>
          <w:szCs w:val="24"/>
        </w:rPr>
      </w:pPr>
      <w:ins w:id="319" w:author="Clay Cressler" w:date="2016-06-20T12:27:00Z">
        <w:r>
          <w:rPr>
            <w:szCs w:val="24"/>
          </w:rPr>
          <w:t xml:space="preserve">What these analyses reveal is that, for most cases, the effect of host body size remains the same - </w:t>
        </w:r>
      </w:ins>
      <w:ins w:id="320" w:author="Clay Cressler" w:date="2016-06-20T12:28:00Z">
        <w:r>
          <w:rPr>
            <w:szCs w:val="24"/>
          </w:rPr>
          <w:t>increasing</w:t>
        </w:r>
      </w:ins>
      <w:ins w:id="321" w:author="Clay Cressler" w:date="2016-06-20T12:27:00Z">
        <w:r>
          <w:rPr>
            <w:szCs w:val="24"/>
          </w:rPr>
          <w:t xml:space="preserve"> </w:t>
        </w:r>
      </w:ins>
      <w:ins w:id="322" w:author="Clay Cressler" w:date="2016-06-20T12:28:00Z">
        <w:r>
          <w:rPr>
            <w:szCs w:val="24"/>
          </w:rPr>
          <w:t>host size makes it easier for generalists to invade because larger hosts support larger parasite populations</w:t>
        </w:r>
      </w:ins>
      <w:ins w:id="323"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324" w:author="Clay Cressler" w:date="2016-06-20T12:30:00Z">
        <w:r>
          <w:rPr>
            <w:szCs w:val="24"/>
          </w:rPr>
          <w:t>modelling</w:t>
        </w:r>
      </w:ins>
      <w:ins w:id="325" w:author="Clay Cressler" w:date="2016-06-20T12:29:00Z">
        <w:r>
          <w:rPr>
            <w:szCs w:val="24"/>
          </w:rPr>
          <w:t xml:space="preserve"> </w:t>
        </w:r>
      </w:ins>
      <w:ins w:id="326" w:author="Clay Cressler" w:date="2016-06-20T12:30:00Z">
        <w:r>
          <w:rPr>
            <w:szCs w:val="24"/>
          </w:rPr>
          <w:t xml:space="preserve">assumptions. </w:t>
        </w:r>
      </w:ins>
      <w:ins w:id="327"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328"/>
      <w:r w:rsidRPr="006473CD">
        <w:rPr>
          <w:szCs w:val="24"/>
          <w:lang w:val="en-US"/>
        </w:rPr>
        <w:t>parasite</w:t>
      </w:r>
      <w:commentRangeEnd w:id="328"/>
      <w:r w:rsidR="000C2410">
        <w:rPr>
          <w:rStyle w:val="CommentReference"/>
        </w:rPr>
        <w:commentReference w:id="328"/>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329"/>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329"/>
      <w:r w:rsidR="00337C99">
        <w:rPr>
          <w:rStyle w:val="CommentReference"/>
        </w:rPr>
        <w:commentReference w:id="329"/>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330" w:name="OLE_LINK2"/>
      <w:bookmarkStart w:id="331" w:name="OLE_LINK3"/>
      <w:r w:rsidRPr="006473CD">
        <w:rPr>
          <w:szCs w:val="24"/>
          <w:lang w:val="en-US"/>
        </w:rPr>
        <w:t xml:space="preserve">BLASTN </w:t>
      </w:r>
      <w:bookmarkEnd w:id="330"/>
      <w:bookmarkEnd w:id="331"/>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332"/>
      <w:r w:rsidRPr="006473CD">
        <w:rPr>
          <w:szCs w:val="24"/>
          <w:lang w:val="en-US"/>
        </w:rPr>
        <w:t>g</w:t>
      </w:r>
      <w:commentRangeEnd w:id="332"/>
      <w:r w:rsidR="00337C99">
        <w:rPr>
          <w:rStyle w:val="CommentReference"/>
        </w:rPr>
        <w:commentReference w:id="332"/>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333"/>
      <w:r w:rsidRPr="006473CD">
        <w:rPr>
          <w:szCs w:val="24"/>
          <w:lang w:val="en-US"/>
        </w:rPr>
        <w:t>the one to one line</w:t>
      </w:r>
      <w:commentRangeEnd w:id="333"/>
      <w:r w:rsidR="00337C99">
        <w:rPr>
          <w:rStyle w:val="CommentReference"/>
        </w:rPr>
        <w:commentReference w:id="333"/>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334" w:name="OLE_LINK1"/>
      <w:r w:rsidRPr="006473CD">
        <w:rPr>
          <w:szCs w:val="24"/>
          <w:lang w:val="en-US"/>
        </w:rPr>
        <w:t xml:space="preserve">Pairwise genetic distances </w:t>
      </w:r>
      <w:bookmarkEnd w:id="334"/>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335"/>
      <w:r w:rsidRPr="006473CD">
        <w:rPr>
          <w:szCs w:val="24"/>
          <w:lang w:val="en-US"/>
        </w:rPr>
        <w:t>comparisons</w:t>
      </w:r>
      <w:commentRangeEnd w:id="335"/>
      <w:r w:rsidR="00337C99">
        <w:rPr>
          <w:rStyle w:val="CommentReference"/>
        </w:rPr>
        <w:commentReference w:id="335"/>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336"/>
            <w:r w:rsidRPr="0059086F">
              <w:rPr>
                <w:szCs w:val="24"/>
                <w:lang w:val="en-US"/>
              </w:rPr>
              <w:t>PD</w:t>
            </w:r>
            <w:r w:rsidR="003542CA">
              <w:rPr>
                <w:szCs w:val="24"/>
                <w:lang w:val="en-US"/>
              </w:rPr>
              <w:t xml:space="preserve"> </w:t>
            </w:r>
            <w:commentRangeEnd w:id="336"/>
            <w:r w:rsidR="00B34BF1">
              <w:rPr>
                <w:rStyle w:val="CommentReference"/>
              </w:rPr>
              <w:commentReference w:id="336"/>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337"/>
            <w:r>
              <w:rPr>
                <w:szCs w:val="24"/>
                <w:lang w:val="en-US"/>
              </w:rPr>
              <w:t>SES</w:t>
            </w:r>
            <w:commentRangeEnd w:id="337"/>
            <w:r w:rsidR="00D70908">
              <w:rPr>
                <w:rStyle w:val="CommentReference"/>
              </w:rPr>
              <w:commentReference w:id="337"/>
            </w:r>
            <w:r>
              <w:rPr>
                <w:szCs w:val="24"/>
                <w:lang w:val="en-US"/>
              </w:rPr>
              <w:t>-</w:t>
            </w:r>
            <w:commentRangeStart w:id="338"/>
            <w:r>
              <w:rPr>
                <w:szCs w:val="24"/>
                <w:lang w:val="en-US"/>
              </w:rPr>
              <w:t>PD</w:t>
            </w:r>
            <w:commentRangeEnd w:id="338"/>
            <w:r w:rsidR="00D77BE6">
              <w:rPr>
                <w:rStyle w:val="CommentReference"/>
              </w:rPr>
              <w:commentReference w:id="338"/>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339"/>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339"/>
      <w:r w:rsidR="000C2410">
        <w:rPr>
          <w:rStyle w:val="CommentReference"/>
        </w:rPr>
        <w:commentReference w:id="339"/>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340"/>
      <w:r w:rsidRPr="006473CD">
        <w:rPr>
          <w:szCs w:val="24"/>
          <w:lang w:val="en-US"/>
        </w:rPr>
        <w:t xml:space="preserve">maximum length </w:t>
      </w:r>
      <w:commentRangeEnd w:id="340"/>
      <w:r w:rsidR="00076CEE">
        <w:rPr>
          <w:rStyle w:val="CommentReference"/>
        </w:rPr>
        <w:commentReference w:id="340"/>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341"/>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341"/>
      <w:r w:rsidR="00076CEE">
        <w:rPr>
          <w:rStyle w:val="CommentReference"/>
        </w:rPr>
        <w:commentReference w:id="341"/>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342"/>
      <w:r w:rsidRPr="001473DB">
        <w:rPr>
          <w:rFonts w:ascii="Times New Roman" w:hAnsi="Times New Roman"/>
          <w:sz w:val="24"/>
          <w:szCs w:val="24"/>
        </w:rPr>
        <w:lastRenderedPageBreak/>
        <w:t>Results</w:t>
      </w:r>
      <w:commentRangeEnd w:id="342"/>
      <w:r w:rsidR="00076CEE">
        <w:rPr>
          <w:rStyle w:val="CommentReference"/>
          <w:rFonts w:ascii="Times New Roman" w:hAnsi="Times New Roman"/>
          <w:b w:val="0"/>
        </w:rPr>
        <w:commentReference w:id="342"/>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343"/>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343"/>
      <w:r w:rsidR="00076CEE">
        <w:rPr>
          <w:rStyle w:val="CommentReference"/>
        </w:rPr>
        <w:commentReference w:id="343"/>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344"/>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344"/>
      <w:r w:rsidR="003B121B" w:rsidRPr="006473CD">
        <w:rPr>
          <w:rStyle w:val="CommentReference"/>
          <w:rFonts w:ascii="Times New Roman" w:eastAsia="Times New Roman" w:hAnsi="Times New Roman"/>
          <w:sz w:val="24"/>
          <w:szCs w:val="24"/>
          <w:lang w:val="en-GB" w:eastAsia="en-GB"/>
        </w:rPr>
        <w:commentReference w:id="344"/>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345"/>
      <w:r w:rsidR="003B121B" w:rsidRPr="006473CD">
        <w:rPr>
          <w:rFonts w:ascii="Times New Roman" w:hAnsi="Times New Roman"/>
        </w:rPr>
        <w:t>the distribution of metric values is skewed with a long tail</w:t>
      </w:r>
      <w:commentRangeEnd w:id="345"/>
      <w:r w:rsidR="003B121B" w:rsidRPr="006473CD">
        <w:rPr>
          <w:rStyle w:val="CommentReference"/>
          <w:rFonts w:ascii="Times New Roman" w:eastAsia="Times New Roman" w:hAnsi="Times New Roman"/>
          <w:sz w:val="24"/>
          <w:szCs w:val="24"/>
          <w:lang w:val="en-GB" w:eastAsia="en-GB"/>
        </w:rPr>
        <w:commentReference w:id="345"/>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346"/>
      <w:r w:rsidR="004525E0" w:rsidRPr="004525E0">
        <w:rPr>
          <w:lang w:val="en-US"/>
        </w:rPr>
        <w:t>regions</w:t>
      </w:r>
      <w:commentRangeEnd w:id="346"/>
      <w:r w:rsidR="009A7FDD">
        <w:rPr>
          <w:rStyle w:val="CommentReference"/>
        </w:rPr>
        <w:commentReference w:id="346"/>
      </w:r>
      <w:r w:rsidR="004525E0" w:rsidRPr="004525E0">
        <w:rPr>
          <w:lang w:val="en-US"/>
        </w:rPr>
        <w:t xml:space="preserve">. </w:t>
      </w:r>
      <w:r w:rsidR="00192BA9">
        <w:rPr>
          <w:rStyle w:val="CommentReference"/>
        </w:rPr>
        <w:commentReference w:id="347"/>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348" w:name="_Ref327455858"/>
      <w:commentRangeStart w:id="349"/>
      <w:commentRangeStart w:id="350"/>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348"/>
      <w:r>
        <w:t xml:space="preserve">: Model coefficients and 95% confidence intervals from generalised linear models </w:t>
      </w:r>
      <w:r w:rsidR="005A498E">
        <w:t>of metrics by traits</w:t>
      </w:r>
      <w:commentRangeEnd w:id="349"/>
      <w:r w:rsidR="00AB2838">
        <w:rPr>
          <w:rStyle w:val="CommentReference"/>
          <w:b w:val="0"/>
          <w:bCs w:val="0"/>
          <w:color w:val="auto"/>
        </w:rPr>
        <w:commentReference w:id="349"/>
      </w:r>
      <w:commentRangeEnd w:id="350"/>
      <w:r w:rsidR="00D77BE6">
        <w:rPr>
          <w:rStyle w:val="CommentReference"/>
          <w:b w:val="0"/>
          <w:bCs w:val="0"/>
          <w:color w:val="auto"/>
        </w:rPr>
        <w:commentReference w:id="350"/>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351"/>
      <w:r w:rsidR="00D84FD8">
        <w:rPr>
          <w:rFonts w:ascii="Times New Roman" w:hAnsi="Times New Roman"/>
          <w:b w:val="0"/>
          <w:sz w:val="24"/>
          <w:szCs w:val="24"/>
        </w:rPr>
        <w:t xml:space="preserve">in itself </w:t>
      </w:r>
      <w:commentRangeEnd w:id="351"/>
      <w:r w:rsidR="00D84FD8">
        <w:rPr>
          <w:rStyle w:val="CommentReference"/>
          <w:rFonts w:ascii="Times New Roman" w:hAnsi="Times New Roman"/>
          <w:b w:val="0"/>
        </w:rPr>
        <w:commentReference w:id="351"/>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77777777"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352" w:author="Clay Cressler" w:date="2016-06-13T15:51:00Z"/>
          <w:szCs w:val="24"/>
        </w:rPr>
      </w:pPr>
    </w:p>
    <w:p w14:paraId="7E6AC7B0" w14:textId="576D3EE4" w:rsidR="006473CD" w:rsidRDefault="009872BF" w:rsidP="006473CD">
      <w:pPr>
        <w:rPr>
          <w:szCs w:val="24"/>
        </w:rPr>
      </w:pPr>
      <w:ins w:id="353" w:author="Clay Cressler" w:date="2016-06-20T19:46:00Z">
        <w:r>
          <w:rPr>
            <w:szCs w:val="24"/>
          </w:rPr>
          <w:t>CEC: DISCUSSION</w:t>
        </w:r>
      </w:ins>
    </w:p>
    <w:p w14:paraId="617B940F" w14:textId="77777777" w:rsidR="00E10E83" w:rsidRDefault="00E10E83" w:rsidP="006473CD">
      <w:pPr>
        <w:rPr>
          <w:szCs w:val="24"/>
        </w:rPr>
      </w:pPr>
    </w:p>
    <w:p w14:paraId="71FB2010" w14:textId="10924E9D"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r w:rsidR="006C3F5A">
        <w:rPr>
          <w:szCs w:val="24"/>
        </w:rPr>
        <w:t>(</w:t>
      </w:r>
      <w:commentRangeStart w:id="354"/>
      <w:proofErr w:type="spellStart"/>
      <w:r>
        <w:rPr>
          <w:szCs w:val="24"/>
        </w:rPr>
        <w:t>Gudelj</w:t>
      </w:r>
      <w:proofErr w:type="spellEnd"/>
      <w:r>
        <w:rPr>
          <w:szCs w:val="24"/>
        </w:rPr>
        <w:t xml:space="preserve"> et al. 2004</w:t>
      </w:r>
      <w:commentRangeEnd w:id="354"/>
      <w:r>
        <w:rPr>
          <w:rStyle w:val="CommentReference"/>
        </w:rPr>
        <w:commentReference w:id="354"/>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355"/>
      <w:proofErr w:type="spellStart"/>
      <w:r w:rsidR="00A51431">
        <w:rPr>
          <w:szCs w:val="24"/>
        </w:rPr>
        <w:t>Poulin</w:t>
      </w:r>
      <w:proofErr w:type="spellEnd"/>
      <w:r w:rsidR="00A51431">
        <w:rPr>
          <w:szCs w:val="24"/>
        </w:rPr>
        <w:t xml:space="preserve"> 1998</w:t>
      </w:r>
      <w:commentRangeEnd w:id="355"/>
      <w:r w:rsidR="00A51431">
        <w:rPr>
          <w:rStyle w:val="CommentReference"/>
        </w:rPr>
        <w:commentReference w:id="355"/>
      </w:r>
      <w:r w:rsidR="00A51431">
        <w:rPr>
          <w:szCs w:val="24"/>
        </w:rPr>
        <w:t xml:space="preserve">, </w:t>
      </w:r>
      <w:commentRangeStart w:id="356"/>
      <w:proofErr w:type="spellStart"/>
      <w:r w:rsidR="00A51431">
        <w:rPr>
          <w:szCs w:val="24"/>
        </w:rPr>
        <w:t>Garamszegi</w:t>
      </w:r>
      <w:proofErr w:type="spellEnd"/>
      <w:r w:rsidR="00A51431">
        <w:rPr>
          <w:szCs w:val="24"/>
        </w:rPr>
        <w:t xml:space="preserve"> 2006</w:t>
      </w:r>
      <w:commentRangeEnd w:id="356"/>
      <w:r w:rsidR="00A51431">
        <w:rPr>
          <w:rStyle w:val="CommentReference"/>
        </w:rPr>
        <w:commentReference w:id="356"/>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357"/>
      <w:r w:rsidR="00F7469B">
        <w:rPr>
          <w:szCs w:val="24"/>
        </w:rPr>
        <w:t>Ebert 1998</w:t>
      </w:r>
      <w:commentRangeEnd w:id="357"/>
      <w:r w:rsidR="006C3F5A">
        <w:rPr>
          <w:rStyle w:val="CommentReference"/>
        </w:rPr>
        <w:commentReference w:id="357"/>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5DF875C6"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358"/>
      <w:proofErr w:type="spellStart"/>
      <w:r>
        <w:rPr>
          <w:szCs w:val="24"/>
        </w:rPr>
        <w:t>Poulin</w:t>
      </w:r>
      <w:proofErr w:type="spellEnd"/>
      <w:r>
        <w:rPr>
          <w:szCs w:val="24"/>
        </w:rPr>
        <w:t xml:space="preserve"> 2011</w:t>
      </w:r>
      <w:commentRangeEnd w:id="358"/>
      <w:r>
        <w:rPr>
          <w:rStyle w:val="CommentReference"/>
        </w:rPr>
        <w:commentReference w:id="358"/>
      </w:r>
      <w:r>
        <w:rPr>
          <w:szCs w:val="24"/>
        </w:rPr>
        <w:t xml:space="preserve">, </w:t>
      </w:r>
      <w:commentRangeStart w:id="359"/>
      <w:proofErr w:type="spellStart"/>
      <w:r>
        <w:rPr>
          <w:szCs w:val="24"/>
        </w:rPr>
        <w:t>Schmid-Hempel</w:t>
      </w:r>
      <w:proofErr w:type="spellEnd"/>
      <w:r>
        <w:rPr>
          <w:szCs w:val="24"/>
        </w:rPr>
        <w:t xml:space="preserve"> 2013</w:t>
      </w:r>
      <w:commentRangeEnd w:id="359"/>
      <w:r>
        <w:rPr>
          <w:rStyle w:val="CommentReference"/>
        </w:rPr>
        <w:commentReference w:id="359"/>
      </w:r>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360"/>
      <w:proofErr w:type="spellStart"/>
      <w:r w:rsidR="00AD4348">
        <w:rPr>
          <w:szCs w:val="24"/>
        </w:rPr>
        <w:t>Poulin</w:t>
      </w:r>
      <w:proofErr w:type="spellEnd"/>
      <w:r w:rsidR="00AD4348">
        <w:rPr>
          <w:szCs w:val="24"/>
        </w:rPr>
        <w:t xml:space="preserve"> 1992</w:t>
      </w:r>
      <w:commentRangeEnd w:id="360"/>
      <w:r w:rsidR="00AD4348">
        <w:rPr>
          <w:rStyle w:val="CommentReference"/>
        </w:rPr>
        <w:commentReference w:id="360"/>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361"/>
      <w:proofErr w:type="spellStart"/>
      <w:r w:rsidR="005B51B0">
        <w:rPr>
          <w:szCs w:val="24"/>
        </w:rPr>
        <w:t>Combes</w:t>
      </w:r>
      <w:proofErr w:type="spellEnd"/>
      <w:r w:rsidR="005B51B0">
        <w:rPr>
          <w:szCs w:val="24"/>
        </w:rPr>
        <w:t xml:space="preserve"> 2001</w:t>
      </w:r>
      <w:commentRangeEnd w:id="361"/>
      <w:r w:rsidR="005B51B0">
        <w:rPr>
          <w:rStyle w:val="CommentReference"/>
        </w:rPr>
        <w:commentReference w:id="361"/>
      </w:r>
      <w:r w:rsidR="005B51B0">
        <w:rPr>
          <w:szCs w:val="24"/>
        </w:rPr>
        <w:t>,</w:t>
      </w:r>
      <w:commentRangeStart w:id="362"/>
      <w:r w:rsidR="006D21D6">
        <w:rPr>
          <w:szCs w:val="24"/>
        </w:rPr>
        <w:t>Ward 1992</w:t>
      </w:r>
      <w:commentRangeEnd w:id="362"/>
      <w:r w:rsidR="006D21D6">
        <w:rPr>
          <w:rStyle w:val="CommentReference"/>
        </w:rPr>
        <w:commentReference w:id="362"/>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363"/>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363"/>
      <w:r>
        <w:rPr>
          <w:rStyle w:val="CommentReference"/>
        </w:rPr>
        <w:commentReference w:id="363"/>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7949FBBB"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[28].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608A6C0E"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364"/>
      <w:proofErr w:type="spellStart"/>
      <w:r w:rsidR="00161F5E">
        <w:rPr>
          <w:szCs w:val="24"/>
        </w:rPr>
        <w:t>Krasnov</w:t>
      </w:r>
      <w:proofErr w:type="spellEnd"/>
      <w:r w:rsidR="00161F5E">
        <w:rPr>
          <w:szCs w:val="24"/>
        </w:rPr>
        <w:t xml:space="preserve"> et al. 2006</w:t>
      </w:r>
      <w:commentRangeEnd w:id="364"/>
      <w:r w:rsidR="00161F5E">
        <w:rPr>
          <w:rStyle w:val="CommentReference"/>
        </w:rPr>
        <w:commentReference w:id="364"/>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365"/>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365"/>
      <w:r w:rsidR="00C6115E">
        <w:rPr>
          <w:rStyle w:val="CommentReference"/>
        </w:rPr>
        <w:commentReference w:id="365"/>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 xml:space="preserve">Virulence is another factor that is thought to affect the evolution of host range. Simple verbal models would suggest that more virulent parasites are more likely to be specialists, as the fitness trade-off for </w:t>
      </w:r>
      <w:r>
        <w:rPr>
          <w:szCs w:val="24"/>
        </w:rPr>
        <w:lastRenderedPageBreak/>
        <w:t>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However, models for the evolution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366"/>
      <w:r w:rsidR="007E1C3B">
        <w:rPr>
          <w:szCs w:val="24"/>
        </w:rPr>
        <w:t>Kirchner and Roy 2002</w:t>
      </w:r>
      <w:commentRangeEnd w:id="366"/>
      <w:r w:rsidR="007E1C3B">
        <w:rPr>
          <w:rStyle w:val="CommentReference"/>
        </w:rPr>
        <w:commentReference w:id="366"/>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E92DC4"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6C2BC6AA"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367"/>
      <w:r w:rsidRPr="006473CD">
        <w:rPr>
          <w:color w:val="333333"/>
          <w:szCs w:val="24"/>
          <w:shd w:val="clear" w:color="auto" w:fill="FFFFFF"/>
        </w:rPr>
        <w:t>criteria</w:t>
      </w:r>
      <w:commentRangeEnd w:id="367"/>
      <w:r w:rsidR="00194D56">
        <w:rPr>
          <w:rStyle w:val="CommentReference"/>
        </w:rPr>
        <w:commentReference w:id="367"/>
      </w:r>
      <w:r w:rsidRPr="006473CD">
        <w:rPr>
          <w:color w:val="333333"/>
          <w:szCs w:val="24"/>
          <w:shd w:val="clear" w:color="auto" w:fill="FFFFFF"/>
        </w:rPr>
        <w:t>.</w:t>
      </w:r>
      <w:r w:rsidR="00B34BF1">
        <w:rPr>
          <w:color w:val="333333"/>
          <w:szCs w:val="24"/>
          <w:shd w:val="clear" w:color="auto" w:fill="FFFFFF"/>
        </w:rPr>
        <w:t xml:space="preserve"> </w:t>
      </w:r>
      <w:commentRangeStart w:id="368"/>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368"/>
      <w:r w:rsidR="00B34BF1">
        <w:rPr>
          <w:rStyle w:val="CommentReference"/>
        </w:rPr>
        <w:commentReference w:id="368"/>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369"/>
      <w:r w:rsidRPr="006473CD">
        <w:rPr>
          <w:iCs/>
          <w:color w:val="333333"/>
          <w:szCs w:val="24"/>
        </w:rPr>
        <w:t>Material</w:t>
      </w:r>
      <w:commentRangeEnd w:id="369"/>
      <w:r w:rsidR="00194D56">
        <w:rPr>
          <w:rStyle w:val="CommentReference"/>
        </w:rPr>
        <w:commentReference w:id="369"/>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370"/>
      <w:r w:rsidRPr="006473CD">
        <w:rPr>
          <w:b/>
          <w:bCs/>
          <w:color w:val="333333"/>
          <w:szCs w:val="24"/>
        </w:rPr>
        <w:t>Contributions</w:t>
      </w:r>
      <w:commentRangeEnd w:id="370"/>
      <w:r w:rsidR="00194D56">
        <w:rPr>
          <w:rStyle w:val="CommentReference"/>
        </w:rPr>
        <w:commentReference w:id="370"/>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371"/>
      <w:r w:rsidRPr="00284EB9">
        <w:rPr>
          <w:b/>
          <w:szCs w:val="24"/>
          <w:highlight w:val="yellow"/>
        </w:rPr>
        <w:t>Funding</w:t>
      </w:r>
      <w:commentRangeEnd w:id="371"/>
      <w:r w:rsidR="00194D56" w:rsidRPr="00284EB9">
        <w:rPr>
          <w:rStyle w:val="CommentReference"/>
          <w:highlight w:val="yellow"/>
        </w:rPr>
        <w:commentReference w:id="371"/>
      </w:r>
    </w:p>
    <w:p w14:paraId="08BAE546" w14:textId="77777777" w:rsidR="00B34BF1" w:rsidRPr="00BB3236" w:rsidRDefault="00194D56" w:rsidP="00EE44FD">
      <w:pPr>
        <w:rPr>
          <w:b/>
          <w:szCs w:val="24"/>
          <w:lang w:val="en-US"/>
        </w:rPr>
      </w:pPr>
      <w:proofErr w:type="gramStart"/>
      <w:r>
        <w:rPr>
          <w:color w:val="333333"/>
          <w:szCs w:val="24"/>
          <w:shd w:val="clear" w:color="auto" w:fill="FFFFFF"/>
        </w:rPr>
        <w:lastRenderedPageBreak/>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372"/>
      <w:r w:rsidRPr="006473CD">
        <w:rPr>
          <w:color w:val="323031"/>
          <w:szCs w:val="24"/>
        </w:rPr>
        <w:lastRenderedPageBreak/>
        <w:t>References</w:t>
      </w:r>
      <w:commentRangeEnd w:id="372"/>
      <w:r w:rsidRPr="006473CD">
        <w:rPr>
          <w:rStyle w:val="CommentReference"/>
          <w:sz w:val="24"/>
          <w:szCs w:val="24"/>
        </w:rPr>
        <w:commentReference w:id="372"/>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2811C9EA" w14:textId="77777777" w:rsidR="00F35980" w:rsidRPr="00F35980" w:rsidRDefault="00C5308B" w:rsidP="00F35980">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F35980" w:rsidRPr="00F35980">
        <w:rPr>
          <w:noProof/>
          <w:szCs w:val="24"/>
          <w:lang w:val="en-US"/>
        </w:rPr>
        <w:t>1.</w:t>
      </w:r>
      <w:r w:rsidR="00F35980" w:rsidRPr="00F35980">
        <w:rPr>
          <w:noProof/>
          <w:szCs w:val="24"/>
          <w:lang w:val="en-US"/>
        </w:rPr>
        <w:tab/>
        <w:t xml:space="preserve">Streicker, D. G., Fenton, A. &amp; Pedersen, A. B. 2013 Differential sources of host species heterogeneity influence the transmission and control of multihost parasites. </w:t>
      </w:r>
      <w:r w:rsidR="00F35980" w:rsidRPr="00F35980">
        <w:rPr>
          <w:i/>
          <w:iCs/>
          <w:noProof/>
          <w:szCs w:val="24"/>
          <w:lang w:val="en-US"/>
        </w:rPr>
        <w:t>Ecol. Lett.</w:t>
      </w:r>
      <w:r w:rsidR="00F35980" w:rsidRPr="00F35980">
        <w:rPr>
          <w:noProof/>
          <w:szCs w:val="24"/>
          <w:lang w:val="en-US"/>
        </w:rPr>
        <w:t xml:space="preserve"> </w:t>
      </w:r>
      <w:r w:rsidR="00F35980" w:rsidRPr="00F35980">
        <w:rPr>
          <w:b/>
          <w:bCs/>
          <w:noProof/>
          <w:szCs w:val="24"/>
          <w:lang w:val="en-US"/>
        </w:rPr>
        <w:t>16</w:t>
      </w:r>
      <w:r w:rsidR="00F35980" w:rsidRPr="00F35980">
        <w:rPr>
          <w:noProof/>
          <w:szCs w:val="24"/>
          <w:lang w:val="en-US"/>
        </w:rPr>
        <w:t>, 975–984. (doi:10.1111/ele.12122)</w:t>
      </w:r>
    </w:p>
    <w:p w14:paraId="4D7BEEA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w:t>
      </w:r>
      <w:r w:rsidRPr="00F35980">
        <w:rPr>
          <w:noProof/>
          <w:szCs w:val="24"/>
          <w:lang w:val="en-US"/>
        </w:rPr>
        <w:tab/>
        <w:t xml:space="preserve">Viana, M., Mancy, R., Biek, R., Cleaveland, S., Cross, P. C., Lloyd-Smith, J. O. &amp; Haydon, D. T. 2014 Assembling evidence for identifying reservoirs of infection. </w:t>
      </w:r>
      <w:r w:rsidRPr="00F35980">
        <w:rPr>
          <w:i/>
          <w:iCs/>
          <w:noProof/>
          <w:szCs w:val="24"/>
          <w:lang w:val="en-US"/>
        </w:rPr>
        <w:t>Trends Ecol. Evol.</w:t>
      </w:r>
      <w:r w:rsidRPr="00F35980">
        <w:rPr>
          <w:noProof/>
          <w:szCs w:val="24"/>
          <w:lang w:val="en-US"/>
        </w:rPr>
        <w:t xml:space="preserve"> </w:t>
      </w:r>
      <w:r w:rsidRPr="00F35980">
        <w:rPr>
          <w:b/>
          <w:bCs/>
          <w:noProof/>
          <w:szCs w:val="24"/>
          <w:lang w:val="en-US"/>
        </w:rPr>
        <w:t>29</w:t>
      </w:r>
      <w:r w:rsidRPr="00F35980">
        <w:rPr>
          <w:noProof/>
          <w:szCs w:val="24"/>
          <w:lang w:val="en-US"/>
        </w:rPr>
        <w:t>, 270–279. (doi:10.1016/j.tree.2014.03.002)</w:t>
      </w:r>
    </w:p>
    <w:p w14:paraId="267F2B9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w:t>
      </w:r>
      <w:r w:rsidRPr="00F35980">
        <w:rPr>
          <w:noProof/>
          <w:szCs w:val="24"/>
          <w:lang w:val="en-US"/>
        </w:rPr>
        <w:tab/>
        <w:t xml:space="preserve">Leggett, H. C., Buckling, A., Long, G. H. &amp; Boots, M. 2013 Generalism and the evolution of parasite virulence. </w:t>
      </w:r>
      <w:r w:rsidRPr="00F35980">
        <w:rPr>
          <w:i/>
          <w:iCs/>
          <w:noProof/>
          <w:szCs w:val="24"/>
          <w:lang w:val="en-US"/>
        </w:rPr>
        <w:t>Trends Ecol. Evol.</w:t>
      </w:r>
      <w:r w:rsidRPr="00F35980">
        <w:rPr>
          <w:noProof/>
          <w:szCs w:val="24"/>
          <w:lang w:val="en-US"/>
        </w:rPr>
        <w:t xml:space="preserve"> </w:t>
      </w:r>
      <w:r w:rsidRPr="00F35980">
        <w:rPr>
          <w:b/>
          <w:bCs/>
          <w:noProof/>
          <w:szCs w:val="24"/>
          <w:lang w:val="en-US"/>
        </w:rPr>
        <w:t>28</w:t>
      </w:r>
      <w:r w:rsidRPr="00F35980">
        <w:rPr>
          <w:noProof/>
          <w:szCs w:val="24"/>
          <w:lang w:val="en-US"/>
        </w:rPr>
        <w:t>, 592–596. (doi:10.1016/j.tree.2013.07.002)</w:t>
      </w:r>
    </w:p>
    <w:p w14:paraId="77B7750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4.</w:t>
      </w:r>
      <w:r w:rsidRPr="00F35980">
        <w:rPr>
          <w:noProof/>
          <w:szCs w:val="24"/>
          <w:lang w:val="en-US"/>
        </w:rPr>
        <w:tab/>
        <w:t xml:space="preserve">Cleaveland, S., Laurenson, M. K. &amp; Taylor, L. H. 2001 Diseases of humans and their domestic mammals: pathogen characteristics, host range and the risk of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991–999. (doi:10.1098/rstb.2001.0889)</w:t>
      </w:r>
    </w:p>
    <w:p w14:paraId="54106F9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5.</w:t>
      </w:r>
      <w:r w:rsidRPr="00F35980">
        <w:rPr>
          <w:noProof/>
          <w:szCs w:val="24"/>
          <w:lang w:val="en-US"/>
        </w:rPr>
        <w:tab/>
        <w:t xml:space="preserve">Woolhouse, M. E. J., Taylor, L. H. &amp; Haydon, D. T. 2001 Population Biology of Multihost Pathogens. </w:t>
      </w:r>
      <w:r w:rsidRPr="00F35980">
        <w:rPr>
          <w:i/>
          <w:iCs/>
          <w:noProof/>
          <w:szCs w:val="24"/>
          <w:lang w:val="en-US"/>
        </w:rPr>
        <w:t>Science (80-. ).</w:t>
      </w:r>
      <w:r w:rsidRPr="00F35980">
        <w:rPr>
          <w:noProof/>
          <w:szCs w:val="24"/>
          <w:lang w:val="en-US"/>
        </w:rPr>
        <w:t xml:space="preserve"> </w:t>
      </w:r>
      <w:r w:rsidRPr="00F35980">
        <w:rPr>
          <w:b/>
          <w:bCs/>
          <w:noProof/>
          <w:szCs w:val="24"/>
          <w:lang w:val="en-US"/>
        </w:rPr>
        <w:t>292</w:t>
      </w:r>
      <w:r w:rsidRPr="00F35980">
        <w:rPr>
          <w:noProof/>
          <w:szCs w:val="24"/>
          <w:lang w:val="en-US"/>
        </w:rPr>
        <w:t>, 1109–1112. (doi:10.1126/science.1059026)</w:t>
      </w:r>
    </w:p>
    <w:p w14:paraId="1595F7F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6.</w:t>
      </w:r>
      <w:r w:rsidRPr="00F35980">
        <w:rPr>
          <w:noProof/>
          <w:szCs w:val="24"/>
          <w:lang w:val="en-US"/>
        </w:rPr>
        <w:tab/>
        <w:t xml:space="preserve">Taylor, L. H., Latham, S. M. &amp; Woolhouse, M. E. J. 2001 Risk factors for human disease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983–9. (doi:10.1098/rstb.2001.0888)</w:t>
      </w:r>
    </w:p>
    <w:p w14:paraId="35562E6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7.</w:t>
      </w:r>
      <w:r w:rsidRPr="00F35980">
        <w:rPr>
          <w:noProof/>
          <w:szCs w:val="24"/>
          <w:lang w:val="en-US"/>
        </w:rPr>
        <w:tab/>
        <w:t xml:space="preserve">Agosta, S. J., Janz, N. &amp; Brooks, D. R. 2010 How specialists can be generalists: resolving the ‘parasite paradox’ and implications for emerging infectious disease. </w:t>
      </w:r>
      <w:r w:rsidRPr="00F35980">
        <w:rPr>
          <w:i/>
          <w:iCs/>
          <w:noProof/>
          <w:szCs w:val="24"/>
          <w:lang w:val="en-US"/>
        </w:rPr>
        <w:t>Zoologia</w:t>
      </w:r>
      <w:r w:rsidRPr="00F35980">
        <w:rPr>
          <w:noProof/>
          <w:szCs w:val="24"/>
          <w:lang w:val="en-US"/>
        </w:rPr>
        <w:t xml:space="preserve"> </w:t>
      </w:r>
      <w:r w:rsidRPr="00F35980">
        <w:rPr>
          <w:b/>
          <w:bCs/>
          <w:noProof/>
          <w:szCs w:val="24"/>
          <w:lang w:val="en-US"/>
        </w:rPr>
        <w:t>27</w:t>
      </w:r>
      <w:r w:rsidRPr="00F35980">
        <w:rPr>
          <w:noProof/>
          <w:szCs w:val="24"/>
          <w:lang w:val="en-US"/>
        </w:rPr>
        <w:t>, 151–162. (doi:10.1590/S1984-46702010000200001)</w:t>
      </w:r>
    </w:p>
    <w:p w14:paraId="463EC1F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8.</w:t>
      </w:r>
      <w:r w:rsidRPr="00F35980">
        <w:rPr>
          <w:noProof/>
          <w:szCs w:val="24"/>
          <w:lang w:val="en-US"/>
        </w:rPr>
        <w:tab/>
        <w:t xml:space="preserve">Nosil, P. &amp; Mooers, A. Ø. 2005 Testing hypotheses about ecological specialization using phylogenetic trees. </w:t>
      </w:r>
      <w:r w:rsidRPr="00F35980">
        <w:rPr>
          <w:i/>
          <w:iCs/>
          <w:noProof/>
          <w:szCs w:val="24"/>
          <w:lang w:val="en-US"/>
        </w:rPr>
        <w:t>Evolution (N. Y).</w:t>
      </w:r>
      <w:r w:rsidRPr="00F35980">
        <w:rPr>
          <w:noProof/>
          <w:szCs w:val="24"/>
          <w:lang w:val="en-US"/>
        </w:rPr>
        <w:t xml:space="preserve"> </w:t>
      </w:r>
      <w:r w:rsidRPr="00F35980">
        <w:rPr>
          <w:b/>
          <w:bCs/>
          <w:noProof/>
          <w:szCs w:val="24"/>
          <w:lang w:val="en-US"/>
        </w:rPr>
        <w:t>59</w:t>
      </w:r>
      <w:r w:rsidRPr="00F35980">
        <w:rPr>
          <w:noProof/>
          <w:szCs w:val="24"/>
          <w:lang w:val="en-US"/>
        </w:rPr>
        <w:t>, 2256. (doi:10.1554/05-169.1)</w:t>
      </w:r>
    </w:p>
    <w:p w14:paraId="70A4026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9.</w:t>
      </w:r>
      <w:r w:rsidRPr="00F35980">
        <w:rPr>
          <w:noProof/>
          <w:szCs w:val="24"/>
          <w:lang w:val="en-US"/>
        </w:rPr>
        <w:tab/>
        <w:t xml:space="preserve">Johnson, K. P., Malenke, J. R. &amp; Clayton, D. H. 2009 Competition promotes the evolution of host generalists in obligate parasites. </w:t>
      </w:r>
      <w:r w:rsidRPr="00F35980">
        <w:rPr>
          <w:i/>
          <w:iCs/>
          <w:noProof/>
          <w:szCs w:val="24"/>
          <w:lang w:val="en-US"/>
        </w:rPr>
        <w:t>Proc. Biol. Sci.</w:t>
      </w:r>
      <w:r w:rsidRPr="00F35980">
        <w:rPr>
          <w:noProof/>
          <w:szCs w:val="24"/>
          <w:lang w:val="en-US"/>
        </w:rPr>
        <w:t xml:space="preserve"> </w:t>
      </w:r>
      <w:r w:rsidRPr="00F35980">
        <w:rPr>
          <w:b/>
          <w:bCs/>
          <w:noProof/>
          <w:szCs w:val="24"/>
          <w:lang w:val="en-US"/>
        </w:rPr>
        <w:t>276</w:t>
      </w:r>
      <w:r w:rsidRPr="00F35980">
        <w:rPr>
          <w:noProof/>
          <w:szCs w:val="24"/>
          <w:lang w:val="en-US"/>
        </w:rPr>
        <w:t>, 3921–6. (doi:10.1098/rspb.2009.1174)</w:t>
      </w:r>
    </w:p>
    <w:p w14:paraId="5EFE572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10.</w:t>
      </w:r>
      <w:r w:rsidRPr="00F35980">
        <w:rPr>
          <w:noProof/>
          <w:szCs w:val="24"/>
          <w:lang w:val="en-US"/>
        </w:rPr>
        <w:tab/>
        <w:t xml:space="preserve">Mendlová, M. &amp; Šimková, A. 2014 Evolution of host specificity in monogeneans parasitizing African cichlid fish. </w:t>
      </w:r>
      <w:r w:rsidRPr="00F35980">
        <w:rPr>
          <w:i/>
          <w:iCs/>
          <w:noProof/>
          <w:szCs w:val="24"/>
          <w:lang w:val="en-US"/>
        </w:rPr>
        <w:t>Parasit. Vectors</w:t>
      </w:r>
      <w:r w:rsidRPr="00F35980">
        <w:rPr>
          <w:noProof/>
          <w:szCs w:val="24"/>
          <w:lang w:val="en-US"/>
        </w:rPr>
        <w:t xml:space="preserve"> </w:t>
      </w:r>
      <w:r w:rsidRPr="00F35980">
        <w:rPr>
          <w:b/>
          <w:bCs/>
          <w:noProof/>
          <w:szCs w:val="24"/>
          <w:lang w:val="en-US"/>
        </w:rPr>
        <w:t>7</w:t>
      </w:r>
      <w:r w:rsidRPr="00F35980">
        <w:rPr>
          <w:noProof/>
          <w:szCs w:val="24"/>
          <w:lang w:val="en-US"/>
        </w:rPr>
        <w:t>, 69. (doi:10.1186/1756-3305-7-69)</w:t>
      </w:r>
    </w:p>
    <w:p w14:paraId="5E61821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11.</w:t>
      </w:r>
      <w:r w:rsidRPr="00F35980">
        <w:rPr>
          <w:noProof/>
          <w:szCs w:val="24"/>
          <w:lang w:val="en-US"/>
        </w:rPr>
        <w:tab/>
        <w:t xml:space="preserve">Brunner, F. S. &amp; Eizaguirre, C. 2016 Can environmental change affect host-parasite mediated speciation? </w:t>
      </w:r>
      <w:r w:rsidRPr="00F35980">
        <w:rPr>
          <w:i/>
          <w:iCs/>
          <w:noProof/>
          <w:szCs w:val="24"/>
          <w:lang w:val="en-US"/>
        </w:rPr>
        <w:t>Zoology</w:t>
      </w:r>
      <w:r w:rsidRPr="00F35980">
        <w:rPr>
          <w:noProof/>
          <w:szCs w:val="24"/>
          <w:lang w:val="en-US"/>
        </w:rPr>
        <w:t xml:space="preserve"> </w:t>
      </w:r>
      <w:r w:rsidRPr="00F35980">
        <w:rPr>
          <w:b/>
          <w:bCs/>
          <w:noProof/>
          <w:szCs w:val="24"/>
          <w:lang w:val="en-US"/>
        </w:rPr>
        <w:t>in press</w:t>
      </w:r>
      <w:r w:rsidRPr="00F35980">
        <w:rPr>
          <w:noProof/>
          <w:szCs w:val="24"/>
          <w:lang w:val="en-US"/>
        </w:rPr>
        <w:t>, 1–11. (doi:10.1016/j.zool.2016.04.001)</w:t>
      </w:r>
    </w:p>
    <w:p w14:paraId="5DC8F59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12.</w:t>
      </w:r>
      <w:r w:rsidRPr="00F35980">
        <w:rPr>
          <w:noProof/>
          <w:szCs w:val="24"/>
          <w:lang w:val="en-US"/>
        </w:rPr>
        <w:tab/>
        <w:t xml:space="preserve">Hoberg, E. P. &amp; Brooks, D. R. 2008 A macroevolutionary mosaic: episodic host-switching, geographical colonization and diversification in complex host-parasite systems. </w:t>
      </w:r>
      <w:r w:rsidRPr="00F35980">
        <w:rPr>
          <w:i/>
          <w:iCs/>
          <w:noProof/>
          <w:szCs w:val="24"/>
          <w:lang w:val="en-US"/>
        </w:rPr>
        <w:t>J. Biogeogr.</w:t>
      </w:r>
      <w:r w:rsidRPr="00F35980">
        <w:rPr>
          <w:noProof/>
          <w:szCs w:val="24"/>
          <w:lang w:val="en-US"/>
        </w:rPr>
        <w:t xml:space="preserve"> </w:t>
      </w:r>
      <w:r w:rsidRPr="00F35980">
        <w:rPr>
          <w:b/>
          <w:bCs/>
          <w:noProof/>
          <w:szCs w:val="24"/>
          <w:lang w:val="en-US"/>
        </w:rPr>
        <w:t>35</w:t>
      </w:r>
      <w:r w:rsidRPr="00F35980">
        <w:rPr>
          <w:noProof/>
          <w:szCs w:val="24"/>
          <w:lang w:val="en-US"/>
        </w:rPr>
        <w:t>, 1533–1550. (doi:10.1111/j.1365-2699.2008.01951.x)</w:t>
      </w:r>
    </w:p>
    <w:p w14:paraId="01835D8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13.</w:t>
      </w:r>
      <w:r w:rsidRPr="00F35980">
        <w:rPr>
          <w:noProof/>
          <w:szCs w:val="24"/>
          <w:lang w:val="en-US"/>
        </w:rPr>
        <w:tab/>
        <w:t xml:space="preserve">Kuris, A. M., Blaustein, A. R. &amp; Alio, J. J. 1980 Hosts as Islands. </w:t>
      </w:r>
      <w:r w:rsidRPr="00F35980">
        <w:rPr>
          <w:i/>
          <w:iCs/>
          <w:noProof/>
          <w:szCs w:val="24"/>
          <w:lang w:val="en-US"/>
        </w:rPr>
        <w:t>Am. Nat.</w:t>
      </w:r>
      <w:r w:rsidRPr="00F35980">
        <w:rPr>
          <w:noProof/>
          <w:szCs w:val="24"/>
          <w:lang w:val="en-US"/>
        </w:rPr>
        <w:t xml:space="preserve"> </w:t>
      </w:r>
      <w:r w:rsidRPr="00F35980">
        <w:rPr>
          <w:b/>
          <w:bCs/>
          <w:noProof/>
          <w:szCs w:val="24"/>
          <w:lang w:val="en-US"/>
        </w:rPr>
        <w:t>116</w:t>
      </w:r>
      <w:r w:rsidRPr="00F35980">
        <w:rPr>
          <w:noProof/>
          <w:szCs w:val="24"/>
          <w:lang w:val="en-US"/>
        </w:rPr>
        <w:t xml:space="preserve">, 570–586. </w:t>
      </w:r>
    </w:p>
    <w:p w14:paraId="27A7E78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14.</w:t>
      </w:r>
      <w:r w:rsidRPr="00F35980">
        <w:rPr>
          <w:noProof/>
          <w:szCs w:val="24"/>
          <w:lang w:val="en-US"/>
        </w:rPr>
        <w:tab/>
        <w:t xml:space="preserve">Ezenwa, V. O., Price, S. A., Altizer, S., Vitone, N. D. &amp; Cook, K. C. 2006 Host traits and parasite species richness in even and odd-toed hoofed mammals, Artiodactyla and Perissodactyla. </w:t>
      </w:r>
      <w:r w:rsidRPr="00F35980">
        <w:rPr>
          <w:i/>
          <w:iCs/>
          <w:noProof/>
          <w:szCs w:val="24"/>
          <w:lang w:val="en-US"/>
        </w:rPr>
        <w:t>Oikos</w:t>
      </w:r>
      <w:r w:rsidRPr="00F35980">
        <w:rPr>
          <w:noProof/>
          <w:szCs w:val="24"/>
          <w:lang w:val="en-US"/>
        </w:rPr>
        <w:t xml:space="preserve"> </w:t>
      </w:r>
      <w:r w:rsidRPr="00F35980">
        <w:rPr>
          <w:b/>
          <w:bCs/>
          <w:noProof/>
          <w:szCs w:val="24"/>
          <w:lang w:val="en-US"/>
        </w:rPr>
        <w:t>115</w:t>
      </w:r>
      <w:r w:rsidRPr="00F35980">
        <w:rPr>
          <w:noProof/>
          <w:szCs w:val="24"/>
          <w:lang w:val="en-US"/>
        </w:rPr>
        <w:t xml:space="preserve">, 526–536. </w:t>
      </w:r>
    </w:p>
    <w:p w14:paraId="6F6AC81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15.</w:t>
      </w:r>
      <w:r w:rsidRPr="00F35980">
        <w:rPr>
          <w:noProof/>
          <w:szCs w:val="24"/>
          <w:lang w:val="en-US"/>
        </w:rPr>
        <w:tab/>
        <w:t xml:space="preserve">Guégan, J.-F., Lambert, A., Lévêque, C., Combes, C. &amp; Euzet, L. 1992 Can host body size explain the parasite species richness in tropical freshwater fishes? </w:t>
      </w:r>
      <w:r w:rsidRPr="00F35980">
        <w:rPr>
          <w:i/>
          <w:iCs/>
          <w:noProof/>
          <w:szCs w:val="24"/>
          <w:lang w:val="en-US"/>
        </w:rPr>
        <w:t>Oecologia</w:t>
      </w:r>
      <w:r w:rsidRPr="00F35980">
        <w:rPr>
          <w:noProof/>
          <w:szCs w:val="24"/>
          <w:lang w:val="en-US"/>
        </w:rPr>
        <w:t xml:space="preserve"> </w:t>
      </w:r>
      <w:r w:rsidRPr="00F35980">
        <w:rPr>
          <w:b/>
          <w:bCs/>
          <w:noProof/>
          <w:szCs w:val="24"/>
          <w:lang w:val="en-US"/>
        </w:rPr>
        <w:t>90</w:t>
      </w:r>
      <w:r w:rsidRPr="00F35980">
        <w:rPr>
          <w:noProof/>
          <w:szCs w:val="24"/>
          <w:lang w:val="en-US"/>
        </w:rPr>
        <w:t>, 197–204. (doi:10.1007/BF00317176)</w:t>
      </w:r>
    </w:p>
    <w:p w14:paraId="6E8B04B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16.</w:t>
      </w:r>
      <w:r w:rsidRPr="00F35980">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147</w:t>
      </w:r>
      <w:r w:rsidRPr="00F35980">
        <w:rPr>
          <w:noProof/>
          <w:szCs w:val="24"/>
          <w:lang w:val="en-US"/>
        </w:rPr>
        <w:t>, 52–63. (doi:10.1002/ajpa.21627)</w:t>
      </w:r>
    </w:p>
    <w:p w14:paraId="6640C75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17.</w:t>
      </w:r>
      <w:r w:rsidRPr="00F35980">
        <w:rPr>
          <w:noProof/>
          <w:szCs w:val="24"/>
          <w:lang w:val="en-US"/>
        </w:rPr>
        <w:tab/>
        <w:t xml:space="preserve">Poirotte, C., Basset, D., Willaume, E., Makaba, F., Kappeler, P. M. &amp; Charpentier, M. J. E. </w:t>
      </w:r>
      <w:r w:rsidRPr="00F35980">
        <w:rPr>
          <w:noProof/>
          <w:szCs w:val="24"/>
          <w:lang w:val="en-US"/>
        </w:rPr>
        <w:lastRenderedPageBreak/>
        <w:t xml:space="preserve">2016 Environmental and individual determinants of parasite richness across seasons in a free-ranging population of Mandrills ( </w:t>
      </w:r>
      <w:r w:rsidRPr="00F35980">
        <w:rPr>
          <w:i/>
          <w:iCs/>
          <w:noProof/>
          <w:szCs w:val="24"/>
          <w:lang w:val="en-US"/>
        </w:rPr>
        <w:t>M</w:t>
      </w:r>
      <w:r w:rsidRPr="00F35980">
        <w:rPr>
          <w:noProof/>
          <w:szCs w:val="24"/>
          <w:lang w:val="en-US"/>
        </w:rPr>
        <w:t xml:space="preserve"> </w:t>
      </w:r>
      <w:r w:rsidRPr="00F35980">
        <w:rPr>
          <w:i/>
          <w:iCs/>
          <w:noProof/>
          <w:szCs w:val="24"/>
          <w:lang w:val="en-US"/>
        </w:rPr>
        <w:t>andrillus sphinx)</w:t>
      </w:r>
      <w:r w:rsidRPr="00F35980">
        <w:rPr>
          <w:noProof/>
          <w:szCs w:val="24"/>
          <w:lang w:val="en-US"/>
        </w:rPr>
        <w:t xml:space="preserve">.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159</w:t>
      </w:r>
      <w:r w:rsidRPr="00F35980">
        <w:rPr>
          <w:noProof/>
          <w:szCs w:val="24"/>
          <w:lang w:val="en-US"/>
        </w:rPr>
        <w:t>, 442–456. (doi:10.1002/ajpa.22888)</w:t>
      </w:r>
    </w:p>
    <w:p w14:paraId="5E2CD70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18.</w:t>
      </w:r>
      <w:r w:rsidRPr="00F35980">
        <w:rPr>
          <w:noProof/>
          <w:szCs w:val="24"/>
          <w:lang w:val="en-US"/>
        </w:rPr>
        <w:tab/>
        <w:t xml:space="preserve">Poulin, R. &amp; Rohde, K. 1997 Comparing the richness of metazoan ectoparasite communities of marine fishes: controlling for host phylogeny. </w:t>
      </w:r>
      <w:r w:rsidRPr="00F35980">
        <w:rPr>
          <w:i/>
          <w:iCs/>
          <w:noProof/>
          <w:szCs w:val="24"/>
          <w:lang w:val="en-US"/>
        </w:rPr>
        <w:t>Oecologia</w:t>
      </w:r>
      <w:r w:rsidRPr="00F35980">
        <w:rPr>
          <w:noProof/>
          <w:szCs w:val="24"/>
          <w:lang w:val="en-US"/>
        </w:rPr>
        <w:t xml:space="preserve"> </w:t>
      </w:r>
      <w:r w:rsidRPr="00F35980">
        <w:rPr>
          <w:b/>
          <w:bCs/>
          <w:noProof/>
          <w:szCs w:val="24"/>
          <w:lang w:val="en-US"/>
        </w:rPr>
        <w:t>110</w:t>
      </w:r>
      <w:r w:rsidRPr="00F35980">
        <w:rPr>
          <w:noProof/>
          <w:szCs w:val="24"/>
          <w:lang w:val="en-US"/>
        </w:rPr>
        <w:t>, 278–283. (doi:10.1007/s004420050160)</w:t>
      </w:r>
    </w:p>
    <w:p w14:paraId="79423A1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19.</w:t>
      </w:r>
      <w:r w:rsidRPr="00F35980">
        <w:rPr>
          <w:noProof/>
          <w:szCs w:val="24"/>
          <w:lang w:val="en-US"/>
        </w:rPr>
        <w:tab/>
        <w:t xml:space="preserve">Poulin, R., Krasnov, B. R. &amp; Mouillot, D. 2011 Host specificity in phylogenetic and geographic space. </w:t>
      </w:r>
      <w:r w:rsidRPr="00F35980">
        <w:rPr>
          <w:i/>
          <w:iCs/>
          <w:noProof/>
          <w:szCs w:val="24"/>
          <w:lang w:val="en-US"/>
        </w:rPr>
        <w:t>Trends Parasitol.</w:t>
      </w:r>
      <w:r w:rsidRPr="00F35980">
        <w:rPr>
          <w:noProof/>
          <w:szCs w:val="24"/>
          <w:lang w:val="en-US"/>
        </w:rPr>
        <w:t xml:space="preserve"> </w:t>
      </w:r>
      <w:r w:rsidRPr="00F35980">
        <w:rPr>
          <w:b/>
          <w:bCs/>
          <w:noProof/>
          <w:szCs w:val="24"/>
          <w:lang w:val="en-US"/>
        </w:rPr>
        <w:t>27</w:t>
      </w:r>
      <w:r w:rsidRPr="00F35980">
        <w:rPr>
          <w:noProof/>
          <w:szCs w:val="24"/>
          <w:lang w:val="en-US"/>
        </w:rPr>
        <w:t>, 355–361. (doi:10.1016/j.pt.2011.05.003)</w:t>
      </w:r>
    </w:p>
    <w:p w14:paraId="7CBBDC5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20.</w:t>
      </w:r>
      <w:r w:rsidRPr="00F35980">
        <w:rPr>
          <w:noProof/>
          <w:szCs w:val="24"/>
          <w:lang w:val="en-US"/>
        </w:rPr>
        <w:tab/>
        <w:t xml:space="preserve">Strona, G., Palomares, M. L. D., Bailly, N., Galli, P. &amp; Lafferty, K. D. 2013 Host range, host ecology, and distribution of more than 11 800 fish parasite species. </w:t>
      </w:r>
      <w:r w:rsidRPr="00F35980">
        <w:rPr>
          <w:i/>
          <w:iCs/>
          <w:noProof/>
          <w:szCs w:val="24"/>
          <w:lang w:val="en-US"/>
        </w:rPr>
        <w:t>Ecology</w:t>
      </w:r>
      <w:r w:rsidRPr="00F35980">
        <w:rPr>
          <w:noProof/>
          <w:szCs w:val="24"/>
          <w:lang w:val="en-US"/>
        </w:rPr>
        <w:t xml:space="preserve"> </w:t>
      </w:r>
      <w:r w:rsidRPr="00F35980">
        <w:rPr>
          <w:b/>
          <w:bCs/>
          <w:noProof/>
          <w:szCs w:val="24"/>
          <w:lang w:val="en-US"/>
        </w:rPr>
        <w:t>94</w:t>
      </w:r>
      <w:r w:rsidRPr="00F35980">
        <w:rPr>
          <w:noProof/>
          <w:szCs w:val="24"/>
          <w:lang w:val="en-US"/>
        </w:rPr>
        <w:t>, 544. (doi:10.1890/12-1419.1)</w:t>
      </w:r>
    </w:p>
    <w:p w14:paraId="4E021C2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21.</w:t>
      </w:r>
      <w:r w:rsidRPr="00F35980">
        <w:rPr>
          <w:noProof/>
          <w:szCs w:val="24"/>
          <w:lang w:val="en-US"/>
        </w:rPr>
        <w:tab/>
        <w:t xml:space="preserve">Poulin, R. 1998 Host specificity. In </w:t>
      </w:r>
      <w:r w:rsidRPr="00F35980">
        <w:rPr>
          <w:i/>
          <w:iCs/>
          <w:noProof/>
          <w:szCs w:val="24"/>
          <w:lang w:val="en-US"/>
        </w:rPr>
        <w:t>Evolutionary ecology of parasites: from individuals to communities</w:t>
      </w:r>
      <w:r w:rsidRPr="00F35980">
        <w:rPr>
          <w:noProof/>
          <w:szCs w:val="24"/>
          <w:lang w:val="en-US"/>
        </w:rPr>
        <w:t xml:space="preserve">, London, UK: Chapman and Hall. </w:t>
      </w:r>
    </w:p>
    <w:p w14:paraId="41FDDBF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22.</w:t>
      </w:r>
      <w:r w:rsidRPr="00F35980">
        <w:rPr>
          <w:noProof/>
          <w:szCs w:val="24"/>
          <w:lang w:val="en-US"/>
        </w:rPr>
        <w:tab/>
        <w:t xml:space="preserve">Bellay, S., Oliveira, E. F., Almeida-Neto, M., Mello, M. A. R., Takemoto, R. M. &amp; Luque, J. L. 2015 Ectoparasites and endoparasites of fish form networks with different structures. </w:t>
      </w:r>
      <w:r w:rsidRPr="00F35980">
        <w:rPr>
          <w:i/>
          <w:iCs/>
          <w:noProof/>
          <w:szCs w:val="24"/>
          <w:lang w:val="en-US"/>
        </w:rPr>
        <w:t>Parasitology</w:t>
      </w:r>
      <w:r w:rsidRPr="00F35980">
        <w:rPr>
          <w:noProof/>
          <w:szCs w:val="24"/>
          <w:lang w:val="en-US"/>
        </w:rPr>
        <w:t xml:space="preserve"> </w:t>
      </w:r>
      <w:r w:rsidRPr="00F35980">
        <w:rPr>
          <w:b/>
          <w:bCs/>
          <w:noProof/>
          <w:szCs w:val="24"/>
          <w:lang w:val="en-US"/>
        </w:rPr>
        <w:t>142</w:t>
      </w:r>
      <w:r w:rsidRPr="00F35980">
        <w:rPr>
          <w:noProof/>
          <w:szCs w:val="24"/>
          <w:lang w:val="en-US"/>
        </w:rPr>
        <w:t>, 901–909. (doi:10.1017/S0031182015000128)</w:t>
      </w:r>
    </w:p>
    <w:p w14:paraId="42EC01C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23.</w:t>
      </w:r>
      <w:r w:rsidRPr="00F35980">
        <w:rPr>
          <w:noProof/>
          <w:szCs w:val="24"/>
          <w:lang w:val="en-US"/>
        </w:rPr>
        <w:tab/>
        <w:t xml:space="preserve">Poulin, R. &amp; Morand, S. 2004 </w:t>
      </w:r>
      <w:r w:rsidRPr="00F35980">
        <w:rPr>
          <w:i/>
          <w:iCs/>
          <w:noProof/>
          <w:szCs w:val="24"/>
          <w:lang w:val="en-US"/>
        </w:rPr>
        <w:t>Parasite Biodiversity</w:t>
      </w:r>
      <w:r w:rsidRPr="00F35980">
        <w:rPr>
          <w:noProof/>
          <w:szCs w:val="24"/>
          <w:lang w:val="en-US"/>
        </w:rPr>
        <w:t xml:space="preserve">. Washington, D.C.: Smithsonian Institution. </w:t>
      </w:r>
    </w:p>
    <w:p w14:paraId="730DC6F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24.</w:t>
      </w:r>
      <w:r w:rsidRPr="00F35980">
        <w:rPr>
          <w:noProof/>
          <w:szCs w:val="24"/>
          <w:lang w:val="en-US"/>
        </w:rPr>
        <w:tab/>
        <w:t xml:space="preserve">Molnár, P. K., Kutz, S. J., Hoar, B. M. &amp; Dobson, A. P. 2013 Metabolic approaches to understanding climate change impacts on seasonal host-macroparasite dynamics. </w:t>
      </w:r>
      <w:r w:rsidRPr="00F35980">
        <w:rPr>
          <w:i/>
          <w:iCs/>
          <w:noProof/>
          <w:szCs w:val="24"/>
          <w:lang w:val="en-US"/>
        </w:rPr>
        <w:t>Ecol. Lett.</w:t>
      </w:r>
      <w:r w:rsidRPr="00F35980">
        <w:rPr>
          <w:noProof/>
          <w:szCs w:val="24"/>
          <w:lang w:val="en-US"/>
        </w:rPr>
        <w:t xml:space="preserve"> </w:t>
      </w:r>
      <w:r w:rsidRPr="00F35980">
        <w:rPr>
          <w:b/>
          <w:bCs/>
          <w:noProof/>
          <w:szCs w:val="24"/>
          <w:lang w:val="en-US"/>
        </w:rPr>
        <w:t>16</w:t>
      </w:r>
      <w:r w:rsidRPr="00F35980">
        <w:rPr>
          <w:noProof/>
          <w:szCs w:val="24"/>
          <w:lang w:val="en-US"/>
        </w:rPr>
        <w:t>, 9–21. (doi:10.1111/ele.12022)</w:t>
      </w:r>
    </w:p>
    <w:p w14:paraId="7298274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25.</w:t>
      </w:r>
      <w:r w:rsidRPr="00F35980">
        <w:rPr>
          <w:noProof/>
          <w:szCs w:val="24"/>
          <w:lang w:val="en-US"/>
        </w:rPr>
        <w:tab/>
        <w:t xml:space="preserve">Morand, S., Simková, A., Matejusová, I., Plaisance, L., Verneau, O. &amp; Desdevises, Y. 2002 Investigating patterns may reveal processes: evolutionary ecology of ectoparasitic monogeneans. </w:t>
      </w:r>
      <w:r w:rsidRPr="00F35980">
        <w:rPr>
          <w:i/>
          <w:iCs/>
          <w:noProof/>
          <w:szCs w:val="24"/>
          <w:lang w:val="en-US"/>
        </w:rPr>
        <w:t>Int. J. Parasitol.</w:t>
      </w:r>
      <w:r w:rsidRPr="00F35980">
        <w:rPr>
          <w:noProof/>
          <w:szCs w:val="24"/>
          <w:lang w:val="en-US"/>
        </w:rPr>
        <w:t xml:space="preserve"> </w:t>
      </w:r>
      <w:r w:rsidRPr="00F35980">
        <w:rPr>
          <w:b/>
          <w:bCs/>
          <w:noProof/>
          <w:szCs w:val="24"/>
          <w:lang w:val="en-US"/>
        </w:rPr>
        <w:t>32</w:t>
      </w:r>
      <w:r w:rsidRPr="00F35980">
        <w:rPr>
          <w:noProof/>
          <w:szCs w:val="24"/>
          <w:lang w:val="en-US"/>
        </w:rPr>
        <w:t>, 111–119. (doi:10.1016/S0020-7519(01)00347-2)</w:t>
      </w:r>
    </w:p>
    <w:p w14:paraId="5228F98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26.</w:t>
      </w:r>
      <w:r w:rsidRPr="00F35980">
        <w:rPr>
          <w:noProof/>
          <w:szCs w:val="24"/>
          <w:lang w:val="en-US"/>
        </w:rPr>
        <w:tab/>
        <w:t xml:space="preserve">Geritz, S. A. H., Kisdi, É., Meszéna, G. &amp; Metz, J. A. J. 1998 Evolutionarily singular strategies and the adaptive growth and branching of the evolutionary tree. </w:t>
      </w:r>
      <w:r w:rsidRPr="00F35980">
        <w:rPr>
          <w:i/>
          <w:iCs/>
          <w:noProof/>
          <w:szCs w:val="24"/>
          <w:lang w:val="en-US"/>
        </w:rPr>
        <w:t>Evol. Ecol.</w:t>
      </w:r>
      <w:r w:rsidRPr="00F35980">
        <w:rPr>
          <w:noProof/>
          <w:szCs w:val="24"/>
          <w:lang w:val="en-US"/>
        </w:rPr>
        <w:t xml:space="preserve"> </w:t>
      </w:r>
      <w:r w:rsidRPr="00F35980">
        <w:rPr>
          <w:b/>
          <w:bCs/>
          <w:noProof/>
          <w:szCs w:val="24"/>
          <w:lang w:val="en-US"/>
        </w:rPr>
        <w:t>12</w:t>
      </w:r>
      <w:r w:rsidRPr="00F35980">
        <w:rPr>
          <w:noProof/>
          <w:szCs w:val="24"/>
          <w:lang w:val="en-US"/>
        </w:rPr>
        <w:t>, 35–57. (doi:10.1023/A:1006554906681)</w:t>
      </w:r>
    </w:p>
    <w:p w14:paraId="08F8DB2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27.</w:t>
      </w:r>
      <w:r w:rsidRPr="00F35980">
        <w:rPr>
          <w:noProof/>
          <w:szCs w:val="24"/>
          <w:lang w:val="en-US"/>
        </w:rPr>
        <w:tab/>
        <w:t xml:space="preserve">Hurford, A., Cownden, D. &amp; Day, T. 2010 Next-generation tools for evolutionary invasion analyses. </w:t>
      </w:r>
      <w:r w:rsidRPr="00F35980">
        <w:rPr>
          <w:i/>
          <w:iCs/>
          <w:noProof/>
          <w:szCs w:val="24"/>
          <w:lang w:val="en-US"/>
        </w:rPr>
        <w:t>J. R. Soc. Interface</w:t>
      </w:r>
      <w:r w:rsidRPr="00F35980">
        <w:rPr>
          <w:noProof/>
          <w:szCs w:val="24"/>
          <w:lang w:val="en-US"/>
        </w:rPr>
        <w:t xml:space="preserve"> </w:t>
      </w:r>
      <w:r w:rsidRPr="00F35980">
        <w:rPr>
          <w:b/>
          <w:bCs/>
          <w:noProof/>
          <w:szCs w:val="24"/>
          <w:lang w:val="en-US"/>
        </w:rPr>
        <w:t>7</w:t>
      </w:r>
      <w:r w:rsidRPr="00F35980">
        <w:rPr>
          <w:noProof/>
          <w:szCs w:val="24"/>
          <w:lang w:val="en-US"/>
        </w:rPr>
        <w:t>, 561–571. (doi:10.1098/rsif.2009.0448)</w:t>
      </w:r>
      <w:r w:rsidR="00117852" w:rsidRPr="00117852">
        <w:t xml:space="preserve"> </w:t>
      </w:r>
      <w:r w:rsidR="00117852" w:rsidRPr="00117852">
        <w:rPr>
          <w:noProof/>
          <w:szCs w:val="24"/>
          <w:lang w:val="en-US"/>
        </w:rPr>
        <w:t>http://yahoo.com/</w:t>
      </w:r>
    </w:p>
    <w:p w14:paraId="4DFC225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28.</w:t>
      </w:r>
      <w:r w:rsidRPr="00F35980">
        <w:rPr>
          <w:noProof/>
          <w:szCs w:val="24"/>
          <w:lang w:val="en-US"/>
        </w:rPr>
        <w:tab/>
        <w:t xml:space="preserve">Savage, V. M., Gillooly, J. F., </w:t>
      </w:r>
      <w:del w:id="373" w:author="Clay Cressler" w:date="2016-06-20T14:26:00Z">
        <w:r w:rsidRPr="00F35980" w:rsidDel="007D11D1">
          <w:rPr>
            <w:noProof/>
            <w:szCs w:val="24"/>
            <w:lang w:val="en-US"/>
          </w:rPr>
          <w:delText xml:space="preserve">Woodruff, W. H., West, G. B., Allen, A. P., Enquist, B. J. &amp; </w:delText>
        </w:r>
      </w:del>
      <w:r w:rsidRPr="00F35980">
        <w:rPr>
          <w:noProof/>
          <w:szCs w:val="24"/>
          <w:lang w:val="en-US"/>
        </w:rPr>
        <w:t>Brown, J. H.</w:t>
      </w:r>
      <w:ins w:id="374" w:author="Clay Cressler" w:date="2016-06-20T14:26:00Z">
        <w:r w:rsidR="007D11D1">
          <w:rPr>
            <w:noProof/>
            <w:szCs w:val="24"/>
            <w:lang w:val="en-US"/>
          </w:rPr>
          <w:t>, West, G. B., &amp; Charnov, E. L.</w:t>
        </w:r>
      </w:ins>
      <w:r w:rsidRPr="00F35980">
        <w:rPr>
          <w:noProof/>
          <w:szCs w:val="24"/>
          <w:lang w:val="en-US"/>
        </w:rPr>
        <w:t xml:space="preserve"> 2004 </w:t>
      </w:r>
      <w:del w:id="375" w:author="Clay Cressler" w:date="2016-06-20T14:26:00Z">
        <w:r w:rsidRPr="00F35980" w:rsidDel="007D11D1">
          <w:rPr>
            <w:noProof/>
            <w:szCs w:val="24"/>
            <w:lang w:val="en-US"/>
          </w:rPr>
          <w:delText>The predominance of quarter-power scaling in biology</w:delText>
        </w:r>
      </w:del>
      <w:ins w:id="376" w:author="Clay Cressler" w:date="2016-06-20T14:26:00Z">
        <w:r w:rsidR="007D11D1">
          <w:rPr>
            <w:noProof/>
            <w:szCs w:val="24"/>
            <w:lang w:val="en-US"/>
          </w:rPr>
          <w:t>Effects of body size and temperature on population growth</w:t>
        </w:r>
      </w:ins>
      <w:r w:rsidRPr="00F35980">
        <w:rPr>
          <w:noProof/>
          <w:szCs w:val="24"/>
          <w:lang w:val="en-US"/>
        </w:rPr>
        <w:t xml:space="preserve">. </w:t>
      </w:r>
      <w:del w:id="377" w:author="Clay Cressler" w:date="2016-06-20T14:27:00Z">
        <w:r w:rsidRPr="00F35980" w:rsidDel="007D11D1">
          <w:rPr>
            <w:i/>
            <w:iCs/>
            <w:noProof/>
            <w:szCs w:val="24"/>
            <w:lang w:val="en-US"/>
          </w:rPr>
          <w:delText>Funct. Ecol.</w:delText>
        </w:r>
        <w:r w:rsidRPr="00F35980" w:rsidDel="007D11D1">
          <w:rPr>
            <w:noProof/>
            <w:szCs w:val="24"/>
            <w:lang w:val="en-US"/>
          </w:rPr>
          <w:delText xml:space="preserve"> </w:delText>
        </w:r>
        <w:r w:rsidRPr="00F35980" w:rsidDel="007D11D1">
          <w:rPr>
            <w:b/>
            <w:bCs/>
            <w:noProof/>
            <w:szCs w:val="24"/>
            <w:lang w:val="en-US"/>
          </w:rPr>
          <w:delText>18</w:delText>
        </w:r>
        <w:r w:rsidRPr="00F35980" w:rsidDel="007D11D1">
          <w:rPr>
            <w:noProof/>
            <w:szCs w:val="24"/>
            <w:lang w:val="en-US"/>
          </w:rPr>
          <w:delText>, 257–282.</w:delText>
        </w:r>
      </w:del>
      <w:ins w:id="378" w:author="Clay Cressler" w:date="2016-06-20T14:27:00Z">
        <w:r w:rsidR="007D11D1">
          <w:rPr>
            <w:i/>
            <w:iCs/>
            <w:noProof/>
            <w:szCs w:val="24"/>
            <w:lang w:val="en-US"/>
          </w:rPr>
          <w:t xml:space="preserve">Am. Nat. </w:t>
        </w:r>
        <w:r w:rsidR="007D11D1">
          <w:rPr>
            <w:b/>
            <w:iCs/>
            <w:noProof/>
            <w:szCs w:val="24"/>
            <w:lang w:val="en-US"/>
          </w:rPr>
          <w:t>163</w:t>
        </w:r>
        <w:r w:rsidR="007D11D1">
          <w:rPr>
            <w:iCs/>
            <w:noProof/>
            <w:szCs w:val="24"/>
            <w:lang w:val="en-US"/>
          </w:rPr>
          <w:t>: 429-441.</w:t>
        </w:r>
      </w:ins>
      <w:r w:rsidRPr="00F35980">
        <w:rPr>
          <w:noProof/>
          <w:szCs w:val="24"/>
          <w:lang w:val="en-US"/>
        </w:rPr>
        <w:t xml:space="preserve"> </w:t>
      </w:r>
    </w:p>
    <w:p w14:paraId="5CBF104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29.</w:t>
      </w:r>
      <w:r w:rsidRPr="00F35980">
        <w:rPr>
          <w:noProof/>
          <w:szCs w:val="24"/>
          <w:lang w:val="en-US"/>
        </w:rPr>
        <w:tab/>
        <w:t xml:space="preserve">Froese, R., Pauly, D. &amp; Editors 2015 FishBase. </w:t>
      </w:r>
    </w:p>
    <w:p w14:paraId="28E0E42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30.</w:t>
      </w:r>
      <w:r w:rsidRPr="00F35980">
        <w:rPr>
          <w:noProof/>
          <w:szCs w:val="24"/>
          <w:lang w:val="en-US"/>
        </w:rPr>
        <w:tab/>
        <w:t xml:space="preserve">McGinnis, S. &amp; Madden, T. L. 2004 BLAST: at the core of a powerful and diverse set of sequence analysis tools. </w:t>
      </w:r>
      <w:r w:rsidRPr="00F35980">
        <w:rPr>
          <w:i/>
          <w:iCs/>
          <w:noProof/>
          <w:szCs w:val="24"/>
          <w:lang w:val="en-US"/>
        </w:rPr>
        <w:t>Nucleic Acids Res.</w:t>
      </w:r>
      <w:r w:rsidRPr="00F35980">
        <w:rPr>
          <w:noProof/>
          <w:szCs w:val="24"/>
          <w:lang w:val="en-US"/>
        </w:rPr>
        <w:t xml:space="preserve"> </w:t>
      </w:r>
      <w:r w:rsidRPr="00F35980">
        <w:rPr>
          <w:b/>
          <w:bCs/>
          <w:noProof/>
          <w:szCs w:val="24"/>
          <w:lang w:val="en-US"/>
        </w:rPr>
        <w:t>32</w:t>
      </w:r>
      <w:r w:rsidRPr="00F35980">
        <w:rPr>
          <w:noProof/>
          <w:szCs w:val="24"/>
          <w:lang w:val="en-US"/>
        </w:rPr>
        <w:t>, W20–W25. (doi:10.1093/nar/gkh435)</w:t>
      </w:r>
    </w:p>
    <w:p w14:paraId="569DEDB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31.</w:t>
      </w:r>
      <w:r w:rsidRPr="00F35980">
        <w:rPr>
          <w:noProof/>
          <w:szCs w:val="24"/>
          <w:lang w:val="en-US"/>
        </w:rPr>
        <w:tab/>
        <w:t xml:space="preserve">Rice, P., Longden, I. &amp; Bleasby, A. 2000 EMBOSS: The European Molecular Biology Open Software Suite. </w:t>
      </w:r>
      <w:r w:rsidRPr="00F35980">
        <w:rPr>
          <w:i/>
          <w:iCs/>
          <w:noProof/>
          <w:szCs w:val="24"/>
          <w:lang w:val="en-US"/>
        </w:rPr>
        <w:t>Trends Genet.</w:t>
      </w:r>
      <w:r w:rsidRPr="00F35980">
        <w:rPr>
          <w:noProof/>
          <w:szCs w:val="24"/>
          <w:lang w:val="en-US"/>
        </w:rPr>
        <w:t xml:space="preserve"> </w:t>
      </w:r>
      <w:r w:rsidRPr="00F35980">
        <w:rPr>
          <w:b/>
          <w:bCs/>
          <w:noProof/>
          <w:szCs w:val="24"/>
          <w:lang w:val="en-US"/>
        </w:rPr>
        <w:t>16</w:t>
      </w:r>
      <w:r w:rsidRPr="00F35980">
        <w:rPr>
          <w:noProof/>
          <w:szCs w:val="24"/>
          <w:lang w:val="en-US"/>
        </w:rPr>
        <w:t>, 276–277. (doi:10.1016/S0168-9525(00)02024-2)</w:t>
      </w:r>
    </w:p>
    <w:p w14:paraId="03B5196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32.</w:t>
      </w:r>
      <w:r w:rsidRPr="00F35980">
        <w:rPr>
          <w:noProof/>
          <w:szCs w:val="24"/>
          <w:lang w:val="en-US"/>
        </w:rPr>
        <w:tab/>
        <w:t xml:space="preserve">Capella-Gutiérrez, S., Silla-Martínez, J. M. &amp; Gabaldón, T. 2009 trimAl: a tool for automated alignment trimming in large-scale phylogenetic analyses. </w:t>
      </w:r>
      <w:r w:rsidRPr="00F35980">
        <w:rPr>
          <w:i/>
          <w:iCs/>
          <w:noProof/>
          <w:szCs w:val="24"/>
          <w:lang w:val="en-US"/>
        </w:rPr>
        <w:t>Bioinformatics</w:t>
      </w:r>
      <w:r w:rsidRPr="00F35980">
        <w:rPr>
          <w:noProof/>
          <w:szCs w:val="24"/>
          <w:lang w:val="en-US"/>
        </w:rPr>
        <w:t xml:space="preserve"> </w:t>
      </w:r>
      <w:r w:rsidRPr="00F35980">
        <w:rPr>
          <w:b/>
          <w:bCs/>
          <w:noProof/>
          <w:szCs w:val="24"/>
          <w:lang w:val="en-US"/>
        </w:rPr>
        <w:t>25</w:t>
      </w:r>
      <w:r w:rsidRPr="00F35980">
        <w:rPr>
          <w:noProof/>
          <w:szCs w:val="24"/>
          <w:lang w:val="en-US"/>
        </w:rPr>
        <w:t>, 1972–1973. (doi:10.1093/bioinformatics/btp348)</w:t>
      </w:r>
    </w:p>
    <w:p w14:paraId="559CB71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33.</w:t>
      </w:r>
      <w:r w:rsidRPr="00F35980">
        <w:rPr>
          <w:noProof/>
          <w:szCs w:val="24"/>
          <w:lang w:val="en-US"/>
        </w:rPr>
        <w:tab/>
        <w:t xml:space="preserve">Kimura, M. 1980 A simple method for estimating evolutionary rates of base substitutions through comparative studies of nucleotide sequences. </w:t>
      </w:r>
      <w:r w:rsidRPr="00F35980">
        <w:rPr>
          <w:i/>
          <w:iCs/>
          <w:noProof/>
          <w:szCs w:val="24"/>
          <w:lang w:val="en-US"/>
        </w:rPr>
        <w:t>J. Mol. Evol.</w:t>
      </w:r>
      <w:r w:rsidRPr="00F35980">
        <w:rPr>
          <w:noProof/>
          <w:szCs w:val="24"/>
          <w:lang w:val="en-US"/>
        </w:rPr>
        <w:t xml:space="preserve"> </w:t>
      </w:r>
      <w:r w:rsidRPr="00F35980">
        <w:rPr>
          <w:b/>
          <w:bCs/>
          <w:noProof/>
          <w:szCs w:val="24"/>
          <w:lang w:val="en-US"/>
        </w:rPr>
        <w:t>16</w:t>
      </w:r>
      <w:r w:rsidRPr="00F35980">
        <w:rPr>
          <w:noProof/>
          <w:szCs w:val="24"/>
          <w:lang w:val="en-US"/>
        </w:rPr>
        <w:t xml:space="preserve">, 111–120. </w:t>
      </w:r>
    </w:p>
    <w:p w14:paraId="782A024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34.</w:t>
      </w:r>
      <w:r w:rsidRPr="00F35980">
        <w:rPr>
          <w:noProof/>
          <w:szCs w:val="24"/>
          <w:lang w:val="en-US"/>
        </w:rPr>
        <w:tab/>
        <w:t xml:space="preserve">Paradis, E., Claude, J. &amp; Strimmer, K. 2004 APE: Analyses of phylogenetics and evolution in R language. </w:t>
      </w:r>
      <w:r w:rsidRPr="00F35980">
        <w:rPr>
          <w:i/>
          <w:iCs/>
          <w:noProof/>
          <w:szCs w:val="24"/>
          <w:lang w:val="en-US"/>
        </w:rPr>
        <w:t>Bioinformatics</w:t>
      </w:r>
      <w:r w:rsidRPr="00F35980">
        <w:rPr>
          <w:noProof/>
          <w:szCs w:val="24"/>
          <w:lang w:val="en-US"/>
        </w:rPr>
        <w:t xml:space="preserve"> </w:t>
      </w:r>
      <w:r w:rsidRPr="00F35980">
        <w:rPr>
          <w:b/>
          <w:bCs/>
          <w:noProof/>
          <w:szCs w:val="24"/>
          <w:lang w:val="en-US"/>
        </w:rPr>
        <w:t>20</w:t>
      </w:r>
      <w:r w:rsidRPr="00F35980">
        <w:rPr>
          <w:noProof/>
          <w:szCs w:val="24"/>
          <w:lang w:val="en-US"/>
        </w:rPr>
        <w:t>, 289–290. (doi:10.1093/bioinformatics/btg412)</w:t>
      </w:r>
    </w:p>
    <w:p w14:paraId="7EA5DB0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35.</w:t>
      </w:r>
      <w:r w:rsidRPr="00F35980">
        <w:rPr>
          <w:noProof/>
          <w:szCs w:val="24"/>
          <w:lang w:val="en-US"/>
        </w:rPr>
        <w:tab/>
        <w:t xml:space="preserve">Poulin, R. &amp; Mouillot, D. 2003 Parasite specialization from a phylogenetic perspective: a new index of host specificity. </w:t>
      </w:r>
      <w:r w:rsidRPr="00F35980">
        <w:rPr>
          <w:i/>
          <w:iCs/>
          <w:noProof/>
          <w:szCs w:val="24"/>
          <w:lang w:val="en-US"/>
        </w:rPr>
        <w:t>Parasitology</w:t>
      </w:r>
      <w:r w:rsidRPr="00F35980">
        <w:rPr>
          <w:noProof/>
          <w:szCs w:val="24"/>
          <w:lang w:val="en-US"/>
        </w:rPr>
        <w:t xml:space="preserve"> </w:t>
      </w:r>
      <w:r w:rsidRPr="00F35980">
        <w:rPr>
          <w:b/>
          <w:bCs/>
          <w:noProof/>
          <w:szCs w:val="24"/>
          <w:lang w:val="en-US"/>
        </w:rPr>
        <w:t>126</w:t>
      </w:r>
      <w:r w:rsidRPr="00F35980">
        <w:rPr>
          <w:noProof/>
          <w:szCs w:val="24"/>
          <w:lang w:val="en-US"/>
        </w:rPr>
        <w:t>, 473–480. (doi:10.1017/S0031182003002993)</w:t>
      </w:r>
    </w:p>
    <w:p w14:paraId="3BD0337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36.</w:t>
      </w:r>
      <w:r w:rsidRPr="00F35980">
        <w:rPr>
          <w:noProof/>
          <w:szCs w:val="24"/>
          <w:lang w:val="en-US"/>
        </w:rPr>
        <w:tab/>
        <w:t xml:space="preserve">Faith, D. P. 1992 Conservation evaluation and phylogenetic diversity. </w:t>
      </w:r>
      <w:r w:rsidRPr="00F35980">
        <w:rPr>
          <w:i/>
          <w:iCs/>
          <w:noProof/>
          <w:szCs w:val="24"/>
          <w:lang w:val="en-US"/>
        </w:rPr>
        <w:t>Biol. Conserv.</w:t>
      </w:r>
      <w:r w:rsidRPr="00F35980">
        <w:rPr>
          <w:noProof/>
          <w:szCs w:val="24"/>
          <w:lang w:val="en-US"/>
        </w:rPr>
        <w:t xml:space="preserve"> </w:t>
      </w:r>
      <w:r w:rsidRPr="00F35980">
        <w:rPr>
          <w:b/>
          <w:bCs/>
          <w:noProof/>
          <w:szCs w:val="24"/>
          <w:lang w:val="en-US"/>
        </w:rPr>
        <w:t>61</w:t>
      </w:r>
      <w:r w:rsidRPr="00F35980">
        <w:rPr>
          <w:noProof/>
          <w:szCs w:val="24"/>
          <w:lang w:val="en-US"/>
        </w:rPr>
        <w:t>, 1–10. (doi:10.1016/0006-3207(92)91201-3)</w:t>
      </w:r>
    </w:p>
    <w:p w14:paraId="3D52742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37.</w:t>
      </w:r>
      <w:r w:rsidRPr="00F35980">
        <w:rPr>
          <w:noProof/>
          <w:szCs w:val="24"/>
          <w:lang w:val="en-US"/>
        </w:rPr>
        <w:tab/>
        <w:t xml:space="preserve">Schliep, K. P. 2011 phangorn: phylogenetic analysis in R. </w:t>
      </w:r>
      <w:r w:rsidRPr="00F35980">
        <w:rPr>
          <w:i/>
          <w:iCs/>
          <w:noProof/>
          <w:szCs w:val="24"/>
          <w:lang w:val="en-US"/>
        </w:rPr>
        <w:t>Bioinformatics</w:t>
      </w:r>
      <w:r w:rsidRPr="00F35980">
        <w:rPr>
          <w:noProof/>
          <w:szCs w:val="24"/>
          <w:lang w:val="en-US"/>
        </w:rPr>
        <w:t xml:space="preserve"> </w:t>
      </w:r>
      <w:r w:rsidRPr="00F35980">
        <w:rPr>
          <w:b/>
          <w:bCs/>
          <w:noProof/>
          <w:szCs w:val="24"/>
          <w:lang w:val="en-US"/>
        </w:rPr>
        <w:t>27</w:t>
      </w:r>
      <w:r w:rsidRPr="00F35980">
        <w:rPr>
          <w:noProof/>
          <w:szCs w:val="24"/>
          <w:lang w:val="en-US"/>
        </w:rPr>
        <w:t>, 592–593. (doi:10.1093/bioinformatics/btq706)</w:t>
      </w:r>
    </w:p>
    <w:p w14:paraId="1F3EF0E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38.</w:t>
      </w:r>
      <w:r w:rsidRPr="00F35980">
        <w:rPr>
          <w:noProof/>
          <w:szCs w:val="24"/>
          <w:lang w:val="en-US"/>
        </w:rPr>
        <w:tab/>
        <w:t xml:space="preserve">Kembel, S. W., Cowan, P. D., Helmus, M. R., Cornwell, W. K., Morlon, H., Ackerly, D. D., Blomberg, S. P. &amp; Webb, C. O. 2010 Picante: R tools for integrating phylogenies and ecology. </w:t>
      </w:r>
      <w:r w:rsidRPr="00F35980">
        <w:rPr>
          <w:i/>
          <w:iCs/>
          <w:noProof/>
          <w:szCs w:val="24"/>
          <w:lang w:val="en-US"/>
        </w:rPr>
        <w:t>Bioinformatics</w:t>
      </w:r>
      <w:r w:rsidRPr="00F35980">
        <w:rPr>
          <w:noProof/>
          <w:szCs w:val="24"/>
          <w:lang w:val="en-US"/>
        </w:rPr>
        <w:t xml:space="preserve"> </w:t>
      </w:r>
      <w:r w:rsidRPr="00F35980">
        <w:rPr>
          <w:b/>
          <w:bCs/>
          <w:noProof/>
          <w:szCs w:val="24"/>
          <w:lang w:val="en-US"/>
        </w:rPr>
        <w:t>26</w:t>
      </w:r>
      <w:r w:rsidRPr="00F35980">
        <w:rPr>
          <w:noProof/>
          <w:szCs w:val="24"/>
          <w:lang w:val="en-US"/>
        </w:rPr>
        <w:t>, 1463–1464. (doi:10.1093/bioinformatics/btq166)</w:t>
      </w:r>
    </w:p>
    <w:p w14:paraId="4CACCDF8" w14:textId="77777777" w:rsidR="00F35980" w:rsidRPr="00F35980" w:rsidRDefault="00F35980" w:rsidP="00F35980">
      <w:pPr>
        <w:widowControl w:val="0"/>
        <w:autoSpaceDE w:val="0"/>
        <w:autoSpaceDN w:val="0"/>
        <w:adjustRightInd w:val="0"/>
        <w:ind w:left="640" w:hanging="640"/>
        <w:rPr>
          <w:noProof/>
        </w:rPr>
      </w:pPr>
      <w:r w:rsidRPr="00F35980">
        <w:rPr>
          <w:noProof/>
          <w:szCs w:val="24"/>
          <w:lang w:val="en-US"/>
        </w:rPr>
        <w:t>39.</w:t>
      </w:r>
      <w:r w:rsidRPr="00F35980">
        <w:rPr>
          <w:noProof/>
          <w:szCs w:val="24"/>
          <w:lang w:val="en-US"/>
        </w:rPr>
        <w:tab/>
        <w:t xml:space="preserve">Smith, M. A., Rodriguez, J. J., Whitfield, J. B., Deans, A. R., Janzen, D. H., Hallwachs, W. &amp; Hebert, P. D. N. 2008 Extreme diversity of tropical parasitoid wasps exposed by iterative </w:t>
      </w:r>
      <w:r w:rsidRPr="00F35980">
        <w:rPr>
          <w:noProof/>
          <w:szCs w:val="24"/>
          <w:lang w:val="en-US"/>
        </w:rPr>
        <w:lastRenderedPageBreak/>
        <w:t xml:space="preserve">integration of natural history, DNA barcoding, morphology, and collections. </w:t>
      </w:r>
      <w:r w:rsidRPr="00F35980">
        <w:rPr>
          <w:i/>
          <w:iCs/>
          <w:noProof/>
          <w:szCs w:val="24"/>
          <w:lang w:val="en-US"/>
        </w:rPr>
        <w:t>Proc. Natl. Acad. Sci. U. S. A.</w:t>
      </w:r>
      <w:r w:rsidRPr="00F35980">
        <w:rPr>
          <w:noProof/>
          <w:szCs w:val="24"/>
          <w:lang w:val="en-US"/>
        </w:rPr>
        <w:t xml:space="preserve"> </w:t>
      </w:r>
      <w:r w:rsidRPr="00F35980">
        <w:rPr>
          <w:b/>
          <w:bCs/>
          <w:noProof/>
          <w:szCs w:val="24"/>
          <w:lang w:val="en-US"/>
        </w:rPr>
        <w:t>105</w:t>
      </w:r>
      <w:r w:rsidRPr="00F35980">
        <w:rPr>
          <w:noProof/>
          <w:szCs w:val="24"/>
          <w:lang w:val="en-US"/>
        </w:rPr>
        <w:t>, 12359–12364. (doi:10.1073/pnas.0805319105)</w:t>
      </w:r>
    </w:p>
    <w:p w14:paraId="1C668D32" w14:textId="77777777" w:rsidR="006473CD" w:rsidRPr="006473CD" w:rsidRDefault="00C5308B" w:rsidP="00F35980">
      <w:pPr>
        <w:widowControl w:val="0"/>
        <w:autoSpaceDE w:val="0"/>
        <w:autoSpaceDN w:val="0"/>
        <w:adjustRightInd w:val="0"/>
        <w:ind w:left="640" w:hanging="640"/>
        <w:rPr>
          <w:b/>
          <w:szCs w:val="24"/>
        </w:rPr>
      </w:pPr>
      <w:r>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379"/>
      <w:r>
        <w:rPr>
          <w:szCs w:val="24"/>
        </w:rPr>
        <w:t>Appendix D: additional results???</w:t>
      </w:r>
      <w:commentRangeEnd w:id="379"/>
      <w:r w:rsidR="00033E3B">
        <w:rPr>
          <w:rStyle w:val="CommentReference"/>
        </w:rPr>
        <w:commentReference w:id="379"/>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G Walker" w:date="2016-06-13T17:37:00Z" w:initials="JW">
    <w:p w14:paraId="21F9A0F1" w14:textId="77777777" w:rsidR="004D2A36" w:rsidRDefault="004D2A36">
      <w:pPr>
        <w:pStyle w:val="CommentText"/>
      </w:pPr>
      <w:r>
        <w:rPr>
          <w:rStyle w:val="CommentReference"/>
        </w:rPr>
        <w:annotationRef/>
      </w:r>
      <w:r>
        <w:t>Can everyone double check their affiliations and also add their funding source(s) at the end of the document?</w:t>
      </w:r>
    </w:p>
  </w:comment>
  <w:comment w:id="1" w:author="JG Walker" w:date="2016-06-13T17:37:00Z" w:initials="JW">
    <w:p w14:paraId="00A00A5B" w14:textId="77777777" w:rsidR="004D2A36" w:rsidRPr="005E6190" w:rsidRDefault="004D2A36"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2" w:author="Jo Cable" w:date="2016-06-13T17:37:00Z" w:initials="JC">
    <w:p w14:paraId="16B9FF81" w14:textId="77777777" w:rsidR="004D2A36" w:rsidRDefault="004D2A36">
      <w:pPr>
        <w:pStyle w:val="CommentText"/>
      </w:pPr>
      <w:r>
        <w:rPr>
          <w:rStyle w:val="CommentReference"/>
        </w:rPr>
        <w:annotationRef/>
      </w:r>
      <w:r>
        <w:t>What analysis? Perhaps need to be more specific here</w:t>
      </w:r>
    </w:p>
  </w:comment>
  <w:comment w:id="4" w:author="JG Walker" w:date="2016-06-13T17:37:00Z" w:initials="JW">
    <w:p w14:paraId="788BC56A" w14:textId="77777777" w:rsidR="004D2A36" w:rsidRDefault="004D2A36">
      <w:pPr>
        <w:pStyle w:val="CommentText"/>
      </w:pPr>
      <w:r>
        <w:rPr>
          <w:rStyle w:val="CommentReference"/>
        </w:rPr>
        <w:annotationRef/>
      </w:r>
      <w:r>
        <w:t>I am thinking we should try to bring this back more directly to the theme of the issue of “unpacking the black box” of transmission.</w:t>
      </w:r>
    </w:p>
  </w:comment>
  <w:comment w:id="3" w:author="Clay" w:date="2016-06-13T17:37:00Z" w:initials="C">
    <w:p w14:paraId="252158C6" w14:textId="77777777" w:rsidR="004D2A36" w:rsidRDefault="004D2A36" w:rsidP="006473CD">
      <w:pPr>
        <w:pStyle w:val="CommentText"/>
      </w:pPr>
      <w:r>
        <w:rPr>
          <w:rStyle w:val="CommentReference"/>
        </w:rPr>
        <w:annotationRef/>
      </w:r>
      <w:r>
        <w:t>This last sentence is pretty weak.</w:t>
      </w:r>
    </w:p>
    <w:p w14:paraId="0B577D53" w14:textId="77777777" w:rsidR="004D2A36" w:rsidRDefault="004D2A36" w:rsidP="006473CD">
      <w:pPr>
        <w:pStyle w:val="CommentText"/>
      </w:pPr>
      <w:r>
        <w:t>JC: Agree but always good to return to abstract when doc finished</w:t>
      </w:r>
    </w:p>
  </w:comment>
  <w:comment w:id="5" w:author="JG Walker" w:date="2016-06-13T17:37:00Z" w:initials="JW">
    <w:p w14:paraId="366F8104" w14:textId="77777777" w:rsidR="004D2A36" w:rsidRDefault="004D2A36">
      <w:pPr>
        <w:pStyle w:val="CommentText"/>
      </w:pPr>
      <w:r>
        <w:rPr>
          <w:rStyle w:val="CommentReference"/>
        </w:rPr>
        <w:annotationRef/>
      </w:r>
      <w:r>
        <w:t>I’m thinking that maybe we should eliminate Table 1 and just incorporate the relevant information into the text…</w:t>
      </w:r>
    </w:p>
  </w:comment>
  <w:comment w:id="6" w:author="JG Walker" w:date="2016-06-13T17:37:00Z" w:initials="JW">
    <w:p w14:paraId="6EB54234" w14:textId="77777777" w:rsidR="004D2A36" w:rsidRDefault="004D2A36"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4D2A36" w:rsidRDefault="004D2A36"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7" w:author="JG Walker" w:date="2016-06-13T17:37:00Z" w:initials="JW">
    <w:p w14:paraId="01B73378" w14:textId="77777777" w:rsidR="004D2A36" w:rsidRDefault="004D2A36">
      <w:pPr>
        <w:pStyle w:val="CommentText"/>
      </w:pPr>
      <w:r>
        <w:rPr>
          <w:rStyle w:val="CommentReference"/>
        </w:rPr>
        <w:annotationRef/>
      </w:r>
      <w:r>
        <w:t xml:space="preserve">Should we put any additional justification for looking at parasites of fish? </w:t>
      </w:r>
    </w:p>
    <w:p w14:paraId="6C3E3EAF" w14:textId="77777777" w:rsidR="004D2A36" w:rsidRDefault="004D2A36">
      <w:pPr>
        <w:pStyle w:val="CommentText"/>
      </w:pPr>
    </w:p>
    <w:p w14:paraId="2AF7B358" w14:textId="77777777" w:rsidR="004D2A36" w:rsidRDefault="004D2A36">
      <w:pPr>
        <w:pStyle w:val="CommentText"/>
      </w:pPr>
      <w:r>
        <w:t>Don't think it is needed, but could say within the methods something about searched for pre-</w:t>
      </w:r>
      <w:proofErr w:type="spellStart"/>
      <w:r>
        <w:t>exisitng</w:t>
      </w:r>
      <w:proofErr w:type="spellEnd"/>
      <w:r>
        <w:t xml:space="preserve"> databases and this was the most easily adapted</w:t>
      </w:r>
    </w:p>
  </w:comment>
  <w:comment w:id="9" w:author="JG Walker" w:date="2016-06-13T17:37:00Z" w:initials="JW">
    <w:p w14:paraId="7BA7F36F" w14:textId="77777777" w:rsidR="004D2A36" w:rsidRDefault="004D2A36">
      <w:pPr>
        <w:pStyle w:val="CommentText"/>
      </w:pPr>
      <w:r>
        <w:rPr>
          <w:rStyle w:val="CommentReference"/>
        </w:rPr>
        <w:annotationRef/>
      </w:r>
      <w:r>
        <w:t>Should we add more traits to the table? There were some others that Amy H put in and explored in the early paper outline.</w:t>
      </w:r>
    </w:p>
    <w:p w14:paraId="7532D990" w14:textId="77777777" w:rsidR="004D2A36" w:rsidRDefault="004D2A36">
      <w:pPr>
        <w:pStyle w:val="CommentText"/>
      </w:pPr>
    </w:p>
    <w:p w14:paraId="3AD16D69" w14:textId="77777777" w:rsidR="004D2A36" w:rsidRDefault="004D2A36">
      <w:pPr>
        <w:pStyle w:val="CommentText"/>
      </w:pPr>
      <w:r>
        <w:t>Or, should we reduce the table to only those traits that are explored in the model, and use this to explain the traits in the database?</w:t>
      </w:r>
    </w:p>
    <w:p w14:paraId="0F5F37FA" w14:textId="77777777" w:rsidR="004D2A36" w:rsidRDefault="004D2A36">
      <w:pPr>
        <w:pStyle w:val="CommentText"/>
      </w:pPr>
    </w:p>
    <w:p w14:paraId="52F33BB3" w14:textId="77777777" w:rsidR="004D2A36" w:rsidRDefault="004D2A36">
      <w:pPr>
        <w:pStyle w:val="CommentText"/>
      </w:pPr>
      <w:r>
        <w:t>In any case, please add additional examples that you know of to column 3.</w:t>
      </w:r>
    </w:p>
  </w:comment>
  <w:comment w:id="10" w:author="JG Walker" w:date="2016-06-20T12:34:00Z" w:initials="JW">
    <w:p w14:paraId="58461F9D" w14:textId="77777777" w:rsidR="004D2A36" w:rsidRDefault="004D2A36">
      <w:pPr>
        <w:pStyle w:val="CommentText"/>
      </w:pPr>
      <w:r>
        <w:rPr>
          <w:rStyle w:val="CommentReference"/>
        </w:rPr>
        <w:annotationRef/>
      </w:r>
      <w:r>
        <w:t>Does anyone know or have this reference?</w:t>
      </w:r>
    </w:p>
    <w:p w14:paraId="15379EDB" w14:textId="77777777" w:rsidR="004D2A36" w:rsidRDefault="004D2A36">
      <w:pPr>
        <w:pStyle w:val="CommentText"/>
      </w:pPr>
    </w:p>
    <w:p w14:paraId="11D602B7" w14:textId="77777777" w:rsidR="004D2A36" w:rsidRDefault="004D2A36">
      <w:pPr>
        <w:pStyle w:val="CommentText"/>
      </w:pPr>
      <w:r>
        <w:t>JC: is it this book?</w:t>
      </w:r>
    </w:p>
    <w:p w14:paraId="5A32E113" w14:textId="77777777" w:rsidR="004D2A36" w:rsidRPr="00FC610B" w:rsidRDefault="004D2A36" w:rsidP="00ED3254">
      <w:pPr>
        <w:spacing w:before="100" w:beforeAutospacing="1" w:after="100" w:afterAutospacing="1"/>
        <w:rPr>
          <w:rFonts w:eastAsia="ＭＳ 明朝"/>
          <w:sz w:val="20"/>
          <w:lang w:eastAsia="en-US"/>
        </w:rPr>
      </w:pPr>
    </w:p>
  </w:comment>
  <w:comment w:id="11" w:author="Amy Hurford" w:date="2016-06-13T17:37:00Z" w:initials="AH">
    <w:p w14:paraId="6CF17163" w14:textId="77777777" w:rsidR="004D2A36" w:rsidRDefault="004D2A36">
      <w:pPr>
        <w:pStyle w:val="CommentText"/>
      </w:pPr>
      <w:r>
        <w:rPr>
          <w:rStyle w:val="CommentReference"/>
        </w:rPr>
        <w:annotationRef/>
      </w:r>
      <w:r>
        <w:t>That is the correct reference (above), but I don’t have the 6</w:t>
      </w:r>
      <w:r w:rsidRPr="00ED3254">
        <w:rPr>
          <w:vertAlign w:val="superscript"/>
        </w:rPr>
        <w:t>th</w:t>
      </w:r>
      <w:r>
        <w:t xml:space="preserve"> </w:t>
      </w:r>
      <w:proofErr w:type="spellStart"/>
      <w:r>
        <w:t>ed</w:t>
      </w:r>
      <w:proofErr w:type="spellEnd"/>
      <w:r>
        <w:t xml:space="preserve"> in my library – I think you can probably get away with just citing [11] </w:t>
      </w:r>
      <w:proofErr w:type="spellStart"/>
      <w:r>
        <w:t>Poulin</w:t>
      </w:r>
      <w:proofErr w:type="spellEnd"/>
      <w:r>
        <w:t>.</w:t>
      </w:r>
    </w:p>
  </w:comment>
  <w:comment w:id="12" w:author="Amy Hurford" w:date="2016-06-13T17:37:00Z" w:initials="AH">
    <w:p w14:paraId="0597DADB" w14:textId="77777777" w:rsidR="004D2A36" w:rsidRDefault="004D2A36">
      <w:pPr>
        <w:pStyle w:val="CommentText"/>
      </w:pPr>
      <w:r>
        <w:rPr>
          <w:rStyle w:val="CommentReference"/>
        </w:rPr>
        <w:annotationRef/>
      </w:r>
      <w:r>
        <w:t>The reference is:</w:t>
      </w:r>
    </w:p>
    <w:p w14:paraId="2DB3A8A6" w14:textId="77777777" w:rsidR="004D2A36" w:rsidRDefault="004D2A36">
      <w:pPr>
        <w:pStyle w:val="CommentText"/>
      </w:pPr>
      <w:r>
        <w:t xml:space="preserve">Rohde, </w:t>
      </w:r>
      <w:proofErr w:type="spellStart"/>
      <w:r>
        <w:t>Klause</w:t>
      </w:r>
      <w:proofErr w:type="spellEnd"/>
      <w:r>
        <w:t xml:space="preserve">. 1993. Ecology of marine parasites: an introduction to marine parasitology, 2 ed. CAB International. Wallingford UK. The relevant graph shows a positive relationship between mean annual sea surface temperature and the % of </w:t>
      </w:r>
      <w:proofErr w:type="spellStart"/>
      <w:r>
        <w:t>trematode</w:t>
      </w:r>
      <w:proofErr w:type="spellEnd"/>
      <w:r>
        <w:t xml:space="preserv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w:t>
      </w:r>
      <w:proofErr w:type="spellStart"/>
      <w:r>
        <w:t>monogeneans</w:t>
      </w:r>
      <w:proofErr w:type="spellEnd"/>
      <w:r>
        <w:t xml:space="preserve"> and </w:t>
      </w:r>
      <w:proofErr w:type="spellStart"/>
      <w:r>
        <w:t>trematodes</w:t>
      </w:r>
      <w:proofErr w:type="spellEnd"/>
      <w:proofErr w:type="gramStart"/>
      <w:r>
        <w:t>)  and</w:t>
      </w:r>
      <w:proofErr w:type="gramEnd"/>
      <w:r>
        <w:t xml:space="preserve"> “although </w:t>
      </w:r>
      <w:proofErr w:type="spellStart"/>
      <w:r>
        <w:t>Digenea</w:t>
      </w:r>
      <w:proofErr w:type="spellEnd"/>
      <w:r>
        <w:t xml:space="preserve"> infect more fish species in cold seas, even there there they show clear preferences for 1 or a few host species”. The relevant pages are 158 and 160.</w:t>
      </w:r>
    </w:p>
    <w:p w14:paraId="6059BEC5" w14:textId="77777777" w:rsidR="004D2A36" w:rsidRDefault="004D2A36">
      <w:pPr>
        <w:pStyle w:val="CommentText"/>
      </w:pPr>
    </w:p>
    <w:p w14:paraId="6DF87CEE" w14:textId="77777777" w:rsidR="004D2A36" w:rsidRDefault="004D2A36">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70DDAFD8" w14:textId="77777777" w:rsidR="004D2A36" w:rsidRDefault="004D2A36">
      <w:pPr>
        <w:pStyle w:val="CommentText"/>
      </w:pPr>
    </w:p>
    <w:p w14:paraId="03AFD534" w14:textId="77777777" w:rsidR="004D2A36" w:rsidRDefault="004D2A36">
      <w:pPr>
        <w:pStyle w:val="CommentText"/>
      </w:pPr>
      <w:r>
        <w:t>I also looked at the 1995 version of this book, but it didn’t have much to say.</w:t>
      </w:r>
    </w:p>
    <w:p w14:paraId="0B92D661" w14:textId="77777777" w:rsidR="004D2A36" w:rsidRDefault="004D2A36">
      <w:pPr>
        <w:pStyle w:val="CommentText"/>
      </w:pPr>
    </w:p>
    <w:p w14:paraId="1B36FA58" w14:textId="77777777" w:rsidR="004D2A36" w:rsidRDefault="004D2A36">
      <w:pPr>
        <w:pStyle w:val="CommentText"/>
      </w:pPr>
      <w:r>
        <w:t xml:space="preserve"> </w:t>
      </w:r>
    </w:p>
  </w:comment>
  <w:comment w:id="13" w:author="JG Walker" w:date="2016-06-13T17:37:00Z" w:initials="JW">
    <w:p w14:paraId="272EB0CD" w14:textId="77777777" w:rsidR="004D2A36" w:rsidRDefault="004D2A36">
      <w:pPr>
        <w:pStyle w:val="CommentText"/>
      </w:pPr>
      <w:r>
        <w:rPr>
          <w:rStyle w:val="CommentReference"/>
        </w:rPr>
        <w:annotationRef/>
      </w:r>
      <w:r>
        <w:t>Does anyone know or have this reference?</w:t>
      </w:r>
    </w:p>
  </w:comment>
  <w:comment w:id="14" w:author="Clay" w:date="2016-06-13T17:37:00Z" w:initials="C">
    <w:p w14:paraId="4541701B" w14:textId="77777777" w:rsidR="004D2A36" w:rsidRDefault="004D2A36">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4D2A36" w:rsidRDefault="004D2A36">
      <w:pPr>
        <w:pStyle w:val="CommentText"/>
      </w:pPr>
    </w:p>
    <w:p w14:paraId="30526A42" w14:textId="77777777" w:rsidR="004D2A36" w:rsidRDefault="004D2A36">
      <w:pPr>
        <w:pStyle w:val="CommentText"/>
      </w:pPr>
      <w:r>
        <w:t>JW: That seems standard to me. I suppose if there were vertical transmission in intermediate hosts they could avoid the environmental transmission part?</w:t>
      </w:r>
    </w:p>
  </w:comment>
  <w:comment w:id="15" w:author="Jo Cable" w:date="2016-06-13T17:37:00Z" w:initials="JC">
    <w:p w14:paraId="64C3260A" w14:textId="77777777" w:rsidR="004D2A36" w:rsidRDefault="004D2A36">
      <w:pPr>
        <w:pStyle w:val="CommentText"/>
      </w:pPr>
      <w:r>
        <w:rPr>
          <w:rStyle w:val="CommentReference"/>
        </w:rPr>
        <w:annotationRef/>
      </w:r>
      <w:r>
        <w:t>Clarify if simple or complex life cycle before going into details of the two parasites</w:t>
      </w:r>
    </w:p>
  </w:comment>
  <w:comment w:id="17" w:author="Jo Cable" w:date="2016-06-13T17:37:00Z" w:initials="JC">
    <w:p w14:paraId="2D973316" w14:textId="77777777" w:rsidR="004D2A36" w:rsidRDefault="004D2A36">
      <w:pPr>
        <w:pStyle w:val="CommentText"/>
      </w:pPr>
      <w:r>
        <w:rPr>
          <w:rStyle w:val="CommentReference"/>
        </w:rPr>
        <w:annotationRef/>
      </w:r>
      <w:r>
        <w:t>Or infect?</w:t>
      </w:r>
    </w:p>
    <w:p w14:paraId="1C8FAA96" w14:textId="77777777" w:rsidR="004D2A36" w:rsidRDefault="004D2A36">
      <w:pPr>
        <w:pStyle w:val="CommentText"/>
      </w:pPr>
    </w:p>
    <w:p w14:paraId="4E8FFCEE" w14:textId="77777777" w:rsidR="004D2A36" w:rsidRDefault="004D2A36">
      <w:pPr>
        <w:pStyle w:val="CommentText"/>
      </w:pPr>
      <w:r>
        <w:t>Invade implies going into new environment to me…or perhaps that is intended?</w:t>
      </w:r>
    </w:p>
    <w:p w14:paraId="04E71865" w14:textId="77777777" w:rsidR="004D2A36" w:rsidRDefault="004D2A36">
      <w:pPr>
        <w:pStyle w:val="CommentText"/>
      </w:pPr>
    </w:p>
    <w:p w14:paraId="309F9DAE" w14:textId="77777777" w:rsidR="004D2A36" w:rsidRDefault="004D2A36">
      <w:pPr>
        <w:pStyle w:val="CommentText"/>
      </w:pPr>
      <w:r>
        <w:t>CEC: “invade” is the term used in the evolutionary game theory literature</w:t>
      </w:r>
    </w:p>
  </w:comment>
  <w:comment w:id="18" w:author="Jo Cable" w:date="2016-06-13T17:37:00Z" w:initials="JC">
    <w:p w14:paraId="7670DE85" w14:textId="77777777" w:rsidR="004D2A36" w:rsidRDefault="004D2A36">
      <w:pPr>
        <w:pStyle w:val="CommentText"/>
      </w:pPr>
      <w:r>
        <w:rPr>
          <w:rStyle w:val="CommentReference"/>
        </w:rPr>
        <w:annotationRef/>
      </w:r>
      <w:r>
        <w:t>Perhaps need to define R0 for the generalist readership of Phil Trans</w:t>
      </w:r>
    </w:p>
  </w:comment>
  <w:comment w:id="19" w:author="Amy Hurford" w:date="2016-06-13T17:37:00Z" w:initials="AH">
    <w:p w14:paraId="63158B00" w14:textId="77777777" w:rsidR="004D2A36" w:rsidRDefault="004D2A36">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23" w:author="Jo Cable" w:date="2016-06-13T17:37:00Z" w:initials="JC">
    <w:p w14:paraId="4C82746A" w14:textId="77777777" w:rsidR="004D2A36" w:rsidRDefault="004D2A36">
      <w:pPr>
        <w:pStyle w:val="CommentText"/>
      </w:pPr>
      <w:r>
        <w:rPr>
          <w:rStyle w:val="CommentReference"/>
        </w:rPr>
        <w:annotationRef/>
      </w:r>
      <w:r>
        <w:t>Assume this is going to change</w:t>
      </w:r>
    </w:p>
    <w:p w14:paraId="43B8D22F" w14:textId="77777777" w:rsidR="004D2A36" w:rsidRDefault="004D2A36">
      <w:pPr>
        <w:pStyle w:val="CommentText"/>
      </w:pPr>
    </w:p>
    <w:p w14:paraId="24644073" w14:textId="77777777" w:rsidR="004D2A36" w:rsidRDefault="004D2A36">
      <w:pPr>
        <w:pStyle w:val="CommentText"/>
      </w:pPr>
      <w:r>
        <w:t>But I guess all this section is Clay short hand and some will be moved to results?</w:t>
      </w:r>
    </w:p>
  </w:comment>
  <w:comment w:id="24" w:author="JG Walker" w:date="2016-06-13T17:37:00Z" w:initials="JW">
    <w:p w14:paraId="35093A6B" w14:textId="77777777" w:rsidR="004D2A36" w:rsidRDefault="004D2A36">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3E12EF04" w14:textId="77777777" w:rsidR="004D2A36" w:rsidRDefault="004D2A36">
      <w:pPr>
        <w:pStyle w:val="CommentText"/>
      </w:pPr>
    </w:p>
    <w:p w14:paraId="7768459D" w14:textId="77777777" w:rsidR="004D2A36" w:rsidRDefault="004D2A36">
      <w:pPr>
        <w:pStyle w:val="CommentText"/>
      </w:pPr>
      <w:r>
        <w:t xml:space="preserve">Is it just this one which is cited in the next sentence? </w:t>
      </w:r>
    </w:p>
    <w:p w14:paraId="76439E14" w14:textId="77777777" w:rsidR="004D2A36" w:rsidRDefault="004D2A36">
      <w:pPr>
        <w:pStyle w:val="CommentText"/>
      </w:pPr>
    </w:p>
    <w:p w14:paraId="1B1463D2" w14:textId="77777777" w:rsidR="004D2A36" w:rsidRDefault="004D2A36">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27" w:author="Clay Cressler" w:date="2016-06-20T12:58:00Z" w:initials="CC">
    <w:p w14:paraId="7846412F" w14:textId="77777777" w:rsidR="004D2A36" w:rsidRPr="00E30056" w:rsidRDefault="004D2A36">
      <w:pPr>
        <w:pStyle w:val="CommentText"/>
      </w:pPr>
      <w:ins w:id="30" w:author="Clay Cressler" w:date="2016-06-20T12:37:00Z">
        <w:r>
          <w:rPr>
            <w:rStyle w:val="CommentReference"/>
          </w:rPr>
          <w:annotationRef/>
        </w:r>
      </w:ins>
      <w:r>
        <w:t xml:space="preserve">Hechinger, R. 2013. A metabolic and body-size scaling framework for parasite within-host abundance, biomass, and energy flux. </w:t>
      </w:r>
      <w:r>
        <w:rPr>
          <w:i/>
        </w:rPr>
        <w:t xml:space="preserve">Am. Nat. </w:t>
      </w:r>
      <w:r>
        <w:t>182: 234-248.</w:t>
      </w:r>
    </w:p>
  </w:comment>
  <w:comment w:id="32" w:author="Amy Hurford" w:date="2016-06-13T17:37:00Z" w:initials="AH">
    <w:p w14:paraId="3A3F965F" w14:textId="77777777" w:rsidR="004D2A36" w:rsidRDefault="004D2A36">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33" w:author="Clay" w:date="2016-06-13T17:37:00Z" w:initials="C">
    <w:p w14:paraId="34787C60" w14:textId="77777777" w:rsidR="004D2A36" w:rsidRDefault="004D2A36">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34" w:author="Clay" w:date="2016-06-13T17:37:00Z" w:initials="C">
    <w:p w14:paraId="0D483BC1" w14:textId="77777777" w:rsidR="004D2A36" w:rsidRDefault="004D2A36">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328" w:author="Jo Cable" w:date="2016-06-13T17:37:00Z" w:initials="JC">
    <w:p w14:paraId="27291C87" w14:textId="77777777" w:rsidR="004D2A36" w:rsidRDefault="004D2A36">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329" w:author="Jo Cable" w:date="2016-06-13T17:37:00Z" w:initials="JC">
    <w:p w14:paraId="6F383078" w14:textId="77777777" w:rsidR="004D2A36" w:rsidRDefault="004D2A36">
      <w:pPr>
        <w:pStyle w:val="CommentText"/>
      </w:pPr>
      <w:r>
        <w:rPr>
          <w:rStyle w:val="CommentReference"/>
        </w:rPr>
        <w:annotationRef/>
      </w:r>
      <w:r>
        <w:t>Why not just say they were totally excluded from all analyses?</w:t>
      </w:r>
    </w:p>
    <w:p w14:paraId="59A86C18" w14:textId="77777777" w:rsidR="004D2A36" w:rsidRDefault="004D2A36">
      <w:pPr>
        <w:pStyle w:val="CommentText"/>
      </w:pPr>
    </w:p>
    <w:p w14:paraId="2D47C257" w14:textId="77777777" w:rsidR="004D2A36" w:rsidRDefault="004D2A36">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332" w:author="Jo Cable" w:date="2016-06-13T17:37:00Z" w:initials="JC">
    <w:p w14:paraId="34F7537B" w14:textId="77777777" w:rsidR="004D2A36" w:rsidRDefault="004D2A36">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4D2A36" w:rsidRDefault="004D2A36">
      <w:pPr>
        <w:pStyle w:val="CommentText"/>
      </w:pPr>
    </w:p>
    <w:p w14:paraId="338311ED" w14:textId="77777777" w:rsidR="004D2A36" w:rsidRDefault="004D2A36">
      <w:pPr>
        <w:pStyle w:val="CommentText"/>
      </w:pPr>
      <w:r>
        <w:t>Ok this is answered in the next paragraph – but I don't understand it</w:t>
      </w:r>
    </w:p>
  </w:comment>
  <w:comment w:id="333" w:author="Jo Cable" w:date="2016-06-13T17:37:00Z" w:initials="JC">
    <w:p w14:paraId="465373DC" w14:textId="77777777" w:rsidR="004D2A36" w:rsidRDefault="004D2A36">
      <w:pPr>
        <w:pStyle w:val="CommentText"/>
      </w:pPr>
      <w:r>
        <w:rPr>
          <w:rStyle w:val="CommentReference"/>
        </w:rPr>
        <w:annotationRef/>
      </w:r>
      <w:r>
        <w:t>?</w:t>
      </w:r>
    </w:p>
  </w:comment>
  <w:comment w:id="335" w:author="Jo Cable" w:date="2016-06-13T17:37:00Z" w:initials="JC">
    <w:p w14:paraId="0A9092B2" w14:textId="77777777" w:rsidR="004D2A36" w:rsidRDefault="004D2A36">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336" w:author="SJP" w:date="2016-06-13T17:37:00Z" w:initials="MOU">
    <w:p w14:paraId="67586CFC" w14:textId="77777777" w:rsidR="004D2A36" w:rsidRDefault="004D2A36">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337" w:author="Jo Cable" w:date="2016-06-13T17:37:00Z" w:initials="JC">
    <w:p w14:paraId="4659F3D6" w14:textId="77777777" w:rsidR="004D2A36" w:rsidRDefault="004D2A36">
      <w:pPr>
        <w:pStyle w:val="CommentText"/>
      </w:pPr>
      <w:r>
        <w:rPr>
          <w:rStyle w:val="CommentReference"/>
        </w:rPr>
        <w:annotationRef/>
      </w:r>
      <w:proofErr w:type="gramStart"/>
      <w:r>
        <w:t>why</w:t>
      </w:r>
      <w:proofErr w:type="gramEnd"/>
      <w:r>
        <w:t xml:space="preserve"> not order this after SPD in table</w:t>
      </w:r>
    </w:p>
  </w:comment>
  <w:comment w:id="338" w:author="JG Walker" w:date="2016-06-13T17:37:00Z" w:initials="JW">
    <w:p w14:paraId="03EC2EFD" w14:textId="77777777" w:rsidR="004D2A36" w:rsidRDefault="004D2A36">
      <w:pPr>
        <w:pStyle w:val="CommentText"/>
      </w:pPr>
      <w:r>
        <w:rPr>
          <w:rStyle w:val="CommentReference"/>
        </w:rPr>
        <w:annotationRef/>
      </w:r>
      <w:r>
        <w:t>Possibly only include one of these</w:t>
      </w:r>
    </w:p>
  </w:comment>
  <w:comment w:id="339" w:author="Jo Cable" w:date="2016-06-13T17:37:00Z" w:initials="JC">
    <w:p w14:paraId="16D35603" w14:textId="77777777" w:rsidR="004D2A36" w:rsidRDefault="004D2A36">
      <w:pPr>
        <w:pStyle w:val="CommentText"/>
      </w:pPr>
      <w:r>
        <w:rPr>
          <w:rStyle w:val="CommentReference"/>
        </w:rPr>
        <w:annotationRef/>
      </w:r>
      <w:proofErr w:type="gramStart"/>
      <w:r>
        <w:t>reminder</w:t>
      </w:r>
      <w:proofErr w:type="gramEnd"/>
      <w:r>
        <w:t xml:space="preserve"> reader what they are</w:t>
      </w:r>
    </w:p>
  </w:comment>
  <w:comment w:id="340" w:author="Jo Cable" w:date="2016-06-13T17:37:00Z" w:initials="JC">
    <w:p w14:paraId="44976A1C" w14:textId="77777777" w:rsidR="004D2A36" w:rsidRDefault="004D2A36">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4D2A36" w:rsidRDefault="004D2A36">
      <w:pPr>
        <w:pStyle w:val="CommentText"/>
      </w:pPr>
    </w:p>
    <w:p w14:paraId="337B2BA2" w14:textId="77777777" w:rsidR="004D2A36" w:rsidRDefault="004D2A36">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4D2A36" w:rsidRDefault="004D2A36">
      <w:pPr>
        <w:pStyle w:val="CommentText"/>
      </w:pPr>
    </w:p>
    <w:p w14:paraId="6684E140" w14:textId="77777777" w:rsidR="004D2A36" w:rsidRDefault="004D2A36">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341" w:author="Jo Cable" w:date="2016-06-13T17:37:00Z" w:initials="JC">
    <w:p w14:paraId="12C24C37" w14:textId="77777777" w:rsidR="004D2A36" w:rsidRDefault="004D2A36">
      <w:pPr>
        <w:pStyle w:val="CommentText"/>
      </w:pPr>
      <w:r>
        <w:rPr>
          <w:rStyle w:val="CommentReference"/>
        </w:rPr>
        <w:annotationRef/>
      </w:r>
      <w:proofErr w:type="gramStart"/>
      <w:r>
        <w:t>and</w:t>
      </w:r>
      <w:proofErr w:type="gramEnd"/>
      <w:r>
        <w:t xml:space="preserve"> then averaged for  that species?</w:t>
      </w:r>
    </w:p>
    <w:p w14:paraId="42F2860A" w14:textId="77777777" w:rsidR="004D2A36" w:rsidRDefault="004D2A36">
      <w:pPr>
        <w:pStyle w:val="CommentText"/>
      </w:pPr>
    </w:p>
    <w:p w14:paraId="6D0CFFFA" w14:textId="77777777" w:rsidR="004D2A36" w:rsidRDefault="004D2A36">
      <w:pPr>
        <w:pStyle w:val="CommentText"/>
      </w:pPr>
      <w:r>
        <w:t>JW: no, a parasite found in one region was essentially considered separately from the same parasite found in another region</w:t>
      </w:r>
    </w:p>
  </w:comment>
  <w:comment w:id="342" w:author="Jo Cable" w:date="2016-06-13T17:37:00Z" w:initials="JC">
    <w:p w14:paraId="26C50B90" w14:textId="77777777" w:rsidR="004D2A36" w:rsidRDefault="004D2A36">
      <w:pPr>
        <w:pStyle w:val="CommentText"/>
      </w:pPr>
      <w:r>
        <w:rPr>
          <w:rStyle w:val="CommentReference"/>
        </w:rPr>
        <w:annotationRef/>
      </w:r>
      <w:r>
        <w:t xml:space="preserve">How do you envisage the results section looking? Re: Clay’s </w:t>
      </w:r>
      <w:proofErr w:type="gramStart"/>
      <w:r>
        <w:t>model ?</w:t>
      </w:r>
      <w:proofErr w:type="gramEnd"/>
    </w:p>
  </w:comment>
  <w:comment w:id="343" w:author="Jo Cable" w:date="2016-06-13T17:37:00Z" w:initials="JC">
    <w:p w14:paraId="705962F5" w14:textId="77777777" w:rsidR="004D2A36" w:rsidRDefault="004D2A36">
      <w:pPr>
        <w:pStyle w:val="CommentText"/>
      </w:pPr>
      <w:r>
        <w:rPr>
          <w:rStyle w:val="CommentReference"/>
        </w:rPr>
        <w:annotationRef/>
      </w:r>
      <w:r>
        <w:t>Can you just say it can not be tested?</w:t>
      </w:r>
    </w:p>
  </w:comment>
  <w:comment w:id="344" w:author="Clay" w:date="2016-06-13T17:37:00Z" w:initials="C">
    <w:p w14:paraId="3036546E" w14:textId="77777777" w:rsidR="004D2A36" w:rsidRDefault="004D2A36"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4D2A36" w:rsidRDefault="004D2A36" w:rsidP="003B121B">
      <w:pPr>
        <w:pStyle w:val="CommentText"/>
      </w:pPr>
    </w:p>
    <w:p w14:paraId="6FD2F986" w14:textId="77777777" w:rsidR="004D2A36" w:rsidRDefault="004D2A36"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345" w:author="Clay" w:date="2016-06-13T17:37:00Z" w:initials="C">
    <w:p w14:paraId="0BBB8624" w14:textId="77777777" w:rsidR="004D2A36" w:rsidRDefault="004D2A36" w:rsidP="003B121B">
      <w:pPr>
        <w:pStyle w:val="CommentText"/>
      </w:pPr>
      <w:r>
        <w:rPr>
          <w:rStyle w:val="CommentReference"/>
        </w:rPr>
        <w:annotationRef/>
      </w:r>
      <w:r>
        <w:t>These distributions should be shown somewhere.</w:t>
      </w:r>
    </w:p>
    <w:p w14:paraId="3415BB51" w14:textId="77777777" w:rsidR="004D2A36" w:rsidRDefault="004D2A36" w:rsidP="003B121B">
      <w:pPr>
        <w:pStyle w:val="CommentText"/>
      </w:pPr>
    </w:p>
    <w:p w14:paraId="40BFDAA8" w14:textId="77777777" w:rsidR="004D2A36" w:rsidRDefault="004D2A36"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346" w:author="Clay Cressler" w:date="2016-06-20T15:54:00Z" w:initials="CC">
    <w:p w14:paraId="1B343CC5" w14:textId="77777777" w:rsidR="004D2A36" w:rsidRDefault="004D2A36">
      <w:pPr>
        <w:pStyle w:val="CommentText"/>
      </w:pPr>
      <w:r>
        <w:rPr>
          <w:rStyle w:val="CommentReference"/>
        </w:rPr>
        <w:annotationRef/>
      </w:r>
      <w:r>
        <w:t>I agree with Amy here – some figures are essential.</w:t>
      </w:r>
    </w:p>
  </w:comment>
  <w:comment w:id="347" w:author="Amy Hurford" w:date="2016-06-13T17:37:00Z" w:initials="AH">
    <w:p w14:paraId="3E0C0DF6" w14:textId="77777777" w:rsidR="004D2A36" w:rsidRDefault="004D2A36">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349" w:author="Clay" w:date="2016-06-13T17:37:00Z" w:initials="C">
    <w:p w14:paraId="6F805947" w14:textId="77777777" w:rsidR="004D2A36" w:rsidRDefault="004D2A36">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350" w:author="JG Walker" w:date="2016-06-13T17:37:00Z" w:initials="JW">
    <w:p w14:paraId="29EDDA80" w14:textId="77777777" w:rsidR="004D2A36" w:rsidRDefault="004D2A36">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351" w:author="JG Walker" w:date="2016-06-13T17:37:00Z" w:initials="JW">
    <w:p w14:paraId="24E434F2" w14:textId="77777777" w:rsidR="004D2A36" w:rsidRDefault="004D2A36">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354" w:author="Clay Cressler" w:date="2016-06-20T19:27:00Z" w:initials="CC">
    <w:p w14:paraId="38D0DA62" w14:textId="6CFAEE72" w:rsidR="004D2A36" w:rsidRPr="003627AC" w:rsidRDefault="004D2A36">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355" w:author="Clay Cressler" w:date="2016-06-20T19:12:00Z" w:initials="CC">
    <w:p w14:paraId="6E34F9F6" w14:textId="7D60C916" w:rsidR="004D2A36" w:rsidRPr="00A51431" w:rsidRDefault="004D2A36">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356" w:author="Clay Cressler" w:date="2016-06-20T19:14:00Z" w:initials="CC">
    <w:p w14:paraId="66032CBD" w14:textId="695D3647" w:rsidR="004D2A36" w:rsidRPr="00A51431" w:rsidRDefault="004D2A36">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357" w:author="Clay Cressler" w:date="2016-06-20T19:19:00Z" w:initials="CC">
    <w:p w14:paraId="208E3499" w14:textId="66C12026" w:rsidR="004D2A36" w:rsidRPr="006C3F5A" w:rsidRDefault="004D2A36">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358" w:author="Clay Cressler" w:date="2016-06-20T19:30:00Z" w:initials="CC">
    <w:p w14:paraId="6E382E02" w14:textId="77777777" w:rsidR="004D2A36" w:rsidRPr="005B51B0" w:rsidRDefault="004D2A36"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359" w:author="Clay Cressler" w:date="2016-06-20T19:30:00Z" w:initials="CC">
    <w:p w14:paraId="7C49E7A7" w14:textId="77777777" w:rsidR="004D2A36" w:rsidRPr="007F4B49" w:rsidRDefault="004D2A36" w:rsidP="003627AC">
      <w:pPr>
        <w:pStyle w:val="CommentText"/>
      </w:pPr>
      <w:r>
        <w:rPr>
          <w:rStyle w:val="CommentReference"/>
        </w:rPr>
        <w:annotationRef/>
      </w:r>
      <w:proofErr w:type="spellStart"/>
      <w:r>
        <w:t>Schmid-Hempel</w:t>
      </w:r>
      <w:proofErr w:type="spellEnd"/>
      <w:r>
        <w:t xml:space="preserve">, P. 2013. </w:t>
      </w:r>
      <w:r>
        <w:rPr>
          <w:i/>
        </w:rPr>
        <w:t xml:space="preserve">Evolutionary Parasitology. </w:t>
      </w:r>
      <w:r>
        <w:t>Oxford University Press.</w:t>
      </w:r>
    </w:p>
  </w:comment>
  <w:comment w:id="360" w:author="Clay Cressler" w:date="2016-06-20T19:41:00Z" w:initials="CC">
    <w:p w14:paraId="24C97DB3" w14:textId="078FDBEC" w:rsidR="004D2A36" w:rsidRPr="00AD4348" w:rsidRDefault="004D2A36">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361" w:author="Clay Cressler" w:date="2016-06-20T14:49:00Z" w:initials="CC">
    <w:p w14:paraId="61CFF696" w14:textId="77777777" w:rsidR="004D2A36" w:rsidRDefault="004D2A36"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362" w:author="Clay Cressler" w:date="2016-06-20T14:37:00Z" w:initials="CC">
    <w:p w14:paraId="0233CE0F" w14:textId="77777777" w:rsidR="004D2A36" w:rsidRPr="00915A40" w:rsidRDefault="004D2A36"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363" w:author="Clay Cressler" w:date="2016-06-20T17:42:00Z" w:initials="CC">
    <w:p w14:paraId="32E450FC" w14:textId="77777777" w:rsidR="004D2A36" w:rsidRPr="00357BBC" w:rsidRDefault="004D2A36"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364" w:author="Clay Cressler" w:date="2016-06-20T17:54:00Z" w:initials="CC">
    <w:p w14:paraId="5FEB4EFE" w14:textId="77777777" w:rsidR="004D2A36" w:rsidRPr="00915A40" w:rsidRDefault="004D2A36"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365" w:author="Clay Cressler" w:date="2016-06-20T18:33:00Z" w:initials="CC">
    <w:p w14:paraId="4D58971B" w14:textId="25830335" w:rsidR="004D2A36" w:rsidRDefault="004D2A36">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4D2A36" w:rsidRDefault="004D2A36">
      <w:pPr>
        <w:pStyle w:val="CommentText"/>
      </w:pPr>
    </w:p>
    <w:p w14:paraId="22271DBF" w14:textId="2879F378" w:rsidR="004D2A36" w:rsidRPr="00C6115E" w:rsidRDefault="004D2A36">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366" w:author="Clay Cressler" w:date="2016-06-20T20:12:00Z" w:initials="CC">
    <w:p w14:paraId="2E607EA8" w14:textId="46E7C441" w:rsidR="004D2A36" w:rsidRDefault="004D2A36">
      <w:pPr>
        <w:pStyle w:val="CommentText"/>
      </w:pPr>
      <w:r>
        <w:rPr>
          <w:rStyle w:val="CommentReference"/>
        </w:rPr>
        <w:annotationRef/>
      </w:r>
    </w:p>
  </w:comment>
  <w:comment w:id="367" w:author="JG Walker" w:date="2016-06-13T17:37:00Z" w:initials="JW">
    <w:p w14:paraId="0B322984" w14:textId="77777777" w:rsidR="004D2A36" w:rsidRDefault="004D2A36">
      <w:pPr>
        <w:pStyle w:val="CommentText"/>
      </w:pPr>
      <w:r>
        <w:rPr>
          <w:rStyle w:val="CommentReference"/>
        </w:rPr>
        <w:annotationRef/>
      </w:r>
      <w:r>
        <w:t>Undergrads who helped with data entry?? Transmission retreat?</w:t>
      </w:r>
    </w:p>
  </w:comment>
  <w:comment w:id="368" w:author="SJP" w:date="2016-06-13T17:37:00Z" w:initials="MOU">
    <w:p w14:paraId="1E6F7569" w14:textId="77777777" w:rsidR="004D2A36" w:rsidRDefault="004D2A36" w:rsidP="00B34BF1">
      <w:pPr>
        <w:pStyle w:val="CommentText"/>
      </w:pPr>
      <w:r>
        <w:rPr>
          <w:rStyle w:val="CommentReference"/>
        </w:rPr>
        <w:annotationRef/>
      </w:r>
      <w:r>
        <w:t>We threw out the database that she worked on but still might be nice to include.</w:t>
      </w:r>
    </w:p>
  </w:comment>
  <w:comment w:id="369" w:author="JG Walker" w:date="2016-06-13T17:37:00Z" w:initials="JW">
    <w:p w14:paraId="34F8096C" w14:textId="77777777" w:rsidR="004D2A36" w:rsidRDefault="004D2A36">
      <w:pPr>
        <w:pStyle w:val="CommentText"/>
      </w:pPr>
      <w:r>
        <w:rPr>
          <w:rStyle w:val="CommentReference"/>
        </w:rPr>
        <w:annotationRef/>
      </w:r>
      <w:r>
        <w:t>I can create a spreadsheet with the final metrics &amp; traits to include in supplementary?</w:t>
      </w:r>
    </w:p>
  </w:comment>
  <w:comment w:id="370" w:author="JG Walker" w:date="2016-06-13T17:37:00Z" w:initials="JW">
    <w:p w14:paraId="2A8E4AA1" w14:textId="77777777" w:rsidR="004D2A36" w:rsidRPr="006473CD" w:rsidRDefault="004D2A36" w:rsidP="00194D56">
      <w:pPr>
        <w:shd w:val="clear" w:color="auto" w:fill="FFFFFF"/>
        <w:textAlignment w:val="baseline"/>
        <w:rPr>
          <w:color w:val="333333"/>
          <w:szCs w:val="24"/>
        </w:rPr>
      </w:pPr>
      <w:r>
        <w:rPr>
          <w:rStyle w:val="CommentReference"/>
        </w:rPr>
        <w:annotationRef/>
      </w:r>
    </w:p>
    <w:p w14:paraId="2FD1C686" w14:textId="77777777" w:rsidR="004D2A36" w:rsidRDefault="004D2A36"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371" w:author="JG Walker" w:date="2016-06-13T17:37:00Z" w:initials="JW">
    <w:p w14:paraId="1DB9D9D3" w14:textId="77777777" w:rsidR="004D2A36" w:rsidRDefault="004D2A36"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4D2A36" w:rsidRDefault="004D2A36">
      <w:pPr>
        <w:pStyle w:val="CommentText"/>
      </w:pPr>
    </w:p>
  </w:comment>
  <w:comment w:id="372" w:author="JG Walker" w:date="2016-06-13T17:37:00Z" w:initials="JW">
    <w:p w14:paraId="02E4FE3D" w14:textId="77777777" w:rsidR="004D2A36" w:rsidRDefault="004D2A36" w:rsidP="006473CD">
      <w:pPr>
        <w:pStyle w:val="CommentText"/>
      </w:pPr>
      <w:r>
        <w:rPr>
          <w:rStyle w:val="CommentReference"/>
        </w:rPr>
        <w:annotationRef/>
      </w:r>
      <w:r>
        <w:t>To format and proofread.</w:t>
      </w:r>
    </w:p>
  </w:comment>
  <w:comment w:id="379" w:author="Amy Hurford" w:date="2016-06-13T17:37:00Z" w:initials="AH">
    <w:p w14:paraId="25FA2AFA" w14:textId="77777777" w:rsidR="004D2A36" w:rsidRDefault="004D2A36">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4D2A36" w:rsidRDefault="004D2A36">
      <w:r>
        <w:separator/>
      </w:r>
    </w:p>
  </w:endnote>
  <w:endnote w:type="continuationSeparator" w:id="0">
    <w:p w14:paraId="5CC49142" w14:textId="77777777" w:rsidR="004D2A36" w:rsidRDefault="004D2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4D2A36" w:rsidRDefault="004D2A36" w:rsidP="00D774E2">
    <w:pPr>
      <w:tabs>
        <w:tab w:val="right" w:pos="9923"/>
      </w:tabs>
      <w:rPr>
        <w:rFonts w:ascii="Arial" w:hAnsi="Arial" w:cs="Arial"/>
        <w:b/>
        <w:sz w:val="17"/>
        <w:szCs w:val="17"/>
      </w:rPr>
    </w:pPr>
  </w:p>
  <w:p w14:paraId="0DE2FBB8" w14:textId="77777777" w:rsidR="004D2A36" w:rsidRPr="004E5F6D" w:rsidRDefault="004D2A36"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4D2A36" w:rsidRPr="00D3653D" w:rsidRDefault="004D2A36" w:rsidP="00D774E2">
    <w:pPr>
      <w:tabs>
        <w:tab w:val="right" w:pos="9923"/>
      </w:tabs>
      <w:rPr>
        <w:i/>
        <w:color w:val="666666"/>
        <w:sz w:val="18"/>
        <w:szCs w:val="18"/>
      </w:rPr>
    </w:pPr>
  </w:p>
  <w:p w14:paraId="6177978D" w14:textId="77777777" w:rsidR="004D2A36" w:rsidRPr="001B02A0" w:rsidRDefault="004D2A36"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4D2A36" w:rsidRPr="00F234D5" w:rsidRDefault="004D2A36"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4D2A36" w:rsidRDefault="004D2A36">
      <w:r>
        <w:separator/>
      </w:r>
    </w:p>
  </w:footnote>
  <w:footnote w:type="continuationSeparator" w:id="0">
    <w:p w14:paraId="6B99D1E2" w14:textId="77777777" w:rsidR="004D2A36" w:rsidRDefault="004D2A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4D2A36" w:rsidRPr="00516B22" w:rsidRDefault="004D2A36"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4D2A36" w:rsidRPr="003F3A19" w:rsidRDefault="004D2A36"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4D2A36" w:rsidRDefault="004D2A36"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4D2A36" w:rsidRPr="00516B22" w:rsidRDefault="004D2A36" w:rsidP="00D774E2">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4D2A36" w:rsidRPr="00516B22" w:rsidRDefault="004D2A36" w:rsidP="00D774E2">
    <w:pPr>
      <w:pBdr>
        <w:bottom w:val="single" w:sz="6" w:space="1" w:color="auto"/>
      </w:pBdr>
      <w:tabs>
        <w:tab w:val="right" w:pos="9923"/>
      </w:tabs>
      <w:jc w:val="right"/>
      <w:rPr>
        <w:i/>
        <w:color w:val="000000"/>
        <w:sz w:val="18"/>
        <w:szCs w:val="18"/>
        <w:lang w:val="fr-FR"/>
      </w:rPr>
    </w:pPr>
  </w:p>
  <w:p w14:paraId="4E04280B" w14:textId="77777777" w:rsidR="004D2A36" w:rsidRDefault="004D2A36"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4D2A36" w:rsidRPr="00FF0DAA" w:rsidRDefault="004D2A36"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4D2A36" w:rsidRPr="00FF0DAA" w:rsidRDefault="004D2A36"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4D2A36" w:rsidRPr="000063D6" w:rsidRDefault="004D2A36"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4D2A36" w:rsidRDefault="004D2A36"/>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4D2A36" w:rsidRPr="00090077" w:rsidRDefault="004D2A36"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62231"/>
    <w:rsid w:val="000650C2"/>
    <w:rsid w:val="00076CEE"/>
    <w:rsid w:val="000834B0"/>
    <w:rsid w:val="000C2410"/>
    <w:rsid w:val="000D3361"/>
    <w:rsid w:val="000E25BA"/>
    <w:rsid w:val="000E3760"/>
    <w:rsid w:val="0010542B"/>
    <w:rsid w:val="00117852"/>
    <w:rsid w:val="001178B4"/>
    <w:rsid w:val="001243E9"/>
    <w:rsid w:val="00125BA7"/>
    <w:rsid w:val="001401A9"/>
    <w:rsid w:val="00146C34"/>
    <w:rsid w:val="001473DB"/>
    <w:rsid w:val="00161F5E"/>
    <w:rsid w:val="0017367B"/>
    <w:rsid w:val="00192BA9"/>
    <w:rsid w:val="001937A1"/>
    <w:rsid w:val="00194D56"/>
    <w:rsid w:val="001A04F2"/>
    <w:rsid w:val="001A1E01"/>
    <w:rsid w:val="001B1701"/>
    <w:rsid w:val="001C3027"/>
    <w:rsid w:val="001C526B"/>
    <w:rsid w:val="001D033E"/>
    <w:rsid w:val="001E742B"/>
    <w:rsid w:val="001E7B91"/>
    <w:rsid w:val="001F03E9"/>
    <w:rsid w:val="001F5415"/>
    <w:rsid w:val="002152F5"/>
    <w:rsid w:val="002247D6"/>
    <w:rsid w:val="002354A6"/>
    <w:rsid w:val="00246C30"/>
    <w:rsid w:val="0025264C"/>
    <w:rsid w:val="00254332"/>
    <w:rsid w:val="00263FED"/>
    <w:rsid w:val="00284EB9"/>
    <w:rsid w:val="00290387"/>
    <w:rsid w:val="002A7AF6"/>
    <w:rsid w:val="002C1264"/>
    <w:rsid w:val="002D4F81"/>
    <w:rsid w:val="002D71EF"/>
    <w:rsid w:val="002E2D7E"/>
    <w:rsid w:val="002F2736"/>
    <w:rsid w:val="002F4FE0"/>
    <w:rsid w:val="00300BF7"/>
    <w:rsid w:val="003165DF"/>
    <w:rsid w:val="00322E3D"/>
    <w:rsid w:val="00330373"/>
    <w:rsid w:val="00331433"/>
    <w:rsid w:val="00337C99"/>
    <w:rsid w:val="00351824"/>
    <w:rsid w:val="00352DBD"/>
    <w:rsid w:val="00354210"/>
    <w:rsid w:val="003542CA"/>
    <w:rsid w:val="00357BBC"/>
    <w:rsid w:val="003627AC"/>
    <w:rsid w:val="00366BDB"/>
    <w:rsid w:val="00372782"/>
    <w:rsid w:val="00381EC0"/>
    <w:rsid w:val="00383AF5"/>
    <w:rsid w:val="003861EA"/>
    <w:rsid w:val="00396C20"/>
    <w:rsid w:val="003B121B"/>
    <w:rsid w:val="003F0714"/>
    <w:rsid w:val="00400644"/>
    <w:rsid w:val="004027E3"/>
    <w:rsid w:val="004065CB"/>
    <w:rsid w:val="004076D7"/>
    <w:rsid w:val="00415F58"/>
    <w:rsid w:val="00417D0E"/>
    <w:rsid w:val="00420C16"/>
    <w:rsid w:val="00437A17"/>
    <w:rsid w:val="004525E0"/>
    <w:rsid w:val="00462E14"/>
    <w:rsid w:val="00467DA8"/>
    <w:rsid w:val="00475689"/>
    <w:rsid w:val="00481CEB"/>
    <w:rsid w:val="0048212F"/>
    <w:rsid w:val="00490105"/>
    <w:rsid w:val="0049150D"/>
    <w:rsid w:val="004C25C4"/>
    <w:rsid w:val="004D246A"/>
    <w:rsid w:val="004D2A36"/>
    <w:rsid w:val="004D63A1"/>
    <w:rsid w:val="004D655C"/>
    <w:rsid w:val="004E1607"/>
    <w:rsid w:val="00505B74"/>
    <w:rsid w:val="00517A9B"/>
    <w:rsid w:val="00525D84"/>
    <w:rsid w:val="0053328B"/>
    <w:rsid w:val="005671A0"/>
    <w:rsid w:val="005801E3"/>
    <w:rsid w:val="005859F2"/>
    <w:rsid w:val="005859FD"/>
    <w:rsid w:val="0059086F"/>
    <w:rsid w:val="00594DD7"/>
    <w:rsid w:val="005A498E"/>
    <w:rsid w:val="005A5223"/>
    <w:rsid w:val="005B325B"/>
    <w:rsid w:val="005B51B0"/>
    <w:rsid w:val="005C2D7F"/>
    <w:rsid w:val="005E3143"/>
    <w:rsid w:val="005E6190"/>
    <w:rsid w:val="006055D7"/>
    <w:rsid w:val="0060593F"/>
    <w:rsid w:val="006078EA"/>
    <w:rsid w:val="00615D9B"/>
    <w:rsid w:val="00621BBF"/>
    <w:rsid w:val="00622E6B"/>
    <w:rsid w:val="0063234F"/>
    <w:rsid w:val="00640BD2"/>
    <w:rsid w:val="006473CD"/>
    <w:rsid w:val="006627E7"/>
    <w:rsid w:val="00692C34"/>
    <w:rsid w:val="006B1194"/>
    <w:rsid w:val="006B1F7A"/>
    <w:rsid w:val="006B370F"/>
    <w:rsid w:val="006B3BBF"/>
    <w:rsid w:val="006B748E"/>
    <w:rsid w:val="006C3F5A"/>
    <w:rsid w:val="006C6017"/>
    <w:rsid w:val="006D21D6"/>
    <w:rsid w:val="006D4C68"/>
    <w:rsid w:val="006E6ACC"/>
    <w:rsid w:val="006F7032"/>
    <w:rsid w:val="007006D0"/>
    <w:rsid w:val="007057DB"/>
    <w:rsid w:val="007237AD"/>
    <w:rsid w:val="00734F85"/>
    <w:rsid w:val="00752C50"/>
    <w:rsid w:val="00753B9C"/>
    <w:rsid w:val="007573BC"/>
    <w:rsid w:val="00761B04"/>
    <w:rsid w:val="0077133D"/>
    <w:rsid w:val="00787F2D"/>
    <w:rsid w:val="00794533"/>
    <w:rsid w:val="007A505A"/>
    <w:rsid w:val="007D11D1"/>
    <w:rsid w:val="007D3C82"/>
    <w:rsid w:val="007D43FC"/>
    <w:rsid w:val="007D7B7D"/>
    <w:rsid w:val="007E1C3B"/>
    <w:rsid w:val="007E3B82"/>
    <w:rsid w:val="007F47DD"/>
    <w:rsid w:val="007F4B49"/>
    <w:rsid w:val="0080269C"/>
    <w:rsid w:val="008043C2"/>
    <w:rsid w:val="0081336C"/>
    <w:rsid w:val="00815151"/>
    <w:rsid w:val="00845852"/>
    <w:rsid w:val="0087542F"/>
    <w:rsid w:val="008841E3"/>
    <w:rsid w:val="0088608A"/>
    <w:rsid w:val="008926D0"/>
    <w:rsid w:val="008C3276"/>
    <w:rsid w:val="008D58FF"/>
    <w:rsid w:val="008D73A7"/>
    <w:rsid w:val="008E01F5"/>
    <w:rsid w:val="008E0C63"/>
    <w:rsid w:val="008E5484"/>
    <w:rsid w:val="009136B4"/>
    <w:rsid w:val="00915A40"/>
    <w:rsid w:val="00926B19"/>
    <w:rsid w:val="009514D7"/>
    <w:rsid w:val="00961C62"/>
    <w:rsid w:val="00965F0B"/>
    <w:rsid w:val="00975352"/>
    <w:rsid w:val="00976571"/>
    <w:rsid w:val="00980835"/>
    <w:rsid w:val="009872BF"/>
    <w:rsid w:val="0099284C"/>
    <w:rsid w:val="00993853"/>
    <w:rsid w:val="009964AE"/>
    <w:rsid w:val="00996710"/>
    <w:rsid w:val="009A7FDD"/>
    <w:rsid w:val="009B68D1"/>
    <w:rsid w:val="009C45A0"/>
    <w:rsid w:val="009E47A0"/>
    <w:rsid w:val="009E576D"/>
    <w:rsid w:val="00A11F64"/>
    <w:rsid w:val="00A2309A"/>
    <w:rsid w:val="00A30A38"/>
    <w:rsid w:val="00A42B11"/>
    <w:rsid w:val="00A51431"/>
    <w:rsid w:val="00A52D98"/>
    <w:rsid w:val="00A60B34"/>
    <w:rsid w:val="00A65885"/>
    <w:rsid w:val="00A67202"/>
    <w:rsid w:val="00A67299"/>
    <w:rsid w:val="00A71C04"/>
    <w:rsid w:val="00A8396A"/>
    <w:rsid w:val="00A87DD3"/>
    <w:rsid w:val="00A9781C"/>
    <w:rsid w:val="00AB1B1C"/>
    <w:rsid w:val="00AB2838"/>
    <w:rsid w:val="00AD4348"/>
    <w:rsid w:val="00AE1997"/>
    <w:rsid w:val="00AE2C42"/>
    <w:rsid w:val="00B0189A"/>
    <w:rsid w:val="00B06AA9"/>
    <w:rsid w:val="00B32AE8"/>
    <w:rsid w:val="00B344D6"/>
    <w:rsid w:val="00B34BF1"/>
    <w:rsid w:val="00B477E8"/>
    <w:rsid w:val="00B50217"/>
    <w:rsid w:val="00B53449"/>
    <w:rsid w:val="00B57645"/>
    <w:rsid w:val="00B75723"/>
    <w:rsid w:val="00B96125"/>
    <w:rsid w:val="00BB40DA"/>
    <w:rsid w:val="00BC70CE"/>
    <w:rsid w:val="00BC7503"/>
    <w:rsid w:val="00BE2A36"/>
    <w:rsid w:val="00C03A9E"/>
    <w:rsid w:val="00C0457E"/>
    <w:rsid w:val="00C054D7"/>
    <w:rsid w:val="00C061B9"/>
    <w:rsid w:val="00C26EA7"/>
    <w:rsid w:val="00C30ACA"/>
    <w:rsid w:val="00C4217E"/>
    <w:rsid w:val="00C5308B"/>
    <w:rsid w:val="00C6115E"/>
    <w:rsid w:val="00C61DD8"/>
    <w:rsid w:val="00C80407"/>
    <w:rsid w:val="00C92235"/>
    <w:rsid w:val="00CA465E"/>
    <w:rsid w:val="00CA63A4"/>
    <w:rsid w:val="00CB63FD"/>
    <w:rsid w:val="00CC17CD"/>
    <w:rsid w:val="00CC2C96"/>
    <w:rsid w:val="00CE6E3B"/>
    <w:rsid w:val="00CE7924"/>
    <w:rsid w:val="00CF1620"/>
    <w:rsid w:val="00D335E5"/>
    <w:rsid w:val="00D403BC"/>
    <w:rsid w:val="00D47709"/>
    <w:rsid w:val="00D47BDB"/>
    <w:rsid w:val="00D54EFD"/>
    <w:rsid w:val="00D603F3"/>
    <w:rsid w:val="00D70908"/>
    <w:rsid w:val="00D71F1B"/>
    <w:rsid w:val="00D774E2"/>
    <w:rsid w:val="00D77BE6"/>
    <w:rsid w:val="00D84FD8"/>
    <w:rsid w:val="00D86F34"/>
    <w:rsid w:val="00DA3321"/>
    <w:rsid w:val="00DB0F4D"/>
    <w:rsid w:val="00DB235D"/>
    <w:rsid w:val="00DC2380"/>
    <w:rsid w:val="00DD52AF"/>
    <w:rsid w:val="00DE2747"/>
    <w:rsid w:val="00DF07B1"/>
    <w:rsid w:val="00E03B4B"/>
    <w:rsid w:val="00E051A8"/>
    <w:rsid w:val="00E10E83"/>
    <w:rsid w:val="00E11B97"/>
    <w:rsid w:val="00E30056"/>
    <w:rsid w:val="00E46F3F"/>
    <w:rsid w:val="00E64679"/>
    <w:rsid w:val="00E8246E"/>
    <w:rsid w:val="00E8526D"/>
    <w:rsid w:val="00E92DC4"/>
    <w:rsid w:val="00EA1C81"/>
    <w:rsid w:val="00EA1DC1"/>
    <w:rsid w:val="00EA50D4"/>
    <w:rsid w:val="00EB0425"/>
    <w:rsid w:val="00EB263B"/>
    <w:rsid w:val="00EC0534"/>
    <w:rsid w:val="00EC3869"/>
    <w:rsid w:val="00ED3254"/>
    <w:rsid w:val="00EE0AED"/>
    <w:rsid w:val="00EE44FD"/>
    <w:rsid w:val="00EF4F9D"/>
    <w:rsid w:val="00F07A49"/>
    <w:rsid w:val="00F131C8"/>
    <w:rsid w:val="00F20EA0"/>
    <w:rsid w:val="00F35980"/>
    <w:rsid w:val="00F52FD6"/>
    <w:rsid w:val="00F53A06"/>
    <w:rsid w:val="00F60BA7"/>
    <w:rsid w:val="00F70940"/>
    <w:rsid w:val="00F7469B"/>
    <w:rsid w:val="00F7596B"/>
    <w:rsid w:val="00F76646"/>
    <w:rsid w:val="00F87F91"/>
    <w:rsid w:val="00F9382C"/>
    <w:rsid w:val="00F95223"/>
    <w:rsid w:val="00FA03C6"/>
    <w:rsid w:val="00FA166D"/>
    <w:rsid w:val="00FB0950"/>
    <w:rsid w:val="00FB653B"/>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AC3C6-16C5-F147-A8EC-12051B3F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28</Pages>
  <Words>28755</Words>
  <Characters>163909</Characters>
  <Application>Microsoft Macintosh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192280</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10</cp:revision>
  <dcterms:created xsi:type="dcterms:W3CDTF">2016-06-20T21:24:00Z</dcterms:created>
  <dcterms:modified xsi:type="dcterms:W3CDTF">2016-07-08T20:55:00Z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